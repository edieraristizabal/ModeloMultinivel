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EDCF8" w14:textId="2EE8FB78" w:rsidR="00D05FC9" w:rsidRPr="00CC34F8" w:rsidRDefault="00510033">
      <w:pPr>
        <w:tabs>
          <w:tab w:val="right" w:pos="8562"/>
        </w:tabs>
        <w:spacing w:before="271"/>
        <w:ind w:left="113"/>
        <w:rPr>
          <w:lang w:val="es-CL"/>
        </w:rPr>
      </w:pPr>
      <w:r>
        <w:rPr>
          <w:b/>
          <w:color w:val="00004C"/>
          <w:spacing w:val="-8"/>
          <w:sz w:val="28"/>
          <w:lang w:val="es-CO"/>
        </w:rPr>
        <w:t>Uso</w:t>
      </w:r>
      <w:r>
        <w:rPr>
          <w:b/>
          <w:color w:val="00004C"/>
          <w:spacing w:val="-19"/>
          <w:sz w:val="28"/>
          <w:lang w:val="es-CO"/>
        </w:rPr>
        <w:t xml:space="preserve"> </w:t>
      </w:r>
      <w:r>
        <w:rPr>
          <w:b/>
          <w:color w:val="00004C"/>
          <w:spacing w:val="-8"/>
          <w:sz w:val="28"/>
          <w:lang w:val="es-CO"/>
        </w:rPr>
        <w:t>de</w:t>
      </w:r>
      <w:r>
        <w:rPr>
          <w:b/>
          <w:color w:val="00004C"/>
          <w:spacing w:val="-18"/>
          <w:sz w:val="28"/>
          <w:lang w:val="es-CO"/>
        </w:rPr>
        <w:t xml:space="preserve"> </w:t>
      </w:r>
      <w:r>
        <w:rPr>
          <w:b/>
          <w:color w:val="00004C"/>
          <w:spacing w:val="-8"/>
          <w:sz w:val="28"/>
          <w:lang w:val="es-CO"/>
        </w:rPr>
        <w:t>modelos</w:t>
      </w:r>
      <w:r>
        <w:rPr>
          <w:b/>
          <w:color w:val="00004C"/>
          <w:spacing w:val="-18"/>
          <w:sz w:val="28"/>
          <w:lang w:val="es-CO"/>
        </w:rPr>
        <w:t xml:space="preserve"> </w:t>
      </w:r>
      <w:r>
        <w:rPr>
          <w:b/>
          <w:color w:val="00004C"/>
          <w:spacing w:val="-8"/>
          <w:sz w:val="28"/>
          <w:lang w:val="es-CO"/>
        </w:rPr>
        <w:t>multinivel</w:t>
      </w:r>
      <w:r>
        <w:rPr>
          <w:b/>
          <w:color w:val="00004C"/>
          <w:spacing w:val="-18"/>
          <w:sz w:val="28"/>
          <w:lang w:val="es-CO"/>
        </w:rPr>
        <w:t xml:space="preserve"> </w:t>
      </w:r>
      <w:r>
        <w:rPr>
          <w:b/>
          <w:color w:val="00004C"/>
          <w:spacing w:val="-8"/>
          <w:sz w:val="28"/>
          <w:lang w:val="es-CO"/>
        </w:rPr>
        <w:t>para</w:t>
      </w:r>
      <w:r>
        <w:rPr>
          <w:b/>
          <w:color w:val="00004C"/>
          <w:spacing w:val="-18"/>
          <w:sz w:val="28"/>
          <w:lang w:val="es-CO"/>
        </w:rPr>
        <w:t xml:space="preserve"> </w:t>
      </w:r>
      <w:r>
        <w:rPr>
          <w:b/>
          <w:color w:val="00004C"/>
          <w:spacing w:val="-8"/>
          <w:sz w:val="28"/>
          <w:lang w:val="es-CO"/>
        </w:rPr>
        <w:t>incorporar</w:t>
      </w:r>
      <w:r>
        <w:rPr>
          <w:b/>
          <w:color w:val="00004C"/>
          <w:spacing w:val="-18"/>
          <w:sz w:val="28"/>
          <w:lang w:val="es-CO"/>
        </w:rPr>
        <w:t xml:space="preserve"> </w:t>
      </w:r>
      <w:r>
        <w:rPr>
          <w:b/>
          <w:color w:val="00004C"/>
          <w:spacing w:val="-8"/>
          <w:sz w:val="28"/>
          <w:lang w:val="es-CO"/>
        </w:rPr>
        <w:t>la</w:t>
      </w:r>
      <w:r>
        <w:rPr>
          <w:b/>
          <w:color w:val="00004C"/>
          <w:spacing w:val="-19"/>
          <w:sz w:val="28"/>
          <w:lang w:val="es-CO"/>
        </w:rPr>
        <w:t xml:space="preserve"> </w:t>
      </w:r>
      <w:r>
        <w:rPr>
          <w:b/>
          <w:color w:val="00004C"/>
          <w:spacing w:val="-8"/>
          <w:sz w:val="28"/>
          <w:lang w:val="es-CO"/>
        </w:rPr>
        <w:t xml:space="preserve">heterogeneidad </w:t>
      </w:r>
      <w:ins w:id="0" w:author="Daniel Bertin Ugarte" w:date="2026-01-28T21:02:00Z" w16du:dateUtc="2026-01-29T00:02:00Z">
        <w:r w:rsidR="008B5E88">
          <w:rPr>
            <w:b/>
            <w:color w:val="00004C"/>
            <w:spacing w:val="-8"/>
            <w:sz w:val="28"/>
            <w:lang w:val="es-CO"/>
          </w:rPr>
          <w:t xml:space="preserve">espacial </w:t>
        </w:r>
      </w:ins>
      <w:r>
        <w:rPr>
          <w:b/>
          <w:color w:val="00004C"/>
          <w:spacing w:val="-8"/>
          <w:sz w:val="28"/>
          <w:lang w:val="es-CO"/>
        </w:rPr>
        <w:t>en</w:t>
      </w:r>
      <w:r>
        <w:rPr>
          <w:b/>
          <w:color w:val="00004C"/>
          <w:spacing w:val="-17"/>
          <w:sz w:val="28"/>
          <w:lang w:val="es-CO"/>
        </w:rPr>
        <w:t xml:space="preserve"> </w:t>
      </w:r>
      <w:r>
        <w:rPr>
          <w:b/>
          <w:color w:val="00004C"/>
          <w:spacing w:val="-8"/>
          <w:sz w:val="28"/>
          <w:lang w:val="es-CO"/>
        </w:rPr>
        <w:t>la</w:t>
      </w:r>
      <w:r>
        <w:rPr>
          <w:b/>
          <w:color w:val="00004C"/>
          <w:spacing w:val="-17"/>
          <w:sz w:val="28"/>
          <w:lang w:val="es-CO"/>
        </w:rPr>
        <w:t xml:space="preserve"> </w:t>
      </w:r>
      <w:r>
        <w:rPr>
          <w:b/>
          <w:color w:val="00004C"/>
          <w:spacing w:val="-8"/>
          <w:sz w:val="28"/>
          <w:lang w:val="es-CO"/>
        </w:rPr>
        <w:t>evaluación</w:t>
      </w:r>
      <w:r>
        <w:rPr>
          <w:b/>
          <w:color w:val="00004C"/>
          <w:spacing w:val="-17"/>
          <w:sz w:val="28"/>
          <w:lang w:val="es-CO"/>
        </w:rPr>
        <w:t xml:space="preserve"> </w:t>
      </w:r>
      <w:r>
        <w:rPr>
          <w:b/>
          <w:color w:val="00004C"/>
          <w:spacing w:val="-8"/>
          <w:sz w:val="28"/>
          <w:lang w:val="es-CO"/>
        </w:rPr>
        <w:t>de</w:t>
      </w:r>
      <w:r>
        <w:rPr>
          <w:b/>
          <w:color w:val="00004C"/>
          <w:spacing w:val="-17"/>
          <w:sz w:val="28"/>
          <w:lang w:val="es-CO"/>
        </w:rPr>
        <w:t xml:space="preserve"> </w:t>
      </w:r>
      <w:r>
        <w:rPr>
          <w:b/>
          <w:color w:val="00004C"/>
          <w:spacing w:val="-8"/>
          <w:sz w:val="28"/>
          <w:lang w:val="es-CO"/>
        </w:rPr>
        <w:t>la</w:t>
      </w:r>
      <w:r>
        <w:rPr>
          <w:b/>
          <w:color w:val="00004C"/>
          <w:spacing w:val="-17"/>
          <w:sz w:val="28"/>
          <w:lang w:val="es-CO"/>
        </w:rPr>
        <w:t xml:space="preserve"> </w:t>
      </w:r>
      <w:r>
        <w:rPr>
          <w:b/>
          <w:color w:val="00004C"/>
          <w:spacing w:val="-8"/>
          <w:sz w:val="28"/>
          <w:lang w:val="es-CO"/>
        </w:rPr>
        <w:t>susceptibilidad</w:t>
      </w:r>
      <w:r>
        <w:rPr>
          <w:b/>
          <w:color w:val="00004C"/>
          <w:spacing w:val="-17"/>
          <w:sz w:val="28"/>
          <w:lang w:val="es-CO"/>
        </w:rPr>
        <w:t xml:space="preserve"> </w:t>
      </w:r>
      <w:r>
        <w:rPr>
          <w:b/>
          <w:color w:val="00004C"/>
          <w:spacing w:val="-8"/>
          <w:sz w:val="28"/>
          <w:lang w:val="es-CO"/>
        </w:rPr>
        <w:t>por</w:t>
      </w:r>
      <w:r>
        <w:rPr>
          <w:b/>
          <w:color w:val="00004C"/>
          <w:spacing w:val="-17"/>
          <w:sz w:val="28"/>
          <w:lang w:val="es-CO"/>
        </w:rPr>
        <w:t xml:space="preserve"> </w:t>
      </w:r>
      <w:r>
        <w:rPr>
          <w:b/>
          <w:color w:val="00004C"/>
          <w:spacing w:val="-8"/>
          <w:sz w:val="28"/>
          <w:lang w:val="es-CO"/>
        </w:rPr>
        <w:t>movimientos</w:t>
      </w:r>
      <w:r>
        <w:rPr>
          <w:b/>
          <w:color w:val="00004C"/>
          <w:spacing w:val="-17"/>
          <w:sz w:val="28"/>
          <w:lang w:val="es-CO"/>
        </w:rPr>
        <w:t xml:space="preserve"> </w:t>
      </w:r>
      <w:r>
        <w:rPr>
          <w:b/>
          <w:color w:val="00004C"/>
          <w:spacing w:val="-8"/>
          <w:sz w:val="28"/>
          <w:lang w:val="es-CO"/>
        </w:rPr>
        <w:t>en</w:t>
      </w:r>
      <w:r>
        <w:rPr>
          <w:b/>
          <w:color w:val="00004C"/>
          <w:spacing w:val="-17"/>
          <w:sz w:val="28"/>
          <w:lang w:val="es-CO"/>
        </w:rPr>
        <w:t xml:space="preserve"> </w:t>
      </w:r>
      <w:r>
        <w:rPr>
          <w:b/>
          <w:color w:val="00004C"/>
          <w:spacing w:val="-8"/>
          <w:sz w:val="28"/>
          <w:lang w:val="es-CO"/>
        </w:rPr>
        <w:t>masa</w:t>
      </w:r>
      <w:r>
        <w:rPr>
          <w:rFonts w:ascii="Times New Roman" w:hAnsi="Times New Roman"/>
          <w:color w:val="00004C"/>
          <w:sz w:val="28"/>
          <w:lang w:val="es-CO"/>
        </w:rPr>
        <w:tab/>
      </w:r>
    </w:p>
    <w:p w14:paraId="27100D9B" w14:textId="77777777" w:rsidR="00D05FC9" w:rsidRDefault="00510033">
      <w:pPr>
        <w:pStyle w:val="Ttulo1"/>
        <w:tabs>
          <w:tab w:val="right" w:pos="8562"/>
        </w:tabs>
        <w:spacing w:before="210"/>
        <w:rPr>
          <w:lang w:val="es-CO"/>
        </w:rPr>
      </w:pPr>
      <w:commentRangeStart w:id="1"/>
      <w:r>
        <w:rPr>
          <w:lang w:val="es-CO"/>
        </w:rPr>
        <w:t>Edier</w:t>
      </w:r>
      <w:r>
        <w:rPr>
          <w:spacing w:val="-6"/>
          <w:lang w:val="es-CO"/>
        </w:rPr>
        <w:t xml:space="preserve"> </w:t>
      </w:r>
      <w:r>
        <w:rPr>
          <w:spacing w:val="-2"/>
          <w:lang w:val="es-CO"/>
        </w:rPr>
        <w:t>Aristizábal</w:t>
      </w:r>
      <w:commentRangeEnd w:id="1"/>
      <w:r w:rsidR="00CC34F8">
        <w:rPr>
          <w:rStyle w:val="Refdecomentario"/>
          <w:sz w:val="20"/>
          <w:szCs w:val="20"/>
          <w:lang w:val="es-CO"/>
        </w:rPr>
        <w:commentReference w:id="1"/>
      </w:r>
      <w:r>
        <w:rPr>
          <w:lang w:val="es-CO"/>
        </w:rPr>
        <w:tab/>
      </w:r>
    </w:p>
    <w:p w14:paraId="2DE6C249" w14:textId="16BFCF65" w:rsidR="00D05FC9" w:rsidRDefault="00510033">
      <w:pPr>
        <w:pStyle w:val="Textoindependiente"/>
        <w:tabs>
          <w:tab w:val="right" w:pos="8562"/>
        </w:tabs>
        <w:spacing w:before="156"/>
        <w:ind w:left="113"/>
        <w:rPr>
          <w:lang w:val="es-CO"/>
        </w:rPr>
      </w:pPr>
      <w:r>
        <w:rPr>
          <w:rFonts w:ascii="Times New Roman" w:hAnsi="Times New Roman"/>
          <w:lang w:val="es-CO"/>
        </w:rPr>
        <w:t>Departamento</w:t>
      </w:r>
      <w:r>
        <w:rPr>
          <w:rFonts w:ascii="Times New Roman" w:hAnsi="Times New Roman"/>
          <w:spacing w:val="-3"/>
          <w:lang w:val="es-CO"/>
        </w:rPr>
        <w:t xml:space="preserve"> </w:t>
      </w:r>
      <w:r>
        <w:rPr>
          <w:rFonts w:ascii="Times New Roman" w:hAnsi="Times New Roman"/>
          <w:lang w:val="es-CO"/>
        </w:rPr>
        <w:t>de</w:t>
      </w:r>
      <w:r>
        <w:rPr>
          <w:rFonts w:ascii="Times New Roman" w:hAnsi="Times New Roman"/>
          <w:spacing w:val="-3"/>
          <w:lang w:val="es-CO"/>
        </w:rPr>
        <w:t xml:space="preserve"> </w:t>
      </w:r>
      <w:r>
        <w:rPr>
          <w:rFonts w:ascii="Times New Roman" w:hAnsi="Times New Roman"/>
          <w:lang w:val="es-CO"/>
        </w:rPr>
        <w:t>Geociencias</w:t>
      </w:r>
      <w:r>
        <w:rPr>
          <w:rFonts w:ascii="Times New Roman" w:hAnsi="Times New Roman"/>
          <w:spacing w:val="-3"/>
          <w:lang w:val="es-CO"/>
        </w:rPr>
        <w:t xml:space="preserve"> </w:t>
      </w:r>
      <w:r>
        <w:rPr>
          <w:rFonts w:ascii="Times New Roman" w:hAnsi="Times New Roman"/>
          <w:lang w:val="es-CO"/>
        </w:rPr>
        <w:t>y</w:t>
      </w:r>
      <w:r>
        <w:rPr>
          <w:rFonts w:ascii="Times New Roman" w:hAnsi="Times New Roman"/>
          <w:spacing w:val="-3"/>
          <w:lang w:val="es-CO"/>
        </w:rPr>
        <w:t xml:space="preserve"> </w:t>
      </w:r>
      <w:r>
        <w:rPr>
          <w:rFonts w:ascii="Times New Roman" w:hAnsi="Times New Roman"/>
          <w:lang w:val="es-CO"/>
        </w:rPr>
        <w:t>Medio</w:t>
      </w:r>
      <w:r>
        <w:rPr>
          <w:rFonts w:ascii="Times New Roman" w:hAnsi="Times New Roman"/>
          <w:spacing w:val="-3"/>
          <w:lang w:val="es-CO"/>
        </w:rPr>
        <w:t xml:space="preserve"> </w:t>
      </w:r>
      <w:r>
        <w:rPr>
          <w:rFonts w:ascii="Times New Roman" w:hAnsi="Times New Roman"/>
          <w:lang w:val="es-CO"/>
        </w:rPr>
        <w:t>Ambiente,</w:t>
      </w:r>
      <w:r>
        <w:rPr>
          <w:rFonts w:ascii="Times New Roman" w:hAnsi="Times New Roman"/>
          <w:spacing w:val="-3"/>
          <w:lang w:val="es-CO"/>
        </w:rPr>
        <w:t xml:space="preserve"> </w:t>
      </w:r>
      <w:r>
        <w:rPr>
          <w:rFonts w:ascii="Times New Roman" w:hAnsi="Times New Roman"/>
          <w:lang w:val="es-CO"/>
        </w:rPr>
        <w:t>Universidad</w:t>
      </w:r>
      <w:r>
        <w:rPr>
          <w:rFonts w:ascii="Times New Roman" w:hAnsi="Times New Roman"/>
          <w:spacing w:val="-3"/>
          <w:lang w:val="es-CO"/>
        </w:rPr>
        <w:t xml:space="preserve"> </w:t>
      </w:r>
      <w:r>
        <w:rPr>
          <w:rFonts w:ascii="Times New Roman" w:hAnsi="Times New Roman"/>
          <w:lang w:val="es-CO"/>
        </w:rPr>
        <w:t>Nacional</w:t>
      </w:r>
      <w:r>
        <w:rPr>
          <w:rFonts w:ascii="Times New Roman" w:hAnsi="Times New Roman"/>
          <w:spacing w:val="-3"/>
          <w:lang w:val="es-CO"/>
        </w:rPr>
        <w:t xml:space="preserve"> </w:t>
      </w:r>
      <w:r>
        <w:rPr>
          <w:rFonts w:ascii="Times New Roman" w:hAnsi="Times New Roman"/>
          <w:lang w:val="es-CO"/>
        </w:rPr>
        <w:t>de</w:t>
      </w:r>
      <w:r>
        <w:rPr>
          <w:rFonts w:ascii="Times New Roman" w:hAnsi="Times New Roman"/>
          <w:spacing w:val="-3"/>
          <w:lang w:val="es-CO"/>
        </w:rPr>
        <w:t xml:space="preserve"> </w:t>
      </w:r>
      <w:r>
        <w:rPr>
          <w:rFonts w:ascii="Times New Roman" w:hAnsi="Times New Roman"/>
          <w:lang w:val="es-CO"/>
        </w:rPr>
        <w:t>Colombia,</w:t>
      </w:r>
      <w:r>
        <w:rPr>
          <w:rFonts w:ascii="Times New Roman" w:hAnsi="Times New Roman"/>
          <w:spacing w:val="-3"/>
          <w:lang w:val="es-CO"/>
        </w:rPr>
        <w:t xml:space="preserve"> </w:t>
      </w:r>
      <w:r>
        <w:rPr>
          <w:rFonts w:ascii="Times New Roman" w:hAnsi="Times New Roman"/>
          <w:lang w:val="es-CO"/>
        </w:rPr>
        <w:t>Medellín,</w:t>
      </w:r>
      <w:r>
        <w:rPr>
          <w:rFonts w:ascii="Times New Roman" w:hAnsi="Times New Roman"/>
          <w:spacing w:val="-3"/>
          <w:lang w:val="es-CO"/>
        </w:rPr>
        <w:t xml:space="preserve"> </w:t>
      </w:r>
      <w:r>
        <w:rPr>
          <w:rFonts w:ascii="Times New Roman" w:hAnsi="Times New Roman"/>
          <w:spacing w:val="-2"/>
          <w:lang w:val="es-CO"/>
        </w:rPr>
        <w:t>Colombia</w:t>
      </w:r>
      <w:r>
        <w:rPr>
          <w:rFonts w:ascii="Times New Roman" w:hAnsi="Times New Roman"/>
          <w:lang w:val="es-CO"/>
        </w:rPr>
        <w:tab/>
      </w:r>
    </w:p>
    <w:p w14:paraId="08B82F3C" w14:textId="35FBF534" w:rsidR="00D05FC9" w:rsidRPr="00CC34F8" w:rsidRDefault="00000000">
      <w:pPr>
        <w:spacing w:before="270"/>
        <w:ind w:right="138"/>
        <w:jc w:val="right"/>
        <w:rPr>
          <w:spacing w:val="-10"/>
          <w:sz w:val="10"/>
          <w:lang w:val="es-CL"/>
        </w:rPr>
      </w:pPr>
      <w:r>
        <w:rPr>
          <w:noProof/>
        </w:rPr>
        <w:pict w14:anchorId="4FD5C68B">
          <v:rect id="Textbox 1" o:spid="_x0000_s2051" style="position:absolute;left:0;text-align:left;margin-left:48.1pt;margin-top:18.25pt;width:402.5pt;height:225.25pt;z-index:25165721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" o:allowincell="f" fillcolor="#d8d8e4" stroked="f" strokeweight="0">
            <v:textbox inset="0,0,0,0">
              <w:txbxContent>
                <w:p w14:paraId="78300C5A" w14:textId="77777777" w:rsidR="00D05FC9" w:rsidRDefault="00510033">
                  <w:pPr>
                    <w:pStyle w:val="FrameContentsuser"/>
                    <w:spacing w:before="130"/>
                    <w:ind w:left="199"/>
                    <w:rPr>
                      <w:b/>
                      <w:color w:val="000000"/>
                      <w:sz w:val="18"/>
                    </w:rPr>
                  </w:pPr>
                  <w:r>
                    <w:rPr>
                      <w:b/>
                      <w:color w:val="000000"/>
                      <w:spacing w:val="-2"/>
                      <w:sz w:val="18"/>
                    </w:rPr>
                    <w:t>Abstract</w:t>
                  </w:r>
                </w:p>
                <w:p w14:paraId="6656DA52" w14:textId="47B94665" w:rsidR="00D05FC9" w:rsidRDefault="00510033">
                  <w:pPr>
                    <w:pStyle w:val="FrameContentsuser"/>
                    <w:spacing w:before="31" w:line="252" w:lineRule="auto"/>
                    <w:ind w:left="199" w:right="197"/>
                    <w:jc w:val="both"/>
                    <w:rPr>
                      <w:rFonts w:ascii="Times New Roman" w:hAnsi="Times New Roman"/>
                      <w:color w:val="000000"/>
                      <w:sz w:val="18"/>
                    </w:rPr>
                  </w:pPr>
                  <w:r>
                    <w:rPr>
                      <w:rFonts w:ascii="Times New Roman" w:hAnsi="Times New Roman"/>
                      <w:color w:val="000000"/>
                      <w:sz w:val="18"/>
                    </w:rPr>
                    <w:t>Landslide susceptibility is defined as the likelihood of landslide occurrence under favorable terrain con- ditions.</w:t>
                  </w:r>
                  <w:r>
                    <w:rPr>
                      <w:rFonts w:ascii="Times New Roman" w:hAnsi="Times New Roman"/>
                      <w:color w:val="000000"/>
                      <w:spacing w:val="40"/>
                      <w:sz w:val="18"/>
                    </w:rPr>
                    <w:t xml:space="preserve"> </w:t>
                  </w:r>
                  <w:r>
                    <w:rPr>
                      <w:rFonts w:ascii="Times New Roman" w:hAnsi="Times New Roman"/>
                      <w:color w:val="000000"/>
                      <w:sz w:val="18"/>
                    </w:rPr>
                    <w:t xml:space="preserve">Traditional logistic regression models often fall short by assuming spatial homogeneity, ignor- ing the inherent variability of physical and environmental factors. To overcome this limitation, </w:t>
                  </w:r>
                  <w:del w:id="2" w:author="Daniel Bertin Ugarte" w:date="2026-01-28T20:48:00Z" w16du:dateUtc="2026-01-28T23:48:00Z">
                    <w:r w:rsidDel="00CC34F8">
                      <w:rPr>
                        <w:rFonts w:ascii="Times New Roman" w:hAnsi="Times New Roman"/>
                        <w:color w:val="000000"/>
                        <w:sz w:val="18"/>
                      </w:rPr>
                      <w:delText xml:space="preserve">we used </w:delText>
                    </w:r>
                  </w:del>
                  <w:r>
                    <w:rPr>
                      <w:rFonts w:ascii="Times New Roman" w:hAnsi="Times New Roman"/>
                      <w:color w:val="000000"/>
                      <w:sz w:val="18"/>
                    </w:rPr>
                    <w:t>multilevel models that incorporate both fixed and random effects to capture variability among different spatial units</w:t>
                  </w:r>
                  <w:ins w:id="3" w:author="Daniel Bertin Ugarte" w:date="2026-01-28T20:49:00Z" w16du:dateUtc="2026-01-28T23:49:00Z">
                    <w:r w:rsidR="00CC34F8">
                      <w:rPr>
                        <w:rFonts w:ascii="Times New Roman" w:hAnsi="Times New Roman"/>
                        <w:color w:val="000000"/>
                        <w:sz w:val="18"/>
                      </w:rPr>
                      <w:t xml:space="preserve"> are used</w:t>
                    </w:r>
                  </w:ins>
                  <w:r>
                    <w:rPr>
                      <w:rFonts w:ascii="Times New Roman" w:hAnsi="Times New Roman"/>
                      <w:color w:val="000000"/>
                      <w:sz w:val="18"/>
                    </w:rPr>
                    <w:t xml:space="preserve">. In this study, </w:t>
                  </w:r>
                  <w:del w:id="4" w:author="Daniel Bertin Ugarte" w:date="2026-01-28T20:49:00Z" w16du:dateUtc="2026-01-28T23:49:00Z">
                    <w:r w:rsidDel="00CC34F8">
                      <w:rPr>
                        <w:rFonts w:ascii="Times New Roman" w:hAnsi="Times New Roman"/>
                        <w:color w:val="000000"/>
                        <w:sz w:val="18"/>
                      </w:rPr>
                      <w:delText xml:space="preserve">we employed </w:delText>
                    </w:r>
                  </w:del>
                  <w:r>
                    <w:rPr>
                      <w:rFonts w:ascii="Times New Roman" w:hAnsi="Times New Roman"/>
                      <w:color w:val="000000"/>
                      <w:sz w:val="18"/>
                    </w:rPr>
                    <w:t>a multilevel logistic regression model</w:t>
                  </w:r>
                  <w:ins w:id="5" w:author="Daniel Bertin Ugarte" w:date="2026-01-28T20:49:00Z" w16du:dateUtc="2026-01-28T23:49:00Z">
                    <w:r w:rsidR="00CC34F8">
                      <w:rPr>
                        <w:rFonts w:ascii="Times New Roman" w:hAnsi="Times New Roman"/>
                        <w:color w:val="000000"/>
                        <w:sz w:val="18"/>
                      </w:rPr>
                      <w:t xml:space="preserve"> is employed</w:t>
                    </w:r>
                  </w:ins>
                  <w:r>
                    <w:rPr>
                      <w:rFonts w:ascii="Times New Roman" w:hAnsi="Times New Roman"/>
                      <w:color w:val="000000"/>
                      <w:sz w:val="18"/>
                    </w:rPr>
                    <w:t xml:space="preserve"> to assess landslide suscep</w:t>
                  </w:r>
                  <w:del w:id="6" w:author="Daniel Bertin Ugarte" w:date="2026-01-28T20:50:00Z" w16du:dateUtc="2026-01-28T23:50:00Z">
                    <w:r w:rsidDel="00CC34F8">
                      <w:rPr>
                        <w:rFonts w:ascii="Times New Roman" w:hAnsi="Times New Roman"/>
                        <w:color w:val="000000"/>
                        <w:sz w:val="18"/>
                      </w:rPr>
                      <w:delText xml:space="preserve">- </w:delText>
                    </w:r>
                  </w:del>
                  <w:r>
                    <w:rPr>
                      <w:rFonts w:ascii="Times New Roman" w:hAnsi="Times New Roman"/>
                      <w:color w:val="000000"/>
                      <w:sz w:val="18"/>
                    </w:rPr>
                    <w:t xml:space="preserve">tibility in the Colombian Andes, incorporating both natural hydrological divisions and clustering-based spatial </w:t>
                  </w:r>
                  <w:del w:id="7" w:author="Daniel Bertin Ugarte" w:date="2026-01-28T20:50:00Z" w16du:dateUtc="2026-01-28T23:50:00Z">
                    <w:r w:rsidDel="00CC34F8">
                      <w:rPr>
                        <w:rFonts w:ascii="Times New Roman" w:hAnsi="Times New Roman"/>
                        <w:color w:val="000000"/>
                        <w:sz w:val="18"/>
                      </w:rPr>
                      <w:delText>approaches</w:delText>
                    </w:r>
                  </w:del>
                  <w:ins w:id="8" w:author="Daniel Bertin Ugarte" w:date="2026-01-28T20:50:00Z" w16du:dateUtc="2026-01-28T23:50:00Z">
                    <w:r w:rsidR="00CC34F8">
                      <w:rPr>
                        <w:rFonts w:ascii="Times New Roman" w:hAnsi="Times New Roman"/>
                        <w:color w:val="000000"/>
                        <w:sz w:val="18"/>
                      </w:rPr>
                      <w:t>techniques</w:t>
                    </w:r>
                  </w:ins>
                  <w:r>
                    <w:rPr>
                      <w:rFonts w:ascii="Times New Roman" w:hAnsi="Times New Roman"/>
                      <w:color w:val="000000"/>
                      <w:sz w:val="18"/>
                    </w:rPr>
                    <w:t>. This approach provides a more nuanced representation of susceptibility by addressing geographic heterogeneity.</w:t>
                  </w:r>
                  <w:r>
                    <w:rPr>
                      <w:rFonts w:ascii="Times New Roman" w:hAnsi="Times New Roman"/>
                      <w:color w:val="000000"/>
                      <w:spacing w:val="40"/>
                      <w:sz w:val="18"/>
                    </w:rPr>
                    <w:t xml:space="preserve"> </w:t>
                  </w:r>
                  <w:r>
                    <w:rPr>
                      <w:rFonts w:ascii="Times New Roman" w:hAnsi="Times New Roman"/>
                      <w:color w:val="000000"/>
                      <w:sz w:val="18"/>
                    </w:rPr>
                    <w:t xml:space="preserve">Two regionalization approaches </w:t>
                  </w:r>
                  <w:del w:id="9" w:author="Daniel Bertin Ugarte" w:date="2026-01-28T20:53:00Z" w16du:dateUtc="2026-01-28T23:53:00Z">
                    <w:r w:rsidDel="00CC34F8">
                      <w:rPr>
                        <w:rFonts w:ascii="Times New Roman" w:hAnsi="Times New Roman"/>
                        <w:color w:val="000000"/>
                        <w:sz w:val="18"/>
                      </w:rPr>
                      <w:delText>we</w:delText>
                    </w:r>
                  </w:del>
                  <w:ins w:id="10" w:author="Daniel Bertin Ugarte" w:date="2026-01-28T20:53:00Z" w16du:dateUtc="2026-01-28T23:53:00Z">
                    <w:r w:rsidR="00CC34F8">
                      <w:rPr>
                        <w:rFonts w:ascii="Times New Roman" w:hAnsi="Times New Roman"/>
                        <w:color w:val="000000"/>
                        <w:sz w:val="18"/>
                      </w:rPr>
                      <w:t>a</w:t>
                    </w:r>
                  </w:ins>
                  <w:r>
                    <w:rPr>
                      <w:rFonts w:ascii="Times New Roman" w:hAnsi="Times New Roman"/>
                      <w:color w:val="000000"/>
                      <w:sz w:val="18"/>
                    </w:rPr>
                    <w:t>re tested: natural basin divisions (Atrato, Cauca,</w:t>
                  </w:r>
                  <w:r>
                    <w:rPr>
                      <w:rFonts w:ascii="Times New Roman" w:hAnsi="Times New Roman"/>
                      <w:color w:val="000000"/>
                      <w:spacing w:val="-1"/>
                      <w:sz w:val="18"/>
                    </w:rPr>
                    <w:t xml:space="preserve"> </w:t>
                  </w:r>
                  <w:r>
                    <w:rPr>
                      <w:rFonts w:ascii="Times New Roman" w:hAnsi="Times New Roman"/>
                      <w:color w:val="000000"/>
                      <w:sz w:val="18"/>
                    </w:rPr>
                    <w:t>Magdalena)</w:t>
                  </w:r>
                  <w:ins w:id="11" w:author="Daniel Bertin Ugarte" w:date="2026-01-28T20:53:00Z" w16du:dateUtc="2026-01-28T23:53:00Z">
                    <w:r w:rsidR="00CC34F8">
                      <w:rPr>
                        <w:rFonts w:ascii="Times New Roman" w:hAnsi="Times New Roman"/>
                        <w:color w:val="000000"/>
                        <w:sz w:val="18"/>
                      </w:rPr>
                      <w:t>,</w:t>
                    </w:r>
                  </w:ins>
                  <w:r>
                    <w:rPr>
                      <w:rFonts w:ascii="Times New Roman" w:hAnsi="Times New Roman"/>
                      <w:color w:val="000000"/>
                      <w:spacing w:val="-4"/>
                      <w:sz w:val="18"/>
                    </w:rPr>
                    <w:t xml:space="preserve"> </w:t>
                  </w:r>
                  <w:r>
                    <w:rPr>
                      <w:rFonts w:ascii="Times New Roman" w:hAnsi="Times New Roman"/>
                      <w:color w:val="000000"/>
                      <w:sz w:val="18"/>
                    </w:rPr>
                    <w:t>and</w:t>
                  </w:r>
                  <w:r>
                    <w:rPr>
                      <w:rFonts w:ascii="Times New Roman" w:hAnsi="Times New Roman"/>
                      <w:color w:val="000000"/>
                      <w:spacing w:val="-4"/>
                      <w:sz w:val="18"/>
                    </w:rPr>
                    <w:t xml:space="preserve"> </w:t>
                  </w:r>
                  <w:r>
                    <w:rPr>
                      <w:rFonts w:ascii="Times New Roman" w:hAnsi="Times New Roman"/>
                      <w:color w:val="000000"/>
                      <w:sz w:val="18"/>
                    </w:rPr>
                    <w:t>spatial</w:t>
                  </w:r>
                  <w:r>
                    <w:rPr>
                      <w:rFonts w:ascii="Times New Roman" w:hAnsi="Times New Roman"/>
                      <w:color w:val="000000"/>
                      <w:spacing w:val="-4"/>
                      <w:sz w:val="18"/>
                    </w:rPr>
                    <w:t xml:space="preserve"> </w:t>
                  </w:r>
                  <w:r>
                    <w:rPr>
                      <w:rFonts w:ascii="Times New Roman" w:hAnsi="Times New Roman"/>
                      <w:color w:val="000000"/>
                      <w:sz w:val="18"/>
                    </w:rPr>
                    <w:t>clustering</w:t>
                  </w:r>
                  <w:r>
                    <w:rPr>
                      <w:rFonts w:ascii="Times New Roman" w:hAnsi="Times New Roman"/>
                      <w:color w:val="000000"/>
                      <w:spacing w:val="-4"/>
                      <w:sz w:val="18"/>
                    </w:rPr>
                    <w:t xml:space="preserve"> </w:t>
                  </w:r>
                  <w:r>
                    <w:rPr>
                      <w:rFonts w:ascii="Times New Roman" w:hAnsi="Times New Roman"/>
                      <w:color w:val="000000"/>
                      <w:sz w:val="18"/>
                    </w:rPr>
                    <w:t>derived</w:t>
                  </w:r>
                  <w:r>
                    <w:rPr>
                      <w:rFonts w:ascii="Times New Roman" w:hAnsi="Times New Roman"/>
                      <w:color w:val="000000"/>
                      <w:spacing w:val="-4"/>
                      <w:sz w:val="18"/>
                    </w:rPr>
                    <w:t xml:space="preserve"> </w:t>
                  </w:r>
                  <w:r>
                    <w:rPr>
                      <w:rFonts w:ascii="Times New Roman" w:hAnsi="Times New Roman"/>
                      <w:color w:val="000000"/>
                      <w:sz w:val="18"/>
                    </w:rPr>
                    <w:t>from</w:t>
                  </w:r>
                  <w:r>
                    <w:rPr>
                      <w:rFonts w:ascii="Times New Roman" w:hAnsi="Times New Roman"/>
                      <w:color w:val="000000"/>
                      <w:spacing w:val="-4"/>
                      <w:sz w:val="18"/>
                    </w:rPr>
                    <w:t xml:space="preserve"> </w:t>
                  </w:r>
                  <w:r>
                    <w:rPr>
                      <w:rFonts w:ascii="Times New Roman" w:hAnsi="Times New Roman"/>
                      <w:color w:val="000000"/>
                      <w:sz w:val="18"/>
                    </w:rPr>
                    <w:t>morphometric</w:t>
                  </w:r>
                  <w:r>
                    <w:rPr>
                      <w:rFonts w:ascii="Times New Roman" w:hAnsi="Times New Roman"/>
                      <w:color w:val="000000"/>
                      <w:spacing w:val="-4"/>
                      <w:sz w:val="18"/>
                    </w:rPr>
                    <w:t xml:space="preserve"> </w:t>
                  </w:r>
                  <w:r>
                    <w:rPr>
                      <w:rFonts w:ascii="Times New Roman" w:hAnsi="Times New Roman"/>
                      <w:color w:val="000000"/>
                      <w:sz w:val="18"/>
                    </w:rPr>
                    <w:t>characteristics.</w:t>
                  </w:r>
                  <w:r>
                    <w:rPr>
                      <w:rFonts w:ascii="Times New Roman" w:hAnsi="Times New Roman"/>
                      <w:color w:val="000000"/>
                      <w:spacing w:val="13"/>
                      <w:sz w:val="18"/>
                    </w:rPr>
                    <w:t xml:space="preserve"> </w:t>
                  </w:r>
                  <w:r>
                    <w:rPr>
                      <w:rFonts w:ascii="Times New Roman" w:hAnsi="Times New Roman"/>
                      <w:color w:val="000000"/>
                      <w:sz w:val="18"/>
                    </w:rPr>
                    <w:t>The</w:t>
                  </w:r>
                  <w:r>
                    <w:rPr>
                      <w:rFonts w:ascii="Times New Roman" w:hAnsi="Times New Roman"/>
                      <w:color w:val="000000"/>
                      <w:spacing w:val="-4"/>
                      <w:sz w:val="18"/>
                    </w:rPr>
                    <w:t xml:space="preserve"> </w:t>
                  </w:r>
                  <w:r>
                    <w:rPr>
                      <w:rFonts w:ascii="Times New Roman" w:hAnsi="Times New Roman"/>
                      <w:color w:val="000000"/>
                      <w:sz w:val="18"/>
                    </w:rPr>
                    <w:t>results</w:t>
                  </w:r>
                  <w:r>
                    <w:rPr>
                      <w:rFonts w:ascii="Times New Roman" w:hAnsi="Times New Roman"/>
                      <w:color w:val="000000"/>
                      <w:spacing w:val="-4"/>
                      <w:sz w:val="18"/>
                    </w:rPr>
                    <w:t xml:space="preserve"> </w:t>
                  </w:r>
                  <w:r>
                    <w:rPr>
                      <w:rFonts w:ascii="Times New Roman" w:hAnsi="Times New Roman"/>
                      <w:color w:val="000000"/>
                      <w:sz w:val="18"/>
                    </w:rPr>
                    <w:t>reveal</w:t>
                  </w:r>
                  <w:del w:id="12" w:author="Daniel Bertin Ugarte" w:date="2026-01-28T20:53:00Z" w16du:dateUtc="2026-01-28T23:53:00Z">
                    <w:r w:rsidDel="00CC34F8">
                      <w:rPr>
                        <w:rFonts w:ascii="Times New Roman" w:hAnsi="Times New Roman"/>
                        <w:color w:val="000000"/>
                        <w:sz w:val="18"/>
                      </w:rPr>
                      <w:delText>ed</w:delText>
                    </w:r>
                  </w:del>
                  <w:r>
                    <w:rPr>
                      <w:rFonts w:ascii="Times New Roman" w:hAnsi="Times New Roman"/>
                      <w:color w:val="000000"/>
                      <w:sz w:val="18"/>
                    </w:rPr>
                    <w:t xml:space="preserve"> that basin-based regionalization achieve</w:t>
                  </w:r>
                  <w:del w:id="13" w:author="Daniel Bertin Ugarte" w:date="2026-01-28T20:53:00Z" w16du:dateUtc="2026-01-28T23:53:00Z">
                    <w:r w:rsidDel="00CC34F8">
                      <w:rPr>
                        <w:rFonts w:ascii="Times New Roman" w:hAnsi="Times New Roman"/>
                        <w:color w:val="000000"/>
                        <w:sz w:val="18"/>
                      </w:rPr>
                      <w:delText>d</w:delText>
                    </w:r>
                  </w:del>
                  <w:ins w:id="14" w:author="Daniel Bertin Ugarte" w:date="2026-01-28T20:53:00Z" w16du:dateUtc="2026-01-28T23:53:00Z">
                    <w:r w:rsidR="00CC34F8">
                      <w:rPr>
                        <w:rFonts w:ascii="Times New Roman" w:hAnsi="Times New Roman"/>
                        <w:color w:val="000000"/>
                        <w:sz w:val="18"/>
                      </w:rPr>
                      <w:t>s</w:t>
                    </w:r>
                  </w:ins>
                  <w:r>
                    <w:rPr>
                      <w:rFonts w:ascii="Times New Roman" w:hAnsi="Times New Roman"/>
                      <w:color w:val="000000"/>
                      <w:sz w:val="18"/>
                    </w:rPr>
                    <w:t xml:space="preserve"> a better model fit based on A</w:t>
                  </w:r>
                  <w:ins w:id="15" w:author="Daniel Bertin Ugarte" w:date="2026-01-28T20:54:00Z" w16du:dateUtc="2026-01-28T23:54:00Z">
                    <w:r w:rsidR="00CC34F8">
                      <w:rPr>
                        <w:rFonts w:ascii="Times New Roman" w:hAnsi="Times New Roman"/>
                        <w:color w:val="000000"/>
                        <w:sz w:val="18"/>
                      </w:rPr>
                      <w:t>kaike</w:t>
                    </w:r>
                  </w:ins>
                  <w:ins w:id="16" w:author="Daniel Bertin Ugarte" w:date="2026-01-28T20:55:00Z" w16du:dateUtc="2026-01-28T23:55:00Z">
                    <w:r w:rsidR="00CC34F8">
                      <w:rPr>
                        <w:rFonts w:ascii="Times New Roman" w:hAnsi="Times New Roman"/>
                        <w:color w:val="000000"/>
                        <w:sz w:val="18"/>
                      </w:rPr>
                      <w:t xml:space="preserve"> (AIC)</w:t>
                    </w:r>
                  </w:ins>
                  <w:ins w:id="17" w:author="Daniel Bertin Ugarte" w:date="2026-01-28T20:54:00Z" w16du:dateUtc="2026-01-28T23:54:00Z">
                    <w:r w:rsidR="00CC34F8">
                      <w:rPr>
                        <w:rFonts w:ascii="Times New Roman" w:hAnsi="Times New Roman"/>
                        <w:color w:val="000000"/>
                        <w:sz w:val="18"/>
                      </w:rPr>
                      <w:t xml:space="preserve"> </w:t>
                    </w:r>
                  </w:ins>
                  <w:del w:id="18" w:author="Daniel Bertin Ugarte" w:date="2026-01-28T20:54:00Z" w16du:dateUtc="2026-01-28T23:54:00Z">
                    <w:r w:rsidDel="00CC34F8">
                      <w:rPr>
                        <w:rFonts w:ascii="Times New Roman" w:hAnsi="Times New Roman"/>
                        <w:color w:val="000000"/>
                        <w:sz w:val="18"/>
                      </w:rPr>
                      <w:delText xml:space="preserve">IC </w:delText>
                    </w:r>
                  </w:del>
                  <w:r>
                    <w:rPr>
                      <w:rFonts w:ascii="Times New Roman" w:hAnsi="Times New Roman"/>
                      <w:color w:val="000000"/>
                      <w:sz w:val="18"/>
                    </w:rPr>
                    <w:t>and B</w:t>
                  </w:r>
                  <w:ins w:id="19" w:author="Daniel Bertin Ugarte" w:date="2026-01-28T20:54:00Z" w16du:dateUtc="2026-01-28T23:54:00Z">
                    <w:r w:rsidR="00CC34F8">
                      <w:rPr>
                        <w:rFonts w:ascii="Times New Roman" w:hAnsi="Times New Roman"/>
                        <w:color w:val="000000"/>
                        <w:sz w:val="18"/>
                      </w:rPr>
                      <w:t>ayesian information criteri</w:t>
                    </w:r>
                  </w:ins>
                  <w:ins w:id="20" w:author="Daniel Bertin Ugarte" w:date="2026-01-28T20:55:00Z" w16du:dateUtc="2026-01-28T23:55:00Z">
                    <w:r w:rsidR="00CC34F8">
                      <w:rPr>
                        <w:rFonts w:ascii="Times New Roman" w:hAnsi="Times New Roman"/>
                        <w:color w:val="000000"/>
                        <w:sz w:val="18"/>
                      </w:rPr>
                      <w:t>a (BIC)</w:t>
                    </w:r>
                  </w:ins>
                  <w:del w:id="21" w:author="Daniel Bertin Ugarte" w:date="2026-01-28T20:54:00Z" w16du:dateUtc="2026-01-28T23:54:00Z">
                    <w:r w:rsidDel="00CC34F8">
                      <w:rPr>
                        <w:rFonts w:ascii="Times New Roman" w:hAnsi="Times New Roman"/>
                        <w:color w:val="000000"/>
                        <w:sz w:val="18"/>
                      </w:rPr>
                      <w:delText>IC</w:delText>
                    </w:r>
                  </w:del>
                  <w:r>
                    <w:rPr>
                      <w:rFonts w:ascii="Times New Roman" w:hAnsi="Times New Roman"/>
                      <w:color w:val="000000"/>
                      <w:sz w:val="18"/>
                    </w:rPr>
                    <w:t xml:space="preserve"> metrics compared to the </w:t>
                  </w:r>
                  <w:ins w:id="22" w:author="Daniel Bertin Ugarte" w:date="2026-01-28T20:56:00Z" w16du:dateUtc="2026-01-28T23:56:00Z">
                    <w:r w:rsidR="00CC34F8">
                      <w:rPr>
                        <w:rFonts w:ascii="Times New Roman" w:hAnsi="Times New Roman"/>
                        <w:color w:val="000000"/>
                        <w:sz w:val="18"/>
                      </w:rPr>
                      <w:t>spatio-</w:t>
                    </w:r>
                  </w:ins>
                  <w:r>
                    <w:rPr>
                      <w:rFonts w:ascii="Times New Roman" w:hAnsi="Times New Roman"/>
                      <w:color w:val="000000"/>
                      <w:sz w:val="18"/>
                    </w:rPr>
                    <w:t>clustering</w:t>
                  </w:r>
                  <w:del w:id="23" w:author="Daniel Bertin Ugarte" w:date="2026-01-28T20:56:00Z" w16du:dateUtc="2026-01-28T23:56:00Z">
                    <w:r w:rsidDel="00CC34F8">
                      <w:rPr>
                        <w:rFonts w:ascii="Times New Roman" w:hAnsi="Times New Roman"/>
                        <w:color w:val="000000"/>
                        <w:sz w:val="18"/>
                      </w:rPr>
                      <w:delText>-based</w:delText>
                    </w:r>
                  </w:del>
                  <w:r>
                    <w:rPr>
                      <w:rFonts w:ascii="Times New Roman" w:hAnsi="Times New Roman"/>
                      <w:color w:val="000000"/>
                      <w:sz w:val="18"/>
                    </w:rPr>
                    <w:t xml:space="preserve"> model. This suggests that hydrological boundaries are more consistent in capturing landslide</w:t>
                  </w:r>
                  <w:del w:id="24" w:author="Daniel Bertin Ugarte" w:date="2026-01-28T20:56:00Z" w16du:dateUtc="2026-01-28T23:56:00Z">
                    <w:r w:rsidDel="00CC34F8">
                      <w:rPr>
                        <w:rFonts w:ascii="Times New Roman" w:hAnsi="Times New Roman"/>
                        <w:color w:val="000000"/>
                        <w:sz w:val="18"/>
                      </w:rPr>
                      <w:delText>s</w:delText>
                    </w:r>
                  </w:del>
                  <w:r>
                    <w:rPr>
                      <w:rFonts w:ascii="Times New Roman" w:hAnsi="Times New Roman"/>
                      <w:color w:val="000000"/>
                      <w:sz w:val="18"/>
                    </w:rPr>
                    <w:t xml:space="preserve"> dynamics in </w:t>
                  </w:r>
                  <w:del w:id="25" w:author="Daniel Bertin Ugarte" w:date="2026-01-28T20:56:00Z" w16du:dateUtc="2026-01-28T23:56:00Z">
                    <w:r w:rsidDel="00CC34F8">
                      <w:rPr>
                        <w:rFonts w:ascii="Times New Roman" w:hAnsi="Times New Roman"/>
                        <w:color w:val="000000"/>
                        <w:sz w:val="18"/>
                      </w:rPr>
                      <w:delText>our</w:delText>
                    </w:r>
                  </w:del>
                  <w:ins w:id="26" w:author="Daniel Bertin Ugarte" w:date="2026-01-28T20:56:00Z" w16du:dateUtc="2026-01-28T23:56:00Z">
                    <w:r w:rsidR="00CC34F8">
                      <w:rPr>
                        <w:rFonts w:ascii="Times New Roman" w:hAnsi="Times New Roman"/>
                        <w:color w:val="000000"/>
                        <w:sz w:val="18"/>
                      </w:rPr>
                      <w:t>the</w:t>
                    </w:r>
                  </w:ins>
                  <w:r>
                    <w:rPr>
                      <w:rFonts w:ascii="Times New Roman" w:hAnsi="Times New Roman"/>
                      <w:color w:val="000000"/>
                      <w:sz w:val="18"/>
                    </w:rPr>
                    <w:t xml:space="preserve"> study area, likely due to their alignment with geomorphological processes.</w:t>
                  </w:r>
                  <w:r>
                    <w:rPr>
                      <w:rFonts w:ascii="Times New Roman" w:hAnsi="Times New Roman"/>
                      <w:color w:val="000000"/>
                      <w:spacing w:val="40"/>
                      <w:sz w:val="18"/>
                    </w:rPr>
                    <w:t xml:space="preserve"> </w:t>
                  </w:r>
                  <w:r>
                    <w:rPr>
                      <w:rFonts w:ascii="Times New Roman" w:hAnsi="Times New Roman"/>
                      <w:color w:val="000000"/>
                      <w:sz w:val="18"/>
                    </w:rPr>
                    <w:t>The fixed and random effect coefficients illustrate</w:t>
                  </w:r>
                  <w:del w:id="27" w:author="Daniel Bertin Ugarte" w:date="2026-01-28T20:57:00Z" w16du:dateUtc="2026-01-28T23:57:00Z">
                    <w:r w:rsidDel="00765A65">
                      <w:rPr>
                        <w:rFonts w:ascii="Times New Roman" w:hAnsi="Times New Roman"/>
                        <w:color w:val="000000"/>
                        <w:sz w:val="18"/>
                      </w:rPr>
                      <w:delText>d</w:delText>
                    </w:r>
                  </w:del>
                  <w:r>
                    <w:rPr>
                      <w:rFonts w:ascii="Times New Roman" w:hAnsi="Times New Roman"/>
                      <w:color w:val="000000"/>
                      <w:sz w:val="18"/>
                    </w:rPr>
                    <w:t xml:space="preserve"> that variables such as elevation, relief, and area have significant variability depending on the regionalization method used.</w:t>
                  </w:r>
                  <w:r>
                    <w:rPr>
                      <w:rFonts w:ascii="Times New Roman" w:hAnsi="Times New Roman"/>
                      <w:color w:val="000000"/>
                      <w:spacing w:val="40"/>
                      <w:sz w:val="18"/>
                    </w:rPr>
                    <w:t xml:space="preserve"> </w:t>
                  </w:r>
                  <w:r>
                    <w:rPr>
                      <w:rFonts w:ascii="Times New Roman" w:hAnsi="Times New Roman"/>
                      <w:color w:val="000000"/>
                      <w:sz w:val="18"/>
                    </w:rPr>
                    <w:t>A major advantage of using mul</w:t>
                  </w:r>
                  <w:del w:id="28" w:author="Daniel Bertin Ugarte" w:date="2026-01-28T20:57:00Z" w16du:dateUtc="2026-01-28T23:57:00Z">
                    <w:r w:rsidDel="00765A65">
                      <w:rPr>
                        <w:rFonts w:ascii="Times New Roman" w:hAnsi="Times New Roman"/>
                        <w:color w:val="000000"/>
                        <w:sz w:val="18"/>
                      </w:rPr>
                      <w:delText xml:space="preserve">- </w:delText>
                    </w:r>
                  </w:del>
                  <w:r>
                    <w:rPr>
                      <w:rFonts w:ascii="Times New Roman" w:hAnsi="Times New Roman"/>
                      <w:color w:val="000000"/>
                      <w:sz w:val="18"/>
                    </w:rPr>
                    <w:t xml:space="preserve">tilevel models is their ability to incorporate spatial </w:t>
                  </w:r>
                  <w:r w:rsidRPr="00CC34F8">
                    <w:rPr>
                      <w:rFonts w:ascii="Times New Roman" w:hAnsi="Times New Roman"/>
                      <w:color w:val="000000"/>
                      <w:sz w:val="18"/>
                    </w:rPr>
                    <w:t>variability</w:t>
                  </w:r>
                  <w:r>
                    <w:rPr>
                      <w:rFonts w:ascii="Times New Roman" w:hAnsi="Times New Roman"/>
                      <w:color w:val="000000"/>
                      <w:sz w:val="18"/>
                    </w:rPr>
                    <w:t xml:space="preserve"> without artificially dividing the study area and training separate models for each subregion. By using shared information between different spatial units, these models can improve the estimation of both global and local effects</w:t>
                  </w:r>
                  <w:ins w:id="29" w:author="Daniel Bertin Ugarte" w:date="2026-01-28T20:59:00Z" w16du:dateUtc="2026-01-28T23:59:00Z">
                    <w:r w:rsidR="00765A65">
                      <w:rPr>
                        <w:rFonts w:ascii="Times New Roman" w:hAnsi="Times New Roman"/>
                        <w:color w:val="000000"/>
                        <w:sz w:val="18"/>
                      </w:rPr>
                      <w:t xml:space="preserve"> of land</w:t>
                    </w:r>
                  </w:ins>
                  <w:ins w:id="30" w:author="Daniel Bertin Ugarte" w:date="2026-01-28T21:00:00Z" w16du:dateUtc="2026-01-29T00:00:00Z">
                    <w:r w:rsidR="00765A65">
                      <w:rPr>
                        <w:rFonts w:ascii="Times New Roman" w:hAnsi="Times New Roman"/>
                        <w:color w:val="000000"/>
                        <w:sz w:val="18"/>
                      </w:rPr>
                      <w:t>slides</w:t>
                    </w:r>
                  </w:ins>
                  <w:r>
                    <w:rPr>
                      <w:rFonts w:ascii="Times New Roman" w:hAnsi="Times New Roman"/>
                      <w:color w:val="000000"/>
                      <w:sz w:val="18"/>
                    </w:rPr>
                    <w:t>.</w:t>
                  </w:r>
                </w:p>
              </w:txbxContent>
            </v:textbox>
            <w10:wrap anchorx="page"/>
          </v:rect>
        </w:pict>
      </w:r>
    </w:p>
    <w:p w14:paraId="1CF8B391" w14:textId="77777777" w:rsidR="00D05FC9" w:rsidRDefault="00D05FC9">
      <w:pPr>
        <w:pStyle w:val="Textoindependiente"/>
        <w:rPr>
          <w:lang w:val="es-CO"/>
        </w:rPr>
      </w:pPr>
    </w:p>
    <w:p w14:paraId="0C0D7FF2" w14:textId="77777777" w:rsidR="00D05FC9" w:rsidRDefault="00D05FC9">
      <w:pPr>
        <w:pStyle w:val="Textoindependiente"/>
        <w:rPr>
          <w:lang w:val="es-CO"/>
        </w:rPr>
      </w:pPr>
    </w:p>
    <w:p w14:paraId="7CF21837" w14:textId="77777777" w:rsidR="00D05FC9" w:rsidRDefault="00D05FC9">
      <w:pPr>
        <w:pStyle w:val="Textoindependiente"/>
        <w:rPr>
          <w:lang w:val="es-CO"/>
        </w:rPr>
      </w:pPr>
    </w:p>
    <w:p w14:paraId="6E97E3BF" w14:textId="77777777" w:rsidR="00D05FC9" w:rsidRDefault="00D05FC9">
      <w:pPr>
        <w:pStyle w:val="Textoindependiente"/>
        <w:rPr>
          <w:lang w:val="es-CO"/>
        </w:rPr>
      </w:pPr>
    </w:p>
    <w:p w14:paraId="54091AA2" w14:textId="77777777" w:rsidR="00D05FC9" w:rsidRDefault="00D05FC9">
      <w:pPr>
        <w:pStyle w:val="Textoindependiente"/>
        <w:rPr>
          <w:lang w:val="es-CO"/>
        </w:rPr>
      </w:pPr>
    </w:p>
    <w:p w14:paraId="7C4FA99E" w14:textId="77777777" w:rsidR="00D05FC9" w:rsidRDefault="00D05FC9">
      <w:pPr>
        <w:pStyle w:val="Textoindependiente"/>
        <w:rPr>
          <w:lang w:val="es-CO"/>
        </w:rPr>
      </w:pPr>
    </w:p>
    <w:p w14:paraId="172AFA67" w14:textId="77777777" w:rsidR="00D05FC9" w:rsidRDefault="00D05FC9">
      <w:pPr>
        <w:pStyle w:val="Textoindependiente"/>
        <w:rPr>
          <w:lang w:val="es-CO"/>
        </w:rPr>
      </w:pPr>
    </w:p>
    <w:p w14:paraId="66D4F963" w14:textId="77777777" w:rsidR="00D05FC9" w:rsidRDefault="00D05FC9">
      <w:pPr>
        <w:pStyle w:val="Textoindependiente"/>
        <w:rPr>
          <w:lang w:val="es-CO"/>
        </w:rPr>
      </w:pPr>
    </w:p>
    <w:p w14:paraId="13703F1B" w14:textId="77777777" w:rsidR="00D05FC9" w:rsidRDefault="00D05FC9">
      <w:pPr>
        <w:pStyle w:val="Textoindependiente"/>
        <w:rPr>
          <w:lang w:val="es-CO"/>
        </w:rPr>
      </w:pPr>
    </w:p>
    <w:p w14:paraId="5431B71D" w14:textId="77777777" w:rsidR="00D05FC9" w:rsidRDefault="00D05FC9">
      <w:pPr>
        <w:pStyle w:val="Textoindependiente"/>
        <w:rPr>
          <w:lang w:val="es-CO"/>
        </w:rPr>
      </w:pPr>
    </w:p>
    <w:p w14:paraId="124AB83E" w14:textId="77777777" w:rsidR="00D05FC9" w:rsidRDefault="00D05FC9">
      <w:pPr>
        <w:pStyle w:val="Textoindependiente"/>
        <w:rPr>
          <w:lang w:val="es-CO"/>
        </w:rPr>
      </w:pPr>
    </w:p>
    <w:p w14:paraId="578ADACB" w14:textId="77777777" w:rsidR="00D05FC9" w:rsidRDefault="00D05FC9">
      <w:pPr>
        <w:pStyle w:val="Textoindependiente"/>
        <w:rPr>
          <w:lang w:val="es-CO"/>
        </w:rPr>
      </w:pPr>
    </w:p>
    <w:p w14:paraId="04F88766" w14:textId="77777777" w:rsidR="00D05FC9" w:rsidRDefault="00D05FC9">
      <w:pPr>
        <w:pStyle w:val="Textoindependiente"/>
        <w:rPr>
          <w:lang w:val="es-CO"/>
        </w:rPr>
      </w:pPr>
    </w:p>
    <w:p w14:paraId="4D6F0BE0" w14:textId="77777777" w:rsidR="00D05FC9" w:rsidRDefault="00D05FC9">
      <w:pPr>
        <w:pStyle w:val="Textoindependiente"/>
        <w:rPr>
          <w:lang w:val="es-CO"/>
        </w:rPr>
      </w:pPr>
    </w:p>
    <w:p w14:paraId="38277694" w14:textId="77777777" w:rsidR="00D05FC9" w:rsidRDefault="00D05FC9">
      <w:pPr>
        <w:pStyle w:val="Textoindependiente"/>
        <w:rPr>
          <w:lang w:val="es-CO"/>
        </w:rPr>
      </w:pPr>
    </w:p>
    <w:p w14:paraId="5CFCDC50" w14:textId="77777777" w:rsidR="00D05FC9" w:rsidRDefault="00D05FC9">
      <w:pPr>
        <w:pStyle w:val="Textoindependiente"/>
        <w:rPr>
          <w:lang w:val="es-CO"/>
        </w:rPr>
      </w:pPr>
    </w:p>
    <w:p w14:paraId="6B9CCD04" w14:textId="77777777" w:rsidR="00D05FC9" w:rsidRDefault="00D05FC9">
      <w:pPr>
        <w:pStyle w:val="Textoindependiente"/>
        <w:rPr>
          <w:lang w:val="es-CO"/>
        </w:rPr>
      </w:pPr>
    </w:p>
    <w:p w14:paraId="7971F821" w14:textId="77777777" w:rsidR="00D05FC9" w:rsidRDefault="00D05FC9">
      <w:pPr>
        <w:pStyle w:val="Textoindependiente"/>
        <w:rPr>
          <w:lang w:val="es-CO"/>
        </w:rPr>
      </w:pPr>
    </w:p>
    <w:p w14:paraId="2448F690" w14:textId="77777777" w:rsidR="00D05FC9" w:rsidRDefault="00D05FC9">
      <w:pPr>
        <w:pStyle w:val="Textoindependiente"/>
        <w:rPr>
          <w:lang w:val="es-CO"/>
        </w:rPr>
      </w:pPr>
    </w:p>
    <w:p w14:paraId="1E27AD6F" w14:textId="77777777" w:rsidR="00D05FC9" w:rsidRDefault="00D05FC9">
      <w:pPr>
        <w:pStyle w:val="Textoindependiente"/>
        <w:rPr>
          <w:lang w:val="es-CO"/>
        </w:rPr>
      </w:pPr>
    </w:p>
    <w:p w14:paraId="73353ADC" w14:textId="77777777" w:rsidR="00D05FC9" w:rsidRDefault="00D05FC9">
      <w:pPr>
        <w:pStyle w:val="Textoindependiente"/>
        <w:rPr>
          <w:lang w:val="es-CO"/>
        </w:rPr>
      </w:pPr>
    </w:p>
    <w:p w14:paraId="5C200B52" w14:textId="77777777" w:rsidR="00D05FC9" w:rsidRDefault="00D05FC9">
      <w:pPr>
        <w:pStyle w:val="Textoindependiente"/>
        <w:rPr>
          <w:lang w:val="es-CO"/>
        </w:rPr>
      </w:pPr>
    </w:p>
    <w:p w14:paraId="545F3D4D" w14:textId="77777777" w:rsidR="00D05FC9" w:rsidRDefault="00D05FC9">
      <w:pPr>
        <w:pStyle w:val="Textoindependiente"/>
        <w:spacing w:before="79"/>
        <w:rPr>
          <w:lang w:val="es-CO"/>
        </w:rPr>
      </w:pPr>
    </w:p>
    <w:p w14:paraId="63763A0B" w14:textId="77777777" w:rsidR="00765A65" w:rsidRPr="00CC56A6" w:rsidRDefault="00765A65">
      <w:pPr>
        <w:pStyle w:val="Textoindependiente"/>
        <w:tabs>
          <w:tab w:val="left" w:pos="8513"/>
        </w:tabs>
        <w:ind w:left="113"/>
        <w:jc w:val="both"/>
        <w:rPr>
          <w:rFonts w:ascii="Palatino Linotype" w:hAnsi="Palatino Linotype"/>
          <w:b/>
          <w:lang w:val="es-CL"/>
        </w:rPr>
      </w:pPr>
    </w:p>
    <w:p w14:paraId="64BF9E1E" w14:textId="6C285C9F" w:rsidR="00D05FC9" w:rsidRPr="00CC34F8" w:rsidRDefault="00510033">
      <w:pPr>
        <w:pStyle w:val="Textoindependiente"/>
        <w:tabs>
          <w:tab w:val="left" w:pos="8513"/>
        </w:tabs>
        <w:ind w:left="113"/>
        <w:jc w:val="both"/>
      </w:pPr>
      <w:r w:rsidRPr="00CC34F8">
        <w:rPr>
          <w:rFonts w:ascii="Palatino Linotype" w:hAnsi="Palatino Linotype"/>
          <w:b/>
        </w:rPr>
        <w:t>Keywords:</w:t>
      </w:r>
      <w:r w:rsidRPr="00CC34F8">
        <w:rPr>
          <w:rFonts w:ascii="Palatino Linotype" w:hAnsi="Palatino Linotype"/>
          <w:b/>
          <w:spacing w:val="40"/>
        </w:rPr>
        <w:t xml:space="preserve"> </w:t>
      </w:r>
      <w:r w:rsidRPr="00CC34F8">
        <w:rPr>
          <w:rFonts w:ascii="Times New Roman" w:hAnsi="Times New Roman"/>
        </w:rPr>
        <w:t>landslide;</w:t>
      </w:r>
      <w:r w:rsidRPr="00CC34F8">
        <w:rPr>
          <w:rFonts w:ascii="Times New Roman" w:hAnsi="Times New Roman"/>
          <w:spacing w:val="-6"/>
        </w:rPr>
        <w:t xml:space="preserve"> </w:t>
      </w:r>
      <w:r w:rsidRPr="00CC34F8">
        <w:rPr>
          <w:rFonts w:ascii="Times New Roman" w:hAnsi="Times New Roman"/>
        </w:rPr>
        <w:t>susceptibility;</w:t>
      </w:r>
      <w:r w:rsidRPr="00CC34F8">
        <w:rPr>
          <w:rFonts w:ascii="Times New Roman" w:hAnsi="Times New Roman"/>
          <w:spacing w:val="-7"/>
        </w:rPr>
        <w:t xml:space="preserve"> </w:t>
      </w:r>
      <w:r w:rsidRPr="00CC34F8">
        <w:rPr>
          <w:rFonts w:ascii="Times New Roman" w:hAnsi="Times New Roman"/>
        </w:rPr>
        <w:t>logistic</w:t>
      </w:r>
      <w:r w:rsidRPr="00CC34F8">
        <w:rPr>
          <w:rFonts w:ascii="Times New Roman" w:hAnsi="Times New Roman"/>
          <w:spacing w:val="-6"/>
        </w:rPr>
        <w:t xml:space="preserve"> </w:t>
      </w:r>
      <w:r w:rsidRPr="00CC34F8">
        <w:rPr>
          <w:rFonts w:ascii="Times New Roman" w:hAnsi="Times New Roman"/>
        </w:rPr>
        <w:t>regression;</w:t>
      </w:r>
      <w:r w:rsidRPr="00CC34F8">
        <w:rPr>
          <w:rFonts w:ascii="Times New Roman" w:hAnsi="Times New Roman"/>
          <w:spacing w:val="-6"/>
        </w:rPr>
        <w:t xml:space="preserve"> </w:t>
      </w:r>
      <w:r w:rsidRPr="00CC34F8">
        <w:rPr>
          <w:rFonts w:ascii="Times New Roman" w:hAnsi="Times New Roman"/>
        </w:rPr>
        <w:t>spatial</w:t>
      </w:r>
      <w:r w:rsidRPr="00CC34F8">
        <w:rPr>
          <w:rFonts w:ascii="Times New Roman" w:hAnsi="Times New Roman"/>
          <w:spacing w:val="-6"/>
        </w:rPr>
        <w:t xml:space="preserve"> </w:t>
      </w:r>
      <w:r w:rsidRPr="00CC34F8">
        <w:rPr>
          <w:rFonts w:ascii="Times New Roman" w:hAnsi="Times New Roman"/>
          <w:spacing w:val="-2"/>
        </w:rPr>
        <w:t>heterogeneity</w:t>
      </w:r>
      <w:r w:rsidRPr="00CC34F8">
        <w:rPr>
          <w:rFonts w:ascii="Times New Roman" w:hAnsi="Times New Roman"/>
        </w:rPr>
        <w:tab/>
      </w:r>
    </w:p>
    <w:p w14:paraId="2621DB5D" w14:textId="77777777" w:rsidR="00D05FC9" w:rsidRDefault="00510033">
      <w:pPr>
        <w:pStyle w:val="Prrafodelista"/>
        <w:numPr>
          <w:ilvl w:val="0"/>
          <w:numId w:val="1"/>
        </w:numPr>
        <w:tabs>
          <w:tab w:val="left" w:pos="397"/>
          <w:tab w:val="left" w:pos="8513"/>
        </w:tabs>
        <w:spacing w:before="350"/>
        <w:ind w:left="397" w:hanging="284"/>
        <w:rPr>
          <w:lang w:val="es-CO"/>
        </w:rPr>
      </w:pPr>
      <w:bookmarkStart w:id="31" w:name="Introducción"/>
      <w:bookmarkEnd w:id="31"/>
      <w:r>
        <w:rPr>
          <w:b/>
          <w:color w:val="00004C"/>
          <w:spacing w:val="-2"/>
          <w:sz w:val="24"/>
          <w:lang w:val="es-CO"/>
        </w:rPr>
        <w:t>Introducción</w:t>
      </w:r>
      <w:r>
        <w:rPr>
          <w:rFonts w:ascii="Times New Roman" w:hAnsi="Times New Roman"/>
          <w:color w:val="00004C"/>
          <w:sz w:val="24"/>
          <w:lang w:val="es-CO"/>
        </w:rPr>
        <w:tab/>
      </w:r>
    </w:p>
    <w:p w14:paraId="7BE938ED" w14:textId="2FC81809" w:rsidR="00D05FC9" w:rsidRDefault="00510033">
      <w:pPr>
        <w:pStyle w:val="Ttulo1"/>
        <w:spacing w:before="185"/>
        <w:jc w:val="both"/>
        <w:rPr>
          <w:lang w:val="es-CO"/>
        </w:rPr>
      </w:pPr>
      <w:r>
        <w:rPr>
          <w:lang w:val="es-CO"/>
        </w:rPr>
        <w:t>La</w:t>
      </w:r>
      <w:r>
        <w:rPr>
          <w:spacing w:val="-7"/>
          <w:lang w:val="es-CO"/>
        </w:rPr>
        <w:t xml:space="preserve"> </w:t>
      </w:r>
      <w:r>
        <w:rPr>
          <w:lang w:val="es-CO"/>
        </w:rPr>
        <w:t>susceptibilidad</w:t>
      </w:r>
      <w:r>
        <w:rPr>
          <w:spacing w:val="-6"/>
          <w:lang w:val="es-CO"/>
        </w:rPr>
        <w:t xml:space="preserve"> </w:t>
      </w:r>
      <w:r>
        <w:rPr>
          <w:lang w:val="es-CO"/>
        </w:rPr>
        <w:t>a</w:t>
      </w:r>
      <w:r>
        <w:rPr>
          <w:spacing w:val="-7"/>
          <w:lang w:val="es-CO"/>
        </w:rPr>
        <w:t xml:space="preserve"> </w:t>
      </w:r>
      <w:r>
        <w:rPr>
          <w:lang w:val="es-CO"/>
        </w:rPr>
        <w:t>movimientos</w:t>
      </w:r>
      <w:r>
        <w:rPr>
          <w:spacing w:val="-6"/>
          <w:lang w:val="es-CO"/>
        </w:rPr>
        <w:t xml:space="preserve"> </w:t>
      </w:r>
      <w:r>
        <w:rPr>
          <w:lang w:val="es-CO"/>
        </w:rPr>
        <w:t>en</w:t>
      </w:r>
      <w:r>
        <w:rPr>
          <w:spacing w:val="-7"/>
          <w:lang w:val="es-CO"/>
        </w:rPr>
        <w:t xml:space="preserve"> </w:t>
      </w:r>
      <w:r>
        <w:rPr>
          <w:lang w:val="es-CO"/>
        </w:rPr>
        <w:t>masa</w:t>
      </w:r>
      <w:r>
        <w:rPr>
          <w:spacing w:val="-6"/>
          <w:lang w:val="es-CO"/>
        </w:rPr>
        <w:t xml:space="preserve"> </w:t>
      </w:r>
      <w:r>
        <w:rPr>
          <w:lang w:val="es-CO"/>
        </w:rPr>
        <w:t>se</w:t>
      </w:r>
      <w:r>
        <w:rPr>
          <w:spacing w:val="-6"/>
          <w:lang w:val="es-CO"/>
        </w:rPr>
        <w:t xml:space="preserve"> </w:t>
      </w:r>
      <w:r>
        <w:rPr>
          <w:lang w:val="es-CO"/>
        </w:rPr>
        <w:t>define</w:t>
      </w:r>
      <w:r>
        <w:rPr>
          <w:spacing w:val="-7"/>
          <w:lang w:val="es-CO"/>
        </w:rPr>
        <w:t xml:space="preserve"> </w:t>
      </w:r>
      <w:r>
        <w:rPr>
          <w:lang w:val="es-CO"/>
        </w:rPr>
        <w:t>como</w:t>
      </w:r>
      <w:r>
        <w:rPr>
          <w:spacing w:val="-6"/>
          <w:lang w:val="es-CO"/>
        </w:rPr>
        <w:t xml:space="preserve"> </w:t>
      </w:r>
      <w:r>
        <w:rPr>
          <w:lang w:val="es-CO"/>
        </w:rPr>
        <w:t>la</w:t>
      </w:r>
      <w:r>
        <w:rPr>
          <w:spacing w:val="-7"/>
          <w:lang w:val="es-CO"/>
        </w:rPr>
        <w:t xml:space="preserve"> </w:t>
      </w:r>
      <w:r>
        <w:rPr>
          <w:lang w:val="es-CO"/>
        </w:rPr>
        <w:t>probabilidad</w:t>
      </w:r>
      <w:r>
        <w:rPr>
          <w:spacing w:val="-6"/>
          <w:lang w:val="es-CO"/>
        </w:rPr>
        <w:t xml:space="preserve"> </w:t>
      </w:r>
      <w:r>
        <w:rPr>
          <w:lang w:val="es-CO"/>
        </w:rPr>
        <w:t>que</w:t>
      </w:r>
      <w:r>
        <w:rPr>
          <w:spacing w:val="-6"/>
          <w:lang w:val="es-CO"/>
        </w:rPr>
        <w:t xml:space="preserve"> </w:t>
      </w:r>
      <w:r>
        <w:rPr>
          <w:lang w:val="es-CO"/>
        </w:rPr>
        <w:t>ocurra</w:t>
      </w:r>
      <w:r>
        <w:rPr>
          <w:spacing w:val="-7"/>
          <w:lang w:val="es-CO"/>
        </w:rPr>
        <w:t xml:space="preserve"> </w:t>
      </w:r>
      <w:r>
        <w:rPr>
          <w:lang w:val="es-CO"/>
        </w:rPr>
        <w:t>un</w:t>
      </w:r>
      <w:r>
        <w:rPr>
          <w:spacing w:val="-6"/>
          <w:lang w:val="es-CO"/>
        </w:rPr>
        <w:t xml:space="preserve"> </w:t>
      </w:r>
      <w:r>
        <w:rPr>
          <w:lang w:val="es-CO"/>
        </w:rPr>
        <w:t>movimiento</w:t>
      </w:r>
      <w:r>
        <w:rPr>
          <w:spacing w:val="79"/>
          <w:w w:val="150"/>
          <w:lang w:val="es-CO"/>
        </w:rPr>
        <w:t xml:space="preserve"> </w:t>
      </w:r>
      <w:r>
        <w:rPr>
          <w:lang w:val="es-CO"/>
        </w:rPr>
        <w:t>en</w:t>
      </w:r>
      <w:r>
        <w:rPr>
          <w:spacing w:val="7"/>
          <w:lang w:val="es-CO"/>
        </w:rPr>
        <w:t xml:space="preserve"> </w:t>
      </w:r>
      <w:r>
        <w:rPr>
          <w:lang w:val="es-CO"/>
        </w:rPr>
        <w:t>masa</w:t>
      </w:r>
      <w:r>
        <w:rPr>
          <w:spacing w:val="8"/>
          <w:lang w:val="es-CO"/>
        </w:rPr>
        <w:t xml:space="preserve"> </w:t>
      </w:r>
      <w:r>
        <w:rPr>
          <w:lang w:val="es-CO"/>
        </w:rPr>
        <w:t>en</w:t>
      </w:r>
      <w:r>
        <w:rPr>
          <w:spacing w:val="8"/>
          <w:lang w:val="es-CO"/>
        </w:rPr>
        <w:t xml:space="preserve"> </w:t>
      </w:r>
      <w:r>
        <w:rPr>
          <w:lang w:val="es-CO"/>
        </w:rPr>
        <w:t>un</w:t>
      </w:r>
      <w:del w:id="32" w:author="Daniel Bertin Ugarte" w:date="2026-01-28T22:41:00Z" w16du:dateUtc="2026-01-29T01:41:00Z">
        <w:r w:rsidDel="00332D51">
          <w:rPr>
            <w:lang w:val="es-CO"/>
          </w:rPr>
          <w:delText>a</w:delText>
        </w:r>
      </w:del>
      <w:r>
        <w:rPr>
          <w:spacing w:val="7"/>
          <w:lang w:val="es-CO"/>
        </w:rPr>
        <w:t xml:space="preserve"> </w:t>
      </w:r>
      <w:r>
        <w:rPr>
          <w:lang w:val="es-CO"/>
        </w:rPr>
        <w:t>área</w:t>
      </w:r>
      <w:r>
        <w:rPr>
          <w:spacing w:val="8"/>
          <w:lang w:val="es-CO"/>
        </w:rPr>
        <w:t xml:space="preserve"> </w:t>
      </w:r>
      <w:r>
        <w:rPr>
          <w:lang w:val="es-CO"/>
        </w:rPr>
        <w:t>dada</w:t>
      </w:r>
      <w:r>
        <w:rPr>
          <w:spacing w:val="8"/>
          <w:lang w:val="es-CO"/>
        </w:rPr>
        <w:t xml:space="preserve"> </w:t>
      </w:r>
      <w:r>
        <w:rPr>
          <w:lang w:val="es-CO"/>
        </w:rPr>
        <w:t>(</w:t>
      </w:r>
      <w:del w:id="33" w:author="Daniel Bertin Ugarte" w:date="2026-01-28T22:41:00Z" w16du:dateUtc="2026-01-29T01:41:00Z">
        <w:r w:rsidDel="00332D51">
          <w:rPr>
            <w:lang w:val="es-CO"/>
          </w:rPr>
          <w:delText>Corominas</w:delText>
        </w:r>
        <w:r w:rsidDel="00332D51">
          <w:rPr>
            <w:spacing w:val="7"/>
            <w:lang w:val="es-CO"/>
          </w:rPr>
          <w:delText xml:space="preserve"> </w:delText>
        </w:r>
        <w:r w:rsidDel="00332D51">
          <w:rPr>
            <w:lang w:val="es-CO"/>
          </w:rPr>
          <w:delText>et</w:delText>
        </w:r>
        <w:r w:rsidDel="00332D51">
          <w:rPr>
            <w:spacing w:val="8"/>
            <w:lang w:val="es-CO"/>
          </w:rPr>
          <w:delText xml:space="preserve"> </w:delText>
        </w:r>
        <w:r w:rsidDel="00332D51">
          <w:rPr>
            <w:lang w:val="es-CO"/>
          </w:rPr>
          <w:delText>al.,</w:delText>
        </w:r>
        <w:r w:rsidDel="00332D51">
          <w:rPr>
            <w:spacing w:val="8"/>
            <w:lang w:val="es-CO"/>
          </w:rPr>
          <w:delText xml:space="preserve"> </w:delText>
        </w:r>
        <w:r w:rsidDel="00332D51">
          <w:fldChar w:fldCharType="begin"/>
        </w:r>
        <w:r w:rsidRPr="00CC34F8" w:rsidDel="00332D51">
          <w:rPr>
            <w:lang w:val="es-CL"/>
          </w:rPr>
          <w:delInstrText>HYPERLINK \l "_bookmark22" \h</w:delInstrText>
        </w:r>
        <w:r w:rsidDel="00332D51">
          <w:fldChar w:fldCharType="separate"/>
        </w:r>
        <w:r w:rsidDel="00332D51">
          <w:rPr>
            <w:color w:val="00004C"/>
            <w:lang w:val="es-CO"/>
          </w:rPr>
          <w:delText>2014</w:delText>
        </w:r>
        <w:r w:rsidDel="00332D51">
          <w:fldChar w:fldCharType="end"/>
        </w:r>
        <w:r w:rsidDel="00332D51">
          <w:rPr>
            <w:lang w:val="es-CO"/>
          </w:rPr>
          <w:delText>;</w:delText>
        </w:r>
        <w:r w:rsidDel="00332D51">
          <w:rPr>
            <w:spacing w:val="15"/>
            <w:lang w:val="es-CO"/>
          </w:rPr>
          <w:delText xml:space="preserve"> </w:delText>
        </w:r>
      </w:del>
      <w:r>
        <w:rPr>
          <w:lang w:val="es-CO"/>
        </w:rPr>
        <w:t>Brabb,</w:t>
      </w:r>
      <w:r>
        <w:rPr>
          <w:spacing w:val="7"/>
          <w:lang w:val="es-CO"/>
        </w:rPr>
        <w:t xml:space="preserve"> </w:t>
      </w:r>
      <w:hyperlink w:anchor="_bookmark19">
        <w:r>
          <w:rPr>
            <w:color w:val="00004C"/>
            <w:lang w:val="es-CO"/>
          </w:rPr>
          <w:t>1984</w:t>
        </w:r>
      </w:hyperlink>
      <w:r>
        <w:rPr>
          <w:lang w:val="es-CO"/>
        </w:rPr>
        <w:t>;</w:t>
      </w:r>
      <w:r>
        <w:rPr>
          <w:spacing w:val="15"/>
          <w:lang w:val="es-CO"/>
        </w:rPr>
        <w:t xml:space="preserve"> </w:t>
      </w:r>
      <w:r>
        <w:rPr>
          <w:lang w:val="es-CO"/>
        </w:rPr>
        <w:t>Fell</w:t>
      </w:r>
      <w:r>
        <w:rPr>
          <w:spacing w:val="7"/>
          <w:lang w:val="es-CO"/>
        </w:rPr>
        <w:t xml:space="preserve"> </w:t>
      </w:r>
      <w:r>
        <w:rPr>
          <w:lang w:val="es-CO"/>
        </w:rPr>
        <w:t>et</w:t>
      </w:r>
      <w:r>
        <w:rPr>
          <w:spacing w:val="9"/>
          <w:lang w:val="es-CO"/>
        </w:rPr>
        <w:t xml:space="preserve"> </w:t>
      </w:r>
      <w:r>
        <w:rPr>
          <w:lang w:val="es-CO"/>
        </w:rPr>
        <w:t>al.,</w:t>
      </w:r>
      <w:r>
        <w:rPr>
          <w:spacing w:val="7"/>
          <w:lang w:val="es-CO"/>
        </w:rPr>
        <w:t xml:space="preserve"> </w:t>
      </w:r>
      <w:hyperlink w:anchor="_bookmark26">
        <w:r>
          <w:rPr>
            <w:color w:val="00004C"/>
            <w:lang w:val="es-CO"/>
          </w:rPr>
          <w:t>2008</w:t>
        </w:r>
      </w:hyperlink>
      <w:ins w:id="34" w:author="Daniel Bertin Ugarte" w:date="2026-01-28T22:41:00Z" w16du:dateUtc="2026-01-29T01:41:00Z">
        <w:r w:rsidR="00332D51" w:rsidRPr="00BB6F4D">
          <w:rPr>
            <w:lang w:val="es-CL"/>
          </w:rPr>
          <w:t xml:space="preserve">; </w:t>
        </w:r>
        <w:r w:rsidR="00332D51">
          <w:rPr>
            <w:lang w:val="es-CO"/>
          </w:rPr>
          <w:t>Corominas</w:t>
        </w:r>
        <w:r w:rsidR="00332D51">
          <w:rPr>
            <w:spacing w:val="7"/>
            <w:lang w:val="es-CO"/>
          </w:rPr>
          <w:t xml:space="preserve"> </w:t>
        </w:r>
        <w:r w:rsidR="00332D51">
          <w:rPr>
            <w:lang w:val="es-CO"/>
          </w:rPr>
          <w:t>et</w:t>
        </w:r>
        <w:r w:rsidR="00332D51">
          <w:rPr>
            <w:spacing w:val="8"/>
            <w:lang w:val="es-CO"/>
          </w:rPr>
          <w:t xml:space="preserve"> </w:t>
        </w:r>
        <w:r w:rsidR="00332D51">
          <w:rPr>
            <w:lang w:val="es-CO"/>
          </w:rPr>
          <w:t>al.,</w:t>
        </w:r>
        <w:r w:rsidR="00332D51">
          <w:rPr>
            <w:spacing w:val="8"/>
            <w:lang w:val="es-CO"/>
          </w:rPr>
          <w:t xml:space="preserve"> </w:t>
        </w:r>
        <w:r w:rsidR="00332D51">
          <w:fldChar w:fldCharType="begin"/>
        </w:r>
        <w:r w:rsidR="00332D51" w:rsidRPr="00CC34F8">
          <w:rPr>
            <w:lang w:val="es-CL"/>
          </w:rPr>
          <w:instrText>HYPERLINK \l "_bookmark22" \h</w:instrText>
        </w:r>
        <w:r w:rsidR="00332D51">
          <w:fldChar w:fldCharType="separate"/>
        </w:r>
        <w:r w:rsidR="00332D51">
          <w:rPr>
            <w:color w:val="00004C"/>
            <w:lang w:val="es-CO"/>
          </w:rPr>
          <w:t>2014</w:t>
        </w:r>
        <w:r w:rsidR="00332D51">
          <w:fldChar w:fldCharType="end"/>
        </w:r>
      </w:ins>
      <w:r>
        <w:rPr>
          <w:lang w:val="es-CO"/>
        </w:rPr>
        <w:t>).</w:t>
      </w:r>
      <w:r>
        <w:rPr>
          <w:spacing w:val="41"/>
          <w:lang w:val="es-CO"/>
        </w:rPr>
        <w:t xml:space="preserve"> </w:t>
      </w:r>
      <w:r>
        <w:rPr>
          <w:lang w:val="es-CO"/>
        </w:rPr>
        <w:t>Esta</w:t>
      </w:r>
      <w:r>
        <w:rPr>
          <w:spacing w:val="8"/>
          <w:lang w:val="es-CO"/>
        </w:rPr>
        <w:t xml:space="preserve"> </w:t>
      </w:r>
      <w:r>
        <w:rPr>
          <w:lang w:val="es-CO"/>
        </w:rPr>
        <w:t>probabilidad</w:t>
      </w:r>
      <w:r>
        <w:rPr>
          <w:spacing w:val="60"/>
          <w:w w:val="150"/>
          <w:lang w:val="es-CO"/>
        </w:rPr>
        <w:t xml:space="preserve"> </w:t>
      </w:r>
      <w:r>
        <w:rPr>
          <w:lang w:val="es-CO"/>
        </w:rPr>
        <w:t>está</w:t>
      </w:r>
      <w:r>
        <w:rPr>
          <w:spacing w:val="17"/>
          <w:lang w:val="es-CO"/>
        </w:rPr>
        <w:t xml:space="preserve"> </w:t>
      </w:r>
      <w:r>
        <w:rPr>
          <w:lang w:val="es-CO"/>
        </w:rPr>
        <w:t>vinculada</w:t>
      </w:r>
      <w:r>
        <w:rPr>
          <w:spacing w:val="17"/>
          <w:lang w:val="es-CO"/>
        </w:rPr>
        <w:t xml:space="preserve"> </w:t>
      </w:r>
      <w:r>
        <w:rPr>
          <w:lang w:val="es-CO"/>
        </w:rPr>
        <w:t>con</w:t>
      </w:r>
      <w:r>
        <w:rPr>
          <w:spacing w:val="17"/>
          <w:lang w:val="es-CO"/>
        </w:rPr>
        <w:t xml:space="preserve"> </w:t>
      </w:r>
      <w:r>
        <w:rPr>
          <w:lang w:val="es-CO"/>
        </w:rPr>
        <w:t>la</w:t>
      </w:r>
      <w:r>
        <w:rPr>
          <w:spacing w:val="17"/>
          <w:lang w:val="es-CO"/>
        </w:rPr>
        <w:t xml:space="preserve"> </w:t>
      </w:r>
      <w:r>
        <w:rPr>
          <w:lang w:val="es-CO"/>
        </w:rPr>
        <w:t>condición</w:t>
      </w:r>
      <w:r>
        <w:rPr>
          <w:spacing w:val="17"/>
          <w:lang w:val="es-CO"/>
        </w:rPr>
        <w:t xml:space="preserve"> </w:t>
      </w:r>
      <w:r>
        <w:rPr>
          <w:lang w:val="es-CO"/>
        </w:rPr>
        <w:t>natural</w:t>
      </w:r>
      <w:r>
        <w:rPr>
          <w:spacing w:val="17"/>
          <w:lang w:val="es-CO"/>
        </w:rPr>
        <w:t xml:space="preserve"> </w:t>
      </w:r>
      <w:r>
        <w:rPr>
          <w:lang w:val="es-CO"/>
        </w:rPr>
        <w:t>del</w:t>
      </w:r>
      <w:r>
        <w:rPr>
          <w:spacing w:val="17"/>
          <w:lang w:val="es-CO"/>
        </w:rPr>
        <w:t xml:space="preserve"> </w:t>
      </w:r>
      <w:r>
        <w:rPr>
          <w:lang w:val="es-CO"/>
        </w:rPr>
        <w:t>terreno,</w:t>
      </w:r>
      <w:r>
        <w:rPr>
          <w:spacing w:val="22"/>
          <w:lang w:val="es-CO"/>
        </w:rPr>
        <w:t xml:space="preserve"> </w:t>
      </w:r>
      <w:r>
        <w:rPr>
          <w:lang w:val="es-CO"/>
        </w:rPr>
        <w:t>l</w:t>
      </w:r>
      <w:ins w:id="35" w:author="Daniel Bertin Ugarte" w:date="2026-01-28T22:41:00Z" w16du:dateUtc="2026-01-29T01:41:00Z">
        <w:r w:rsidR="00332D51">
          <w:rPr>
            <w:lang w:val="es-CO"/>
          </w:rPr>
          <w:t>a</w:t>
        </w:r>
      </w:ins>
      <w:del w:id="36" w:author="Daniel Bertin Ugarte" w:date="2026-01-28T22:41:00Z" w16du:dateUtc="2026-01-29T01:41:00Z">
        <w:r w:rsidDel="00332D51">
          <w:rPr>
            <w:lang w:val="es-CO"/>
          </w:rPr>
          <w:delText>o</w:delText>
        </w:r>
      </w:del>
      <w:r>
        <w:rPr>
          <w:spacing w:val="17"/>
          <w:lang w:val="es-CO"/>
        </w:rPr>
        <w:t xml:space="preserve"> </w:t>
      </w:r>
      <w:r>
        <w:rPr>
          <w:lang w:val="es-CO"/>
        </w:rPr>
        <w:t>cual</w:t>
      </w:r>
      <w:r>
        <w:rPr>
          <w:spacing w:val="17"/>
          <w:lang w:val="es-CO"/>
        </w:rPr>
        <w:t xml:space="preserve"> </w:t>
      </w:r>
      <w:r>
        <w:rPr>
          <w:lang w:val="es-CO"/>
        </w:rPr>
        <w:t>depende</w:t>
      </w:r>
      <w:r>
        <w:rPr>
          <w:spacing w:val="17"/>
          <w:lang w:val="es-CO"/>
        </w:rPr>
        <w:t xml:space="preserve"> </w:t>
      </w:r>
      <w:r>
        <w:rPr>
          <w:lang w:val="es-CO"/>
        </w:rPr>
        <w:t>de</w:t>
      </w:r>
      <w:r>
        <w:rPr>
          <w:spacing w:val="17"/>
          <w:lang w:val="es-CO"/>
        </w:rPr>
        <w:t xml:space="preserve"> </w:t>
      </w:r>
      <w:r>
        <w:rPr>
          <w:lang w:val="es-CO"/>
        </w:rPr>
        <w:t>diversos</w:t>
      </w:r>
      <w:r>
        <w:rPr>
          <w:spacing w:val="17"/>
          <w:lang w:val="es-CO"/>
        </w:rPr>
        <w:t xml:space="preserve"> </w:t>
      </w:r>
      <w:r>
        <w:rPr>
          <w:lang w:val="es-CO"/>
        </w:rPr>
        <w:t>factores</w:t>
      </w:r>
      <w:r>
        <w:rPr>
          <w:spacing w:val="17"/>
          <w:lang w:val="es-CO"/>
        </w:rPr>
        <w:t xml:space="preserve"> </w:t>
      </w:r>
      <w:r>
        <w:rPr>
          <w:lang w:val="es-CO"/>
        </w:rPr>
        <w:t>geológicos, hidrológicos</w:t>
      </w:r>
      <w:del w:id="37" w:author="Daniel Bertin Ugarte" w:date="2026-01-28T22:41:00Z" w16du:dateUtc="2026-01-29T01:41:00Z">
        <w:r w:rsidDel="00332D51">
          <w:rPr>
            <w:lang w:val="es-CO"/>
          </w:rPr>
          <w:delText>,</w:delText>
        </w:r>
      </w:del>
      <w:r>
        <w:rPr>
          <w:lang w:val="es-CO"/>
        </w:rPr>
        <w:t xml:space="preserve"> y</w:t>
      </w:r>
      <w:r>
        <w:rPr>
          <w:spacing w:val="-1"/>
          <w:lang w:val="es-CO"/>
        </w:rPr>
        <w:t xml:space="preserve"> </w:t>
      </w:r>
      <w:r>
        <w:rPr>
          <w:lang w:val="es-CO"/>
        </w:rPr>
        <w:t>geomorfológicos, entre</w:t>
      </w:r>
      <w:r>
        <w:rPr>
          <w:spacing w:val="-1"/>
          <w:lang w:val="es-CO"/>
        </w:rPr>
        <w:t xml:space="preserve"> </w:t>
      </w:r>
      <w:r>
        <w:rPr>
          <w:lang w:val="es-CO"/>
        </w:rPr>
        <w:t>otros</w:t>
      </w:r>
      <w:r>
        <w:rPr>
          <w:spacing w:val="-1"/>
          <w:lang w:val="es-CO"/>
        </w:rPr>
        <w:t xml:space="preserve"> </w:t>
      </w:r>
      <w:r>
        <w:rPr>
          <w:lang w:val="es-CO"/>
        </w:rPr>
        <w:t>(Soeters</w:t>
      </w:r>
      <w:r>
        <w:rPr>
          <w:spacing w:val="-1"/>
          <w:lang w:val="es-CO"/>
        </w:rPr>
        <w:t xml:space="preserve"> y </w:t>
      </w:r>
      <w:r>
        <w:rPr>
          <w:lang w:val="es-CO"/>
        </w:rPr>
        <w:t>Van</w:t>
      </w:r>
      <w:r>
        <w:rPr>
          <w:spacing w:val="-1"/>
          <w:lang w:val="es-CO"/>
        </w:rPr>
        <w:t xml:space="preserve"> </w:t>
      </w:r>
      <w:r>
        <w:rPr>
          <w:lang w:val="es-CO"/>
        </w:rPr>
        <w:t>Westen,</w:t>
      </w:r>
      <w:r>
        <w:rPr>
          <w:spacing w:val="-1"/>
          <w:lang w:val="es-CO"/>
        </w:rPr>
        <w:t xml:space="preserve"> </w:t>
      </w:r>
      <w:hyperlink w:anchor="_bookmark50">
        <w:r>
          <w:rPr>
            <w:color w:val="00004C"/>
            <w:lang w:val="es-CO"/>
          </w:rPr>
          <w:t>1996</w:t>
        </w:r>
      </w:hyperlink>
      <w:r>
        <w:rPr>
          <w:lang w:val="es-CO"/>
        </w:rPr>
        <w:t>; Reichenbach</w:t>
      </w:r>
      <w:r>
        <w:rPr>
          <w:spacing w:val="-1"/>
          <w:lang w:val="es-CO"/>
        </w:rPr>
        <w:t xml:space="preserve"> </w:t>
      </w:r>
      <w:r>
        <w:rPr>
          <w:lang w:val="es-CO"/>
        </w:rPr>
        <w:t>et</w:t>
      </w:r>
      <w:r>
        <w:rPr>
          <w:spacing w:val="-1"/>
          <w:lang w:val="es-CO"/>
        </w:rPr>
        <w:t xml:space="preserve"> </w:t>
      </w:r>
      <w:r>
        <w:rPr>
          <w:lang w:val="es-CO"/>
        </w:rPr>
        <w:t>al.,</w:t>
      </w:r>
      <w:r>
        <w:rPr>
          <w:spacing w:val="40"/>
          <w:lang w:val="es-CO"/>
        </w:rPr>
        <w:t xml:space="preserve"> </w:t>
      </w:r>
      <w:del w:id="38" w:author="Daniel Bertin Ugarte" w:date="2026-01-28T22:42:00Z" w16du:dateUtc="2026-01-29T01:42:00Z">
        <w:r w:rsidDel="00332D51">
          <w:rPr>
            <w:spacing w:val="40"/>
            <w:lang w:val="es-CO"/>
          </w:rPr>
          <w:delText xml:space="preserve"> </w:delText>
        </w:r>
        <w:r w:rsidDel="00332D51">
          <w:rPr>
            <w:rFonts w:ascii="Trebuchet MS" w:hAnsi="Trebuchet MS"/>
            <w:spacing w:val="40"/>
            <w:sz w:val="10"/>
            <w:lang w:val="es-CO"/>
          </w:rPr>
          <w:delText xml:space="preserve"> </w:delText>
        </w:r>
      </w:del>
      <w:hyperlink w:anchor="_bookmark45">
        <w:r>
          <w:rPr>
            <w:color w:val="00004C"/>
            <w:lang w:val="es-CO"/>
          </w:rPr>
          <w:t>2018</w:t>
        </w:r>
      </w:hyperlink>
      <w:r>
        <w:rPr>
          <w:lang w:val="es-CO"/>
        </w:rPr>
        <w:t>).</w:t>
      </w:r>
      <w:r>
        <w:rPr>
          <w:spacing w:val="29"/>
          <w:lang w:val="es-CO"/>
        </w:rPr>
        <w:t xml:space="preserve"> </w:t>
      </w:r>
      <w:r>
        <w:rPr>
          <w:lang w:val="es-CO"/>
        </w:rPr>
        <w:t xml:space="preserve">A diferencia del concepto de amenaza, que incluye </w:t>
      </w:r>
      <w:del w:id="39" w:author="Daniel Bertin Ugarte" w:date="2026-01-28T22:42:00Z" w16du:dateUtc="2026-01-29T01:42:00Z">
        <w:r w:rsidDel="00332D51">
          <w:rPr>
            <w:lang w:val="es-CO"/>
          </w:rPr>
          <w:delText>e</w:delText>
        </w:r>
      </w:del>
      <w:r>
        <w:rPr>
          <w:lang w:val="es-CO"/>
        </w:rPr>
        <w:t>l</w:t>
      </w:r>
      <w:ins w:id="40" w:author="Daniel Bertin Ugarte" w:date="2026-01-28T22:42:00Z" w16du:dateUtc="2026-01-29T01:42:00Z">
        <w:r w:rsidR="00332D51">
          <w:rPr>
            <w:lang w:val="es-CO"/>
          </w:rPr>
          <w:t>a</w:t>
        </w:r>
      </w:ins>
      <w:r>
        <w:rPr>
          <w:lang w:val="es-CO"/>
        </w:rPr>
        <w:t xml:space="preserve"> componente temporal, la susceptibilidad</w:t>
      </w:r>
      <w:r>
        <w:rPr>
          <w:spacing w:val="11"/>
          <w:lang w:val="es-CO"/>
        </w:rPr>
        <w:t xml:space="preserve"> </w:t>
      </w:r>
      <w:r>
        <w:rPr>
          <w:lang w:val="es-CO"/>
        </w:rPr>
        <w:t>se</w:t>
      </w:r>
      <w:r>
        <w:rPr>
          <w:spacing w:val="12"/>
          <w:lang w:val="es-CO"/>
        </w:rPr>
        <w:t xml:space="preserve"> </w:t>
      </w:r>
      <w:r>
        <w:rPr>
          <w:lang w:val="es-CO"/>
        </w:rPr>
        <w:t>centra</w:t>
      </w:r>
      <w:r>
        <w:rPr>
          <w:spacing w:val="10"/>
          <w:lang w:val="es-CO"/>
        </w:rPr>
        <w:t xml:space="preserve"> </w:t>
      </w:r>
      <w:r>
        <w:rPr>
          <w:lang w:val="es-CO"/>
        </w:rPr>
        <w:t>exclusivamente</w:t>
      </w:r>
      <w:r>
        <w:rPr>
          <w:spacing w:val="12"/>
          <w:lang w:val="es-CO"/>
        </w:rPr>
        <w:t xml:space="preserve"> </w:t>
      </w:r>
      <w:r>
        <w:rPr>
          <w:lang w:val="es-CO"/>
        </w:rPr>
        <w:t>en</w:t>
      </w:r>
      <w:r>
        <w:rPr>
          <w:spacing w:val="11"/>
          <w:lang w:val="es-CO"/>
        </w:rPr>
        <w:t xml:space="preserve"> </w:t>
      </w:r>
      <w:r>
        <w:rPr>
          <w:lang w:val="es-CO"/>
        </w:rPr>
        <w:t>las</w:t>
      </w:r>
      <w:r>
        <w:rPr>
          <w:spacing w:val="12"/>
          <w:lang w:val="es-CO"/>
        </w:rPr>
        <w:t xml:space="preserve"> </w:t>
      </w:r>
      <w:r>
        <w:rPr>
          <w:lang w:val="es-CO"/>
        </w:rPr>
        <w:t>condiciones</w:t>
      </w:r>
      <w:r>
        <w:rPr>
          <w:spacing w:val="11"/>
          <w:lang w:val="es-CO"/>
        </w:rPr>
        <w:t xml:space="preserve"> </w:t>
      </w:r>
      <w:r>
        <w:rPr>
          <w:lang w:val="es-CO"/>
        </w:rPr>
        <w:t>del</w:t>
      </w:r>
      <w:r>
        <w:rPr>
          <w:spacing w:val="12"/>
          <w:lang w:val="es-CO"/>
        </w:rPr>
        <w:t xml:space="preserve"> </w:t>
      </w:r>
      <w:r>
        <w:rPr>
          <w:lang w:val="es-CO"/>
        </w:rPr>
        <w:t>terreno</w:t>
      </w:r>
      <w:r>
        <w:rPr>
          <w:spacing w:val="10"/>
          <w:lang w:val="es-CO"/>
        </w:rPr>
        <w:t xml:space="preserve"> </w:t>
      </w:r>
      <w:r>
        <w:rPr>
          <w:lang w:val="es-CO"/>
        </w:rPr>
        <w:t>y</w:t>
      </w:r>
      <w:r>
        <w:rPr>
          <w:spacing w:val="12"/>
          <w:lang w:val="es-CO"/>
        </w:rPr>
        <w:t xml:space="preserve"> </w:t>
      </w:r>
      <w:r>
        <w:rPr>
          <w:lang w:val="es-CO"/>
        </w:rPr>
        <w:t>su</w:t>
      </w:r>
      <w:r>
        <w:rPr>
          <w:spacing w:val="11"/>
          <w:lang w:val="es-CO"/>
        </w:rPr>
        <w:t xml:space="preserve"> </w:t>
      </w:r>
      <w:r>
        <w:rPr>
          <w:lang w:val="es-CO"/>
        </w:rPr>
        <w:t>entorno</w:t>
      </w:r>
      <w:r>
        <w:rPr>
          <w:spacing w:val="12"/>
          <w:lang w:val="es-CO"/>
        </w:rPr>
        <w:t xml:space="preserve"> </w:t>
      </w:r>
      <w:r>
        <w:rPr>
          <w:lang w:val="es-CO"/>
        </w:rPr>
        <w:t>que</w:t>
      </w:r>
      <w:r>
        <w:rPr>
          <w:spacing w:val="11"/>
          <w:lang w:val="es-CO"/>
        </w:rPr>
        <w:t xml:space="preserve"> </w:t>
      </w:r>
      <w:r>
        <w:rPr>
          <w:lang w:val="es-CO"/>
        </w:rPr>
        <w:t>lo</w:t>
      </w:r>
      <w:r>
        <w:rPr>
          <w:spacing w:val="11"/>
          <w:lang w:val="es-CO"/>
        </w:rPr>
        <w:t xml:space="preserve"> </w:t>
      </w:r>
      <w:r>
        <w:rPr>
          <w:lang w:val="es-CO"/>
        </w:rPr>
        <w:t>hacen</w:t>
      </w:r>
      <w:r>
        <w:rPr>
          <w:spacing w:val="11"/>
          <w:lang w:val="es-CO"/>
        </w:rPr>
        <w:t xml:space="preserve"> </w:t>
      </w:r>
      <w:r>
        <w:rPr>
          <w:lang w:val="es-CO"/>
        </w:rPr>
        <w:t>favorable</w:t>
      </w:r>
      <w:r>
        <w:rPr>
          <w:spacing w:val="12"/>
          <w:lang w:val="es-CO"/>
        </w:rPr>
        <w:t xml:space="preserve"> </w:t>
      </w:r>
      <w:r>
        <w:rPr>
          <w:lang w:val="es-CO"/>
        </w:rPr>
        <w:t>a</w:t>
      </w:r>
      <w:r>
        <w:rPr>
          <w:spacing w:val="59"/>
          <w:lang w:val="es-CO"/>
        </w:rPr>
        <w:t xml:space="preserve"> </w:t>
      </w:r>
      <w:r>
        <w:rPr>
          <w:lang w:val="es-CO"/>
        </w:rPr>
        <w:t>la</w:t>
      </w:r>
      <w:r>
        <w:rPr>
          <w:spacing w:val="-4"/>
          <w:lang w:val="es-CO"/>
        </w:rPr>
        <w:t xml:space="preserve"> </w:t>
      </w:r>
      <w:r>
        <w:rPr>
          <w:lang w:val="es-CO"/>
        </w:rPr>
        <w:t>ocurrencia</w:t>
      </w:r>
      <w:r>
        <w:rPr>
          <w:spacing w:val="-3"/>
          <w:lang w:val="es-CO"/>
        </w:rPr>
        <w:t xml:space="preserve"> </w:t>
      </w:r>
      <w:r>
        <w:rPr>
          <w:lang w:val="es-CO"/>
        </w:rPr>
        <w:t>de</w:t>
      </w:r>
      <w:r>
        <w:rPr>
          <w:spacing w:val="-4"/>
          <w:lang w:val="es-CO"/>
        </w:rPr>
        <w:t xml:space="preserve"> </w:t>
      </w:r>
      <w:r>
        <w:rPr>
          <w:lang w:val="es-CO"/>
        </w:rPr>
        <w:t>movimientos</w:t>
      </w:r>
      <w:r>
        <w:rPr>
          <w:spacing w:val="-3"/>
          <w:lang w:val="es-CO"/>
        </w:rPr>
        <w:t xml:space="preserve"> </w:t>
      </w:r>
      <w:r>
        <w:rPr>
          <w:lang w:val="es-CO"/>
        </w:rPr>
        <w:t>en</w:t>
      </w:r>
      <w:r>
        <w:rPr>
          <w:spacing w:val="-4"/>
          <w:lang w:val="es-CO"/>
        </w:rPr>
        <w:t xml:space="preserve"> </w:t>
      </w:r>
      <w:r>
        <w:rPr>
          <w:lang w:val="es-CO"/>
        </w:rPr>
        <w:t>masa</w:t>
      </w:r>
      <w:r>
        <w:rPr>
          <w:spacing w:val="-3"/>
          <w:lang w:val="es-CO"/>
        </w:rPr>
        <w:t xml:space="preserve"> </w:t>
      </w:r>
      <w:r>
        <w:rPr>
          <w:lang w:val="es-CO"/>
        </w:rPr>
        <w:t>(</w:t>
      </w:r>
      <w:del w:id="41" w:author="Daniel Bertin Ugarte" w:date="2026-01-28T22:43:00Z" w16du:dateUtc="2026-01-29T01:43:00Z">
        <w:r w:rsidDel="00332D51">
          <w:rPr>
            <w:lang w:val="es-CO"/>
          </w:rPr>
          <w:delText>Corominas</w:delText>
        </w:r>
        <w:r w:rsidDel="00332D51">
          <w:rPr>
            <w:spacing w:val="-4"/>
            <w:lang w:val="es-CO"/>
          </w:rPr>
          <w:delText xml:space="preserve"> </w:delText>
        </w:r>
        <w:r w:rsidDel="00332D51">
          <w:rPr>
            <w:lang w:val="es-CO"/>
          </w:rPr>
          <w:delText>et</w:delText>
        </w:r>
        <w:r w:rsidDel="00332D51">
          <w:rPr>
            <w:spacing w:val="-3"/>
            <w:lang w:val="es-CO"/>
          </w:rPr>
          <w:delText xml:space="preserve"> </w:delText>
        </w:r>
        <w:r w:rsidDel="00332D51">
          <w:rPr>
            <w:lang w:val="es-CO"/>
          </w:rPr>
          <w:delText>al.,</w:delText>
        </w:r>
        <w:r w:rsidDel="00332D51">
          <w:rPr>
            <w:spacing w:val="-4"/>
            <w:lang w:val="es-CO"/>
          </w:rPr>
          <w:delText xml:space="preserve"> </w:delText>
        </w:r>
        <w:r w:rsidDel="00332D51">
          <w:fldChar w:fldCharType="begin"/>
        </w:r>
        <w:r w:rsidRPr="00CC34F8" w:rsidDel="00332D51">
          <w:rPr>
            <w:lang w:val="es-CL"/>
          </w:rPr>
          <w:delInstrText>HYPERLINK \l "_bookmark22" \h</w:delInstrText>
        </w:r>
        <w:r w:rsidDel="00332D51">
          <w:fldChar w:fldCharType="separate"/>
        </w:r>
        <w:r w:rsidDel="00332D51">
          <w:rPr>
            <w:color w:val="00004C"/>
            <w:lang w:val="es-CO"/>
          </w:rPr>
          <w:delText>2014</w:delText>
        </w:r>
        <w:r w:rsidDel="00332D51">
          <w:fldChar w:fldCharType="end"/>
        </w:r>
        <w:r w:rsidDel="00332D51">
          <w:rPr>
            <w:lang w:val="es-CO"/>
          </w:rPr>
          <w:delText>;</w:delText>
        </w:r>
        <w:r w:rsidDel="00332D51">
          <w:rPr>
            <w:spacing w:val="-3"/>
            <w:lang w:val="es-CO"/>
          </w:rPr>
          <w:delText xml:space="preserve"> </w:delText>
        </w:r>
      </w:del>
      <w:r>
        <w:rPr>
          <w:lang w:val="es-CO"/>
        </w:rPr>
        <w:t>Fell</w:t>
      </w:r>
      <w:r>
        <w:rPr>
          <w:spacing w:val="-3"/>
          <w:lang w:val="es-CO"/>
        </w:rPr>
        <w:t xml:space="preserve"> </w:t>
      </w:r>
      <w:r>
        <w:rPr>
          <w:lang w:val="es-CO"/>
        </w:rPr>
        <w:t>et</w:t>
      </w:r>
      <w:r>
        <w:rPr>
          <w:spacing w:val="-4"/>
          <w:lang w:val="es-CO"/>
        </w:rPr>
        <w:t xml:space="preserve"> </w:t>
      </w:r>
      <w:r>
        <w:rPr>
          <w:lang w:val="es-CO"/>
        </w:rPr>
        <w:t>al.,</w:t>
      </w:r>
      <w:r>
        <w:rPr>
          <w:spacing w:val="-3"/>
          <w:lang w:val="es-CO"/>
        </w:rPr>
        <w:t xml:space="preserve"> </w:t>
      </w:r>
      <w:hyperlink w:anchor="_bookmark26">
        <w:r>
          <w:rPr>
            <w:color w:val="00004C"/>
            <w:spacing w:val="-2"/>
            <w:lang w:val="es-CO"/>
          </w:rPr>
          <w:t>2008</w:t>
        </w:r>
      </w:hyperlink>
      <w:ins w:id="42" w:author="Daniel Bertin Ugarte" w:date="2026-01-28T22:43:00Z" w16du:dateUtc="2026-01-29T01:43:00Z">
        <w:r w:rsidR="00332D51" w:rsidRPr="00BB6F4D">
          <w:rPr>
            <w:lang w:val="es-CL"/>
          </w:rPr>
          <w:t xml:space="preserve">; </w:t>
        </w:r>
        <w:r w:rsidR="00332D51">
          <w:rPr>
            <w:lang w:val="es-CO"/>
          </w:rPr>
          <w:t>Corominas</w:t>
        </w:r>
        <w:r w:rsidR="00332D51">
          <w:rPr>
            <w:spacing w:val="-4"/>
            <w:lang w:val="es-CO"/>
          </w:rPr>
          <w:t xml:space="preserve"> </w:t>
        </w:r>
        <w:r w:rsidR="00332D51">
          <w:rPr>
            <w:lang w:val="es-CO"/>
          </w:rPr>
          <w:t>et</w:t>
        </w:r>
        <w:r w:rsidR="00332D51">
          <w:rPr>
            <w:spacing w:val="-3"/>
            <w:lang w:val="es-CO"/>
          </w:rPr>
          <w:t xml:space="preserve"> </w:t>
        </w:r>
        <w:r w:rsidR="00332D51">
          <w:rPr>
            <w:lang w:val="es-CO"/>
          </w:rPr>
          <w:t>al.,</w:t>
        </w:r>
        <w:r w:rsidR="00332D51">
          <w:rPr>
            <w:spacing w:val="-4"/>
            <w:lang w:val="es-CO"/>
          </w:rPr>
          <w:t xml:space="preserve"> </w:t>
        </w:r>
        <w:r w:rsidR="00332D51">
          <w:fldChar w:fldCharType="begin"/>
        </w:r>
        <w:r w:rsidR="00332D51" w:rsidRPr="00CC34F8">
          <w:rPr>
            <w:lang w:val="es-CL"/>
          </w:rPr>
          <w:instrText>HYPERLINK \l "_bookmark22" \h</w:instrText>
        </w:r>
        <w:r w:rsidR="00332D51">
          <w:fldChar w:fldCharType="separate"/>
        </w:r>
        <w:r w:rsidR="00332D51">
          <w:rPr>
            <w:color w:val="00004C"/>
            <w:lang w:val="es-CO"/>
          </w:rPr>
          <w:t>2014</w:t>
        </w:r>
        <w:r w:rsidR="00332D51">
          <w:fldChar w:fldCharType="end"/>
        </w:r>
      </w:ins>
      <w:r>
        <w:rPr>
          <w:spacing w:val="-2"/>
          <w:lang w:val="es-CO"/>
        </w:rPr>
        <w:t xml:space="preserve">). </w:t>
      </w:r>
    </w:p>
    <w:p w14:paraId="3D39DA81" w14:textId="1CE57193" w:rsidR="00D05FC9" w:rsidRDefault="00510033">
      <w:pPr>
        <w:pStyle w:val="Ttulo1"/>
        <w:spacing w:before="185"/>
        <w:jc w:val="both"/>
        <w:rPr>
          <w:lang w:val="es-CO"/>
        </w:rPr>
      </w:pPr>
      <w:r>
        <w:rPr>
          <w:lang w:val="es-CO"/>
        </w:rPr>
        <w:t>Para</w:t>
      </w:r>
      <w:r>
        <w:rPr>
          <w:spacing w:val="-5"/>
          <w:lang w:val="es-CO"/>
        </w:rPr>
        <w:t xml:space="preserve"> </w:t>
      </w:r>
      <w:r>
        <w:rPr>
          <w:lang w:val="es-CO"/>
        </w:rPr>
        <w:t>la</w:t>
      </w:r>
      <w:r>
        <w:rPr>
          <w:spacing w:val="-5"/>
          <w:lang w:val="es-CO"/>
        </w:rPr>
        <w:t xml:space="preserve"> </w:t>
      </w:r>
      <w:r>
        <w:rPr>
          <w:lang w:val="es-CO"/>
        </w:rPr>
        <w:t>evaluación</w:t>
      </w:r>
      <w:r>
        <w:rPr>
          <w:spacing w:val="-5"/>
          <w:lang w:val="es-CO"/>
        </w:rPr>
        <w:t xml:space="preserve"> </w:t>
      </w:r>
      <w:r>
        <w:rPr>
          <w:lang w:val="es-CO"/>
        </w:rPr>
        <w:t>de</w:t>
      </w:r>
      <w:r>
        <w:rPr>
          <w:spacing w:val="-4"/>
          <w:lang w:val="es-CO"/>
        </w:rPr>
        <w:t xml:space="preserve"> </w:t>
      </w:r>
      <w:r>
        <w:rPr>
          <w:lang w:val="es-CO"/>
        </w:rPr>
        <w:t>la</w:t>
      </w:r>
      <w:r>
        <w:rPr>
          <w:spacing w:val="-5"/>
          <w:lang w:val="es-CO"/>
        </w:rPr>
        <w:t xml:space="preserve"> </w:t>
      </w:r>
      <w:r>
        <w:rPr>
          <w:lang w:val="es-CO"/>
        </w:rPr>
        <w:t>susceptibilidad</w:t>
      </w:r>
      <w:r>
        <w:rPr>
          <w:spacing w:val="-5"/>
          <w:lang w:val="es-CO"/>
        </w:rPr>
        <w:t xml:space="preserve"> </w:t>
      </w:r>
      <w:r>
        <w:rPr>
          <w:lang w:val="es-CO"/>
        </w:rPr>
        <w:t>por</w:t>
      </w:r>
      <w:r>
        <w:rPr>
          <w:spacing w:val="-5"/>
          <w:lang w:val="es-CO"/>
        </w:rPr>
        <w:t xml:space="preserve"> </w:t>
      </w:r>
      <w:r>
        <w:rPr>
          <w:lang w:val="es-CO"/>
        </w:rPr>
        <w:t>movimientos</w:t>
      </w:r>
      <w:r>
        <w:rPr>
          <w:spacing w:val="-4"/>
          <w:lang w:val="es-CO"/>
        </w:rPr>
        <w:t xml:space="preserve"> </w:t>
      </w:r>
      <w:r>
        <w:rPr>
          <w:lang w:val="es-CO"/>
        </w:rPr>
        <w:t>en</w:t>
      </w:r>
      <w:r>
        <w:rPr>
          <w:spacing w:val="-5"/>
          <w:lang w:val="es-CO"/>
        </w:rPr>
        <w:t xml:space="preserve"> </w:t>
      </w:r>
      <w:r>
        <w:rPr>
          <w:lang w:val="es-CO"/>
        </w:rPr>
        <w:t>masa</w:t>
      </w:r>
      <w:r>
        <w:rPr>
          <w:spacing w:val="-5"/>
          <w:lang w:val="es-CO"/>
        </w:rPr>
        <w:t xml:space="preserve"> </w:t>
      </w:r>
      <w:r>
        <w:rPr>
          <w:lang w:val="es-CO"/>
        </w:rPr>
        <w:t>se</w:t>
      </w:r>
      <w:r>
        <w:rPr>
          <w:spacing w:val="-4"/>
          <w:lang w:val="es-CO"/>
        </w:rPr>
        <w:t xml:space="preserve"> </w:t>
      </w:r>
      <w:r>
        <w:rPr>
          <w:lang w:val="es-CO"/>
        </w:rPr>
        <w:t>han</w:t>
      </w:r>
      <w:r>
        <w:rPr>
          <w:spacing w:val="-5"/>
          <w:lang w:val="es-CO"/>
        </w:rPr>
        <w:t xml:space="preserve"> </w:t>
      </w:r>
      <w:r>
        <w:rPr>
          <w:lang w:val="es-CO"/>
        </w:rPr>
        <w:t>empleado</w:t>
      </w:r>
      <w:r>
        <w:rPr>
          <w:spacing w:val="-5"/>
          <w:lang w:val="es-CO"/>
        </w:rPr>
        <w:t xml:space="preserve"> </w:t>
      </w:r>
      <w:r>
        <w:rPr>
          <w:spacing w:val="-2"/>
          <w:lang w:val="es-CO"/>
        </w:rPr>
        <w:t xml:space="preserve">tradicionalmente </w:t>
      </w:r>
      <w:r>
        <w:rPr>
          <w:lang w:val="es-CO"/>
        </w:rPr>
        <w:t>diversos</w:t>
      </w:r>
      <w:r>
        <w:rPr>
          <w:spacing w:val="-3"/>
          <w:lang w:val="es-CO"/>
        </w:rPr>
        <w:t xml:space="preserve"> </w:t>
      </w:r>
      <w:r>
        <w:rPr>
          <w:lang w:val="es-CO"/>
        </w:rPr>
        <w:t>enfoques,</w:t>
      </w:r>
      <w:r>
        <w:rPr>
          <w:spacing w:val="-1"/>
          <w:lang w:val="es-CO"/>
        </w:rPr>
        <w:t xml:space="preserve"> </w:t>
      </w:r>
      <w:r>
        <w:rPr>
          <w:lang w:val="es-CO"/>
        </w:rPr>
        <w:t>incluidos</w:t>
      </w:r>
      <w:r>
        <w:rPr>
          <w:spacing w:val="-2"/>
          <w:lang w:val="es-CO"/>
        </w:rPr>
        <w:t xml:space="preserve"> </w:t>
      </w:r>
      <w:r>
        <w:rPr>
          <w:lang w:val="es-CO"/>
        </w:rPr>
        <w:t>métodos</w:t>
      </w:r>
      <w:r>
        <w:rPr>
          <w:spacing w:val="-2"/>
          <w:lang w:val="es-CO"/>
        </w:rPr>
        <w:t xml:space="preserve"> </w:t>
      </w:r>
      <w:r>
        <w:rPr>
          <w:lang w:val="es-CO"/>
        </w:rPr>
        <w:t>basados</w:t>
      </w:r>
      <w:r>
        <w:rPr>
          <w:spacing w:val="-2"/>
          <w:lang w:val="es-CO"/>
        </w:rPr>
        <w:t xml:space="preserve"> </w:t>
      </w:r>
      <w:r>
        <w:rPr>
          <w:lang w:val="es-CO"/>
        </w:rPr>
        <w:t>en</w:t>
      </w:r>
      <w:r>
        <w:rPr>
          <w:spacing w:val="-2"/>
          <w:lang w:val="es-CO"/>
        </w:rPr>
        <w:t xml:space="preserve"> </w:t>
      </w:r>
      <w:r>
        <w:rPr>
          <w:lang w:val="es-CO"/>
        </w:rPr>
        <w:t>el</w:t>
      </w:r>
      <w:r>
        <w:rPr>
          <w:spacing w:val="-2"/>
          <w:lang w:val="es-CO"/>
        </w:rPr>
        <w:t xml:space="preserve"> </w:t>
      </w:r>
      <w:r>
        <w:rPr>
          <w:lang w:val="es-CO"/>
        </w:rPr>
        <w:t>conocimiento</w:t>
      </w:r>
      <w:r>
        <w:rPr>
          <w:spacing w:val="-2"/>
          <w:lang w:val="es-CO"/>
        </w:rPr>
        <w:t xml:space="preserve"> </w:t>
      </w:r>
      <w:r>
        <w:rPr>
          <w:lang w:val="es-CO"/>
        </w:rPr>
        <w:t>(heurísticos)</w:t>
      </w:r>
      <w:r>
        <w:rPr>
          <w:spacing w:val="-2"/>
          <w:lang w:val="es-CO"/>
        </w:rPr>
        <w:t xml:space="preserve"> </w:t>
      </w:r>
      <w:r>
        <w:rPr>
          <w:lang w:val="es-CO"/>
        </w:rPr>
        <w:t>(Barredo</w:t>
      </w:r>
      <w:r>
        <w:rPr>
          <w:spacing w:val="-2"/>
          <w:lang w:val="es-CO"/>
        </w:rPr>
        <w:t xml:space="preserve"> </w:t>
      </w:r>
      <w:r>
        <w:rPr>
          <w:lang w:val="es-CO"/>
        </w:rPr>
        <w:t>et</w:t>
      </w:r>
      <w:r>
        <w:rPr>
          <w:spacing w:val="-2"/>
          <w:lang w:val="es-CO"/>
        </w:rPr>
        <w:t xml:space="preserve"> </w:t>
      </w:r>
      <w:r>
        <w:rPr>
          <w:lang w:val="es-CO"/>
        </w:rPr>
        <w:t>al.,</w:t>
      </w:r>
      <w:r>
        <w:rPr>
          <w:spacing w:val="-2"/>
          <w:lang w:val="es-CO"/>
        </w:rPr>
        <w:t xml:space="preserve"> </w:t>
      </w:r>
      <w:hyperlink w:anchor="_bookmark18">
        <w:r>
          <w:rPr>
            <w:color w:val="00004C"/>
            <w:spacing w:val="-2"/>
            <w:lang w:val="es-CO"/>
          </w:rPr>
          <w:t>2000</w:t>
        </w:r>
      </w:hyperlink>
      <w:r>
        <w:rPr>
          <w:spacing w:val="-2"/>
          <w:lang w:val="es-CO"/>
        </w:rPr>
        <w:t xml:space="preserve">), </w:t>
      </w:r>
      <w:r>
        <w:rPr>
          <w:lang w:val="es-CO"/>
        </w:rPr>
        <w:t>en</w:t>
      </w:r>
      <w:r>
        <w:rPr>
          <w:spacing w:val="11"/>
          <w:lang w:val="es-CO"/>
        </w:rPr>
        <w:t xml:space="preserve"> </w:t>
      </w:r>
      <w:r>
        <w:rPr>
          <w:lang w:val="es-CO"/>
        </w:rPr>
        <w:t>datos</w:t>
      </w:r>
      <w:r>
        <w:rPr>
          <w:spacing w:val="11"/>
          <w:lang w:val="es-CO"/>
        </w:rPr>
        <w:t xml:space="preserve"> </w:t>
      </w:r>
      <w:r>
        <w:rPr>
          <w:lang w:val="es-CO"/>
        </w:rPr>
        <w:t>(estadísticos)</w:t>
      </w:r>
      <w:r>
        <w:rPr>
          <w:spacing w:val="11"/>
          <w:lang w:val="es-CO"/>
        </w:rPr>
        <w:t xml:space="preserve"> </w:t>
      </w:r>
      <w:r>
        <w:rPr>
          <w:lang w:val="es-CO"/>
        </w:rPr>
        <w:t>(Korup</w:t>
      </w:r>
      <w:r>
        <w:rPr>
          <w:spacing w:val="11"/>
          <w:lang w:val="es-CO"/>
        </w:rPr>
        <w:t xml:space="preserve"> y </w:t>
      </w:r>
      <w:r>
        <w:rPr>
          <w:lang w:val="es-CO"/>
        </w:rPr>
        <w:t>Stolle,</w:t>
      </w:r>
      <w:r>
        <w:rPr>
          <w:spacing w:val="11"/>
          <w:lang w:val="es-CO"/>
        </w:rPr>
        <w:t xml:space="preserve"> </w:t>
      </w:r>
      <w:hyperlink w:anchor="_bookmark31">
        <w:r>
          <w:rPr>
            <w:color w:val="00004C"/>
            <w:lang w:val="es-CO"/>
          </w:rPr>
          <w:t>2014</w:t>
        </w:r>
      </w:hyperlink>
      <w:r>
        <w:rPr>
          <w:lang w:val="es-CO"/>
        </w:rPr>
        <w:t>)</w:t>
      </w:r>
      <w:r>
        <w:rPr>
          <w:spacing w:val="11"/>
          <w:lang w:val="es-CO"/>
        </w:rPr>
        <w:t xml:space="preserve"> </w:t>
      </w:r>
      <w:r>
        <w:rPr>
          <w:lang w:val="es-CO"/>
        </w:rPr>
        <w:t>y</w:t>
      </w:r>
      <w:r>
        <w:rPr>
          <w:spacing w:val="11"/>
          <w:lang w:val="es-CO"/>
        </w:rPr>
        <w:t xml:space="preserve"> </w:t>
      </w:r>
      <w:r>
        <w:rPr>
          <w:lang w:val="es-CO"/>
        </w:rPr>
        <w:t>con</w:t>
      </w:r>
      <w:r>
        <w:rPr>
          <w:spacing w:val="11"/>
          <w:lang w:val="es-CO"/>
        </w:rPr>
        <w:t xml:space="preserve"> </w:t>
      </w:r>
      <w:r>
        <w:rPr>
          <w:lang w:val="es-CO"/>
        </w:rPr>
        <w:t>base</w:t>
      </w:r>
      <w:r>
        <w:rPr>
          <w:spacing w:val="11"/>
          <w:lang w:val="es-CO"/>
        </w:rPr>
        <w:t xml:space="preserve"> </w:t>
      </w:r>
      <w:r>
        <w:rPr>
          <w:lang w:val="es-CO"/>
        </w:rPr>
        <w:t>física</w:t>
      </w:r>
      <w:r>
        <w:rPr>
          <w:spacing w:val="11"/>
          <w:lang w:val="es-CO"/>
        </w:rPr>
        <w:t xml:space="preserve"> </w:t>
      </w:r>
      <w:r>
        <w:rPr>
          <w:lang w:val="es-CO"/>
        </w:rPr>
        <w:t>(Montgomery</w:t>
      </w:r>
      <w:r>
        <w:rPr>
          <w:spacing w:val="11"/>
          <w:lang w:val="es-CO"/>
        </w:rPr>
        <w:t xml:space="preserve"> y </w:t>
      </w:r>
      <w:r>
        <w:rPr>
          <w:spacing w:val="-2"/>
          <w:lang w:val="es-CO"/>
        </w:rPr>
        <w:t xml:space="preserve">Dietrich, </w:t>
      </w:r>
      <w:hyperlink w:anchor="_bookmark41">
        <w:r>
          <w:rPr>
            <w:color w:val="00004C"/>
            <w:spacing w:val="-2"/>
            <w:lang w:val="es-CO"/>
          </w:rPr>
          <w:t>1994</w:t>
        </w:r>
      </w:hyperlink>
      <w:r>
        <w:rPr>
          <w:spacing w:val="-2"/>
          <w:lang w:val="es-CO"/>
        </w:rPr>
        <w:t xml:space="preserve">). </w:t>
      </w:r>
      <w:r>
        <w:rPr>
          <w:lang w:val="es-CO"/>
        </w:rPr>
        <w:t>Los</w:t>
      </w:r>
      <w:r>
        <w:rPr>
          <w:spacing w:val="-3"/>
          <w:lang w:val="es-CO"/>
        </w:rPr>
        <w:t xml:space="preserve"> </w:t>
      </w:r>
      <w:r>
        <w:rPr>
          <w:lang w:val="es-CO"/>
        </w:rPr>
        <w:t>modelos</w:t>
      </w:r>
      <w:r>
        <w:rPr>
          <w:spacing w:val="-4"/>
          <w:lang w:val="es-CO"/>
        </w:rPr>
        <w:t xml:space="preserve"> </w:t>
      </w:r>
      <w:r>
        <w:rPr>
          <w:lang w:val="es-CO"/>
        </w:rPr>
        <w:t>heurísticos</w:t>
      </w:r>
      <w:r>
        <w:rPr>
          <w:spacing w:val="-3"/>
          <w:lang w:val="es-CO"/>
        </w:rPr>
        <w:t xml:space="preserve"> </w:t>
      </w:r>
      <w:r>
        <w:rPr>
          <w:lang w:val="es-CO"/>
        </w:rPr>
        <w:t>se</w:t>
      </w:r>
      <w:r>
        <w:rPr>
          <w:spacing w:val="-4"/>
          <w:lang w:val="es-CO"/>
        </w:rPr>
        <w:t xml:space="preserve"> </w:t>
      </w:r>
      <w:r>
        <w:rPr>
          <w:lang w:val="es-CO"/>
        </w:rPr>
        <w:t>basan</w:t>
      </w:r>
      <w:r>
        <w:rPr>
          <w:spacing w:val="-3"/>
          <w:lang w:val="es-CO"/>
        </w:rPr>
        <w:t xml:space="preserve"> </w:t>
      </w:r>
      <w:r>
        <w:rPr>
          <w:lang w:val="es-CO"/>
        </w:rPr>
        <w:t>en</w:t>
      </w:r>
      <w:r>
        <w:rPr>
          <w:spacing w:val="-4"/>
          <w:lang w:val="es-CO"/>
        </w:rPr>
        <w:t xml:space="preserve"> </w:t>
      </w:r>
      <w:r>
        <w:rPr>
          <w:lang w:val="es-CO"/>
        </w:rPr>
        <w:t>observaciones</w:t>
      </w:r>
      <w:r>
        <w:rPr>
          <w:spacing w:val="-3"/>
          <w:lang w:val="es-CO"/>
        </w:rPr>
        <w:t xml:space="preserve"> </w:t>
      </w:r>
      <w:r>
        <w:rPr>
          <w:lang w:val="es-CO"/>
        </w:rPr>
        <w:t>previas</w:t>
      </w:r>
      <w:r>
        <w:rPr>
          <w:spacing w:val="-3"/>
          <w:lang w:val="es-CO"/>
        </w:rPr>
        <w:t xml:space="preserve"> </w:t>
      </w:r>
      <w:r>
        <w:rPr>
          <w:lang w:val="es-CO"/>
        </w:rPr>
        <w:t>y</w:t>
      </w:r>
      <w:r>
        <w:rPr>
          <w:spacing w:val="-4"/>
          <w:lang w:val="es-CO"/>
        </w:rPr>
        <w:t xml:space="preserve"> </w:t>
      </w:r>
      <w:r>
        <w:rPr>
          <w:lang w:val="es-CO"/>
        </w:rPr>
        <w:t>en</w:t>
      </w:r>
      <w:r>
        <w:rPr>
          <w:spacing w:val="-3"/>
          <w:lang w:val="es-CO"/>
        </w:rPr>
        <w:t xml:space="preserve"> </w:t>
      </w:r>
      <w:r>
        <w:rPr>
          <w:lang w:val="es-CO"/>
        </w:rPr>
        <w:t>la</w:t>
      </w:r>
      <w:r>
        <w:rPr>
          <w:spacing w:val="-4"/>
          <w:lang w:val="es-CO"/>
        </w:rPr>
        <w:t xml:space="preserve"> </w:t>
      </w:r>
      <w:r>
        <w:rPr>
          <w:lang w:val="es-CO"/>
        </w:rPr>
        <w:t>experiencia</w:t>
      </w:r>
      <w:r>
        <w:rPr>
          <w:spacing w:val="-3"/>
          <w:lang w:val="es-CO"/>
        </w:rPr>
        <w:t xml:space="preserve"> </w:t>
      </w:r>
      <w:r>
        <w:rPr>
          <w:lang w:val="es-CO"/>
        </w:rPr>
        <w:t>del</w:t>
      </w:r>
      <w:r>
        <w:rPr>
          <w:spacing w:val="-4"/>
          <w:lang w:val="es-CO"/>
        </w:rPr>
        <w:t xml:space="preserve"> </w:t>
      </w:r>
      <w:r>
        <w:rPr>
          <w:lang w:val="es-CO"/>
        </w:rPr>
        <w:t>analista,</w:t>
      </w:r>
      <w:r>
        <w:rPr>
          <w:spacing w:val="-3"/>
          <w:lang w:val="es-CO"/>
        </w:rPr>
        <w:t xml:space="preserve"> </w:t>
      </w:r>
      <w:r>
        <w:rPr>
          <w:spacing w:val="-5"/>
          <w:lang w:val="es-CO"/>
        </w:rPr>
        <w:t xml:space="preserve">lo que </w:t>
      </w:r>
      <w:r>
        <w:rPr>
          <w:lang w:val="es-CO"/>
        </w:rPr>
        <w:t>los</w:t>
      </w:r>
      <w:r>
        <w:rPr>
          <w:spacing w:val="-3"/>
          <w:lang w:val="es-CO"/>
        </w:rPr>
        <w:t xml:space="preserve"> </w:t>
      </w:r>
      <w:r>
        <w:rPr>
          <w:lang w:val="es-CO"/>
        </w:rPr>
        <w:t>hace</w:t>
      </w:r>
      <w:r>
        <w:rPr>
          <w:spacing w:val="-3"/>
          <w:lang w:val="es-CO"/>
        </w:rPr>
        <w:t xml:space="preserve"> </w:t>
      </w:r>
      <w:r>
        <w:rPr>
          <w:lang w:val="es-CO"/>
        </w:rPr>
        <w:t>prácticos</w:t>
      </w:r>
      <w:r>
        <w:rPr>
          <w:spacing w:val="-3"/>
          <w:lang w:val="es-CO"/>
        </w:rPr>
        <w:t xml:space="preserve"> </w:t>
      </w:r>
      <w:r>
        <w:rPr>
          <w:lang w:val="es-CO"/>
        </w:rPr>
        <w:t>pero</w:t>
      </w:r>
      <w:r>
        <w:rPr>
          <w:spacing w:val="-3"/>
          <w:lang w:val="es-CO"/>
        </w:rPr>
        <w:t xml:space="preserve"> </w:t>
      </w:r>
      <w:r>
        <w:rPr>
          <w:lang w:val="es-CO"/>
        </w:rPr>
        <w:t>limitados</w:t>
      </w:r>
      <w:r>
        <w:rPr>
          <w:spacing w:val="-3"/>
          <w:lang w:val="es-CO"/>
        </w:rPr>
        <w:t xml:space="preserve"> </w:t>
      </w:r>
      <w:r>
        <w:rPr>
          <w:lang w:val="es-CO"/>
        </w:rPr>
        <w:t>en</w:t>
      </w:r>
      <w:r>
        <w:rPr>
          <w:spacing w:val="-3"/>
          <w:lang w:val="es-CO"/>
        </w:rPr>
        <w:t xml:space="preserve"> </w:t>
      </w:r>
      <w:r>
        <w:rPr>
          <w:lang w:val="es-CO"/>
        </w:rPr>
        <w:t>cuanto</w:t>
      </w:r>
      <w:r>
        <w:rPr>
          <w:spacing w:val="-3"/>
          <w:lang w:val="es-CO"/>
        </w:rPr>
        <w:t xml:space="preserve"> </w:t>
      </w:r>
      <w:r>
        <w:rPr>
          <w:lang w:val="es-CO"/>
        </w:rPr>
        <w:t>a</w:t>
      </w:r>
      <w:r>
        <w:rPr>
          <w:spacing w:val="-3"/>
          <w:lang w:val="es-CO"/>
        </w:rPr>
        <w:t xml:space="preserve"> </w:t>
      </w:r>
      <w:r>
        <w:rPr>
          <w:lang w:val="es-CO"/>
        </w:rPr>
        <w:t>reproducibilidad</w:t>
      </w:r>
      <w:r>
        <w:rPr>
          <w:spacing w:val="-3"/>
          <w:lang w:val="es-CO"/>
        </w:rPr>
        <w:t xml:space="preserve"> </w:t>
      </w:r>
      <w:r>
        <w:rPr>
          <w:lang w:val="es-CO"/>
        </w:rPr>
        <w:t>y</w:t>
      </w:r>
      <w:r>
        <w:rPr>
          <w:spacing w:val="-3"/>
          <w:lang w:val="es-CO"/>
        </w:rPr>
        <w:t xml:space="preserve"> </w:t>
      </w:r>
      <w:r>
        <w:rPr>
          <w:lang w:val="es-CO"/>
        </w:rPr>
        <w:t>objetividad</w:t>
      </w:r>
      <w:r>
        <w:rPr>
          <w:spacing w:val="-3"/>
          <w:lang w:val="es-CO"/>
        </w:rPr>
        <w:t xml:space="preserve"> </w:t>
      </w:r>
      <w:r>
        <w:rPr>
          <w:lang w:val="es-CO"/>
        </w:rPr>
        <w:t>(Huang</w:t>
      </w:r>
      <w:r>
        <w:rPr>
          <w:spacing w:val="-3"/>
          <w:lang w:val="es-CO"/>
        </w:rPr>
        <w:t xml:space="preserve"> </w:t>
      </w:r>
      <w:r>
        <w:rPr>
          <w:lang w:val="es-CO"/>
        </w:rPr>
        <w:t>et</w:t>
      </w:r>
      <w:r>
        <w:rPr>
          <w:spacing w:val="-3"/>
          <w:lang w:val="es-CO"/>
        </w:rPr>
        <w:t xml:space="preserve"> </w:t>
      </w:r>
      <w:r>
        <w:rPr>
          <w:lang w:val="es-CO"/>
        </w:rPr>
        <w:t>al.,</w:t>
      </w:r>
      <w:r>
        <w:rPr>
          <w:spacing w:val="-3"/>
          <w:lang w:val="es-CO"/>
        </w:rPr>
        <w:t xml:space="preserve"> </w:t>
      </w:r>
      <w:hyperlink w:anchor="_bookmark30">
        <w:r>
          <w:rPr>
            <w:color w:val="00004C"/>
            <w:lang w:val="es-CO"/>
          </w:rPr>
          <w:t>2020</w:t>
        </w:r>
      </w:hyperlink>
      <w:r>
        <w:rPr>
          <w:lang w:val="es-CO"/>
        </w:rPr>
        <w:t>).</w:t>
      </w:r>
      <w:r>
        <w:rPr>
          <w:spacing w:val="80"/>
          <w:lang w:val="es-CO"/>
        </w:rPr>
        <w:t xml:space="preserve"> </w:t>
      </w:r>
      <w:r>
        <w:rPr>
          <w:lang w:val="es-CO"/>
        </w:rPr>
        <w:t>Los</w:t>
      </w:r>
      <w:r>
        <w:rPr>
          <w:spacing w:val="-1"/>
          <w:lang w:val="es-CO"/>
        </w:rPr>
        <w:t xml:space="preserve"> </w:t>
      </w:r>
      <w:r>
        <w:rPr>
          <w:lang w:val="es-CO"/>
        </w:rPr>
        <w:t>modelos</w:t>
      </w:r>
      <w:r>
        <w:rPr>
          <w:spacing w:val="-1"/>
          <w:lang w:val="es-CO"/>
        </w:rPr>
        <w:t xml:space="preserve"> </w:t>
      </w:r>
      <w:r>
        <w:rPr>
          <w:lang w:val="es-CO"/>
        </w:rPr>
        <w:t>con</w:t>
      </w:r>
      <w:r>
        <w:rPr>
          <w:spacing w:val="-1"/>
          <w:lang w:val="es-CO"/>
        </w:rPr>
        <w:t xml:space="preserve"> </w:t>
      </w:r>
      <w:r>
        <w:rPr>
          <w:lang w:val="es-CO"/>
        </w:rPr>
        <w:t>base</w:t>
      </w:r>
      <w:r>
        <w:rPr>
          <w:spacing w:val="-1"/>
          <w:lang w:val="es-CO"/>
        </w:rPr>
        <w:t xml:space="preserve"> </w:t>
      </w:r>
      <w:r>
        <w:rPr>
          <w:lang w:val="es-CO"/>
        </w:rPr>
        <w:t>física</w:t>
      </w:r>
      <w:r>
        <w:rPr>
          <w:spacing w:val="-1"/>
          <w:lang w:val="es-CO"/>
        </w:rPr>
        <w:t xml:space="preserve"> </w:t>
      </w:r>
      <w:r>
        <w:rPr>
          <w:lang w:val="es-CO"/>
        </w:rPr>
        <w:t>intentan</w:t>
      </w:r>
      <w:r>
        <w:rPr>
          <w:spacing w:val="-1"/>
          <w:lang w:val="es-CO"/>
        </w:rPr>
        <w:t xml:space="preserve"> </w:t>
      </w:r>
      <w:r>
        <w:rPr>
          <w:lang w:val="es-CO"/>
        </w:rPr>
        <w:t>representar</w:t>
      </w:r>
      <w:r>
        <w:rPr>
          <w:spacing w:val="-1"/>
          <w:lang w:val="es-CO"/>
        </w:rPr>
        <w:t xml:space="preserve"> </w:t>
      </w:r>
      <w:r>
        <w:rPr>
          <w:lang w:val="es-CO"/>
        </w:rPr>
        <w:t>los</w:t>
      </w:r>
      <w:r>
        <w:rPr>
          <w:spacing w:val="-1"/>
          <w:lang w:val="es-CO"/>
        </w:rPr>
        <w:t xml:space="preserve"> </w:t>
      </w:r>
      <w:r>
        <w:rPr>
          <w:lang w:val="es-CO"/>
        </w:rPr>
        <w:t>procesos</w:t>
      </w:r>
      <w:r>
        <w:rPr>
          <w:spacing w:val="-1"/>
          <w:lang w:val="es-CO"/>
        </w:rPr>
        <w:t xml:space="preserve"> </w:t>
      </w:r>
      <w:del w:id="43" w:author="Daniel Bertin Ugarte" w:date="2026-01-28T22:44:00Z" w16du:dateUtc="2026-01-29T01:44:00Z">
        <w:r w:rsidDel="00332D51">
          <w:rPr>
            <w:lang w:val="es-CO"/>
          </w:rPr>
          <w:delText>físicos</w:delText>
        </w:r>
        <w:r w:rsidDel="00332D51">
          <w:rPr>
            <w:spacing w:val="-1"/>
            <w:lang w:val="es-CO"/>
          </w:rPr>
          <w:delText xml:space="preserve"> </w:delText>
        </w:r>
      </w:del>
      <w:r>
        <w:rPr>
          <w:lang w:val="es-CO"/>
        </w:rPr>
        <w:t>que</w:t>
      </w:r>
      <w:r>
        <w:rPr>
          <w:spacing w:val="-1"/>
          <w:lang w:val="es-CO"/>
        </w:rPr>
        <w:t xml:space="preserve"> </w:t>
      </w:r>
      <w:r>
        <w:rPr>
          <w:lang w:val="es-CO"/>
        </w:rPr>
        <w:t>conducen</w:t>
      </w:r>
      <w:r>
        <w:rPr>
          <w:spacing w:val="-1"/>
          <w:lang w:val="es-CO"/>
        </w:rPr>
        <w:t xml:space="preserve"> </w:t>
      </w:r>
      <w:r>
        <w:rPr>
          <w:lang w:val="es-CO"/>
        </w:rPr>
        <w:t>a</w:t>
      </w:r>
      <w:del w:id="44" w:author="Daniel Bertin Ugarte" w:date="2026-01-28T22:44:00Z" w16du:dateUtc="2026-01-29T01:44:00Z">
        <w:r w:rsidDel="00332D51">
          <w:rPr>
            <w:spacing w:val="-1"/>
            <w:lang w:val="es-CO"/>
          </w:rPr>
          <w:delText xml:space="preserve"> </w:delText>
        </w:r>
      </w:del>
      <w:r>
        <w:rPr>
          <w:lang w:val="es-CO"/>
        </w:rPr>
        <w:t>l</w:t>
      </w:r>
      <w:del w:id="45" w:author="Daniel Bertin Ugarte" w:date="2026-01-28T22:44:00Z" w16du:dateUtc="2026-01-29T01:44:00Z">
        <w:r w:rsidDel="00332D51">
          <w:rPr>
            <w:lang w:val="es-CO"/>
          </w:rPr>
          <w:delText>a</w:delText>
        </w:r>
      </w:del>
      <w:r>
        <w:rPr>
          <w:spacing w:val="-1"/>
          <w:lang w:val="es-CO"/>
        </w:rPr>
        <w:t xml:space="preserve"> </w:t>
      </w:r>
      <w:r>
        <w:rPr>
          <w:lang w:val="es-CO"/>
        </w:rPr>
        <w:t>falla</w:t>
      </w:r>
      <w:ins w:id="46" w:author="Daniel Bertin Ugarte" w:date="2026-01-28T22:44:00Z" w16du:dateUtc="2026-01-29T01:44:00Z">
        <w:r w:rsidR="00332D51">
          <w:rPr>
            <w:lang w:val="es-CO"/>
          </w:rPr>
          <w:t>miento</w:t>
        </w:r>
      </w:ins>
      <w:r>
        <w:rPr>
          <w:spacing w:val="-1"/>
          <w:lang w:val="es-CO"/>
        </w:rPr>
        <w:t xml:space="preserve"> </w:t>
      </w:r>
      <w:r>
        <w:rPr>
          <w:lang w:val="es-CO"/>
        </w:rPr>
        <w:t>del</w:t>
      </w:r>
      <w:r>
        <w:rPr>
          <w:spacing w:val="-1"/>
          <w:lang w:val="es-CO"/>
        </w:rPr>
        <w:t xml:space="preserve"> </w:t>
      </w:r>
      <w:r>
        <w:rPr>
          <w:lang w:val="es-CO"/>
        </w:rPr>
        <w:t>terreno</w:t>
      </w:r>
      <w:r>
        <w:rPr>
          <w:spacing w:val="-9"/>
          <w:lang w:val="es-CO"/>
        </w:rPr>
        <w:t xml:space="preserve"> </w:t>
      </w:r>
      <w:r>
        <w:rPr>
          <w:lang w:val="es-CO"/>
        </w:rPr>
        <w:t>(</w:t>
      </w:r>
      <w:del w:id="47" w:author="Daniel Bertin Ugarte" w:date="2026-01-28T22:44:00Z" w16du:dateUtc="2026-01-29T01:44:00Z">
        <w:r w:rsidDel="00332D51">
          <w:rPr>
            <w:lang w:val="es-CO"/>
          </w:rPr>
          <w:delText>Sannino</w:delText>
        </w:r>
        <w:r w:rsidDel="00332D51">
          <w:rPr>
            <w:spacing w:val="-8"/>
            <w:lang w:val="es-CO"/>
          </w:rPr>
          <w:delText xml:space="preserve"> </w:delText>
        </w:r>
        <w:r w:rsidDel="00332D51">
          <w:rPr>
            <w:lang w:val="es-CO"/>
          </w:rPr>
          <w:delText>et</w:delText>
        </w:r>
        <w:r w:rsidDel="00332D51">
          <w:rPr>
            <w:spacing w:val="-9"/>
            <w:lang w:val="es-CO"/>
          </w:rPr>
          <w:delText xml:space="preserve"> </w:delText>
        </w:r>
        <w:r w:rsidDel="00332D51">
          <w:rPr>
            <w:lang w:val="es-CO"/>
          </w:rPr>
          <w:delText>al.,</w:delText>
        </w:r>
        <w:r w:rsidDel="00332D51">
          <w:rPr>
            <w:spacing w:val="-8"/>
            <w:lang w:val="es-CO"/>
          </w:rPr>
          <w:delText xml:space="preserve"> </w:delText>
        </w:r>
        <w:r w:rsidDel="00332D51">
          <w:fldChar w:fldCharType="begin"/>
        </w:r>
        <w:r w:rsidRPr="00CC34F8" w:rsidDel="00332D51">
          <w:rPr>
            <w:lang w:val="es-CL"/>
          </w:rPr>
          <w:delInstrText>HYPERLINK \l "_bookmark47" \h</w:delInstrText>
        </w:r>
        <w:r w:rsidDel="00332D51">
          <w:fldChar w:fldCharType="separate"/>
        </w:r>
        <w:r w:rsidDel="00332D51">
          <w:rPr>
            <w:color w:val="00004C"/>
            <w:lang w:val="es-CO"/>
          </w:rPr>
          <w:delText>2024</w:delText>
        </w:r>
        <w:r w:rsidDel="00332D51">
          <w:fldChar w:fldCharType="end"/>
        </w:r>
        <w:r w:rsidDel="00332D51">
          <w:rPr>
            <w:lang w:val="es-CO"/>
          </w:rPr>
          <w:delText>;</w:delText>
        </w:r>
        <w:r w:rsidDel="00332D51">
          <w:rPr>
            <w:spacing w:val="-8"/>
            <w:lang w:val="es-CO"/>
          </w:rPr>
          <w:delText xml:space="preserve"> </w:delText>
        </w:r>
      </w:del>
      <w:r>
        <w:rPr>
          <w:lang w:val="es-CO"/>
        </w:rPr>
        <w:t>Palacio</w:t>
      </w:r>
      <w:ins w:id="48" w:author="Daniel Bertin Ugarte" w:date="2026-01-28T22:44:00Z" w16du:dateUtc="2026-01-29T01:44:00Z">
        <w:r w:rsidR="00332D51">
          <w:rPr>
            <w:lang w:val="es-CO"/>
          </w:rPr>
          <w:t xml:space="preserve"> et al.</w:t>
        </w:r>
      </w:ins>
      <w:r>
        <w:rPr>
          <w:lang w:val="es-CO"/>
        </w:rPr>
        <w:t>,</w:t>
      </w:r>
      <w:r>
        <w:rPr>
          <w:spacing w:val="-7"/>
          <w:lang w:val="es-CO"/>
        </w:rPr>
        <w:t xml:space="preserve"> </w:t>
      </w:r>
      <w:del w:id="49" w:author="Daniel Bertin Ugarte" w:date="2026-01-28T22:44:00Z" w16du:dateUtc="2026-01-29T01:44:00Z">
        <w:r w:rsidDel="00332D51">
          <w:rPr>
            <w:lang w:val="es-CO"/>
          </w:rPr>
          <w:delText>Mergili,</w:delText>
        </w:r>
        <w:r w:rsidDel="00332D51">
          <w:rPr>
            <w:spacing w:val="-9"/>
            <w:lang w:val="es-CO"/>
          </w:rPr>
          <w:delText xml:space="preserve"> y</w:delText>
        </w:r>
        <w:r w:rsidDel="00332D51">
          <w:rPr>
            <w:spacing w:val="-8"/>
            <w:lang w:val="es-CO"/>
          </w:rPr>
          <w:delText xml:space="preserve"> </w:delText>
        </w:r>
        <w:r w:rsidDel="00332D51">
          <w:rPr>
            <w:lang w:val="es-CO"/>
          </w:rPr>
          <w:delText>Aristizabal,</w:delText>
        </w:r>
        <w:r w:rsidDel="00332D51">
          <w:rPr>
            <w:spacing w:val="-8"/>
            <w:lang w:val="es-CO"/>
          </w:rPr>
          <w:delText xml:space="preserve"> </w:delText>
        </w:r>
      </w:del>
      <w:hyperlink w:anchor="_bookmark42">
        <w:r>
          <w:rPr>
            <w:color w:val="00004C"/>
            <w:lang w:val="es-CO"/>
          </w:rPr>
          <w:t>2020</w:t>
        </w:r>
      </w:hyperlink>
      <w:ins w:id="50" w:author="Daniel Bertin Ugarte" w:date="2026-01-28T22:44:00Z" w16du:dateUtc="2026-01-29T01:44:00Z">
        <w:r w:rsidR="00332D51" w:rsidRPr="00BB6F4D">
          <w:rPr>
            <w:lang w:val="es-CL"/>
          </w:rPr>
          <w:t xml:space="preserve">; </w:t>
        </w:r>
        <w:r w:rsidR="00332D51">
          <w:rPr>
            <w:lang w:val="es-CO"/>
          </w:rPr>
          <w:t>Sannino</w:t>
        </w:r>
        <w:r w:rsidR="00332D51">
          <w:rPr>
            <w:spacing w:val="-8"/>
            <w:lang w:val="es-CO"/>
          </w:rPr>
          <w:t xml:space="preserve"> </w:t>
        </w:r>
        <w:r w:rsidR="00332D51">
          <w:rPr>
            <w:lang w:val="es-CO"/>
          </w:rPr>
          <w:t>et</w:t>
        </w:r>
        <w:r w:rsidR="00332D51">
          <w:rPr>
            <w:spacing w:val="-9"/>
            <w:lang w:val="es-CO"/>
          </w:rPr>
          <w:t xml:space="preserve"> </w:t>
        </w:r>
        <w:r w:rsidR="00332D51">
          <w:rPr>
            <w:lang w:val="es-CO"/>
          </w:rPr>
          <w:t>al.,</w:t>
        </w:r>
        <w:r w:rsidR="00332D51">
          <w:rPr>
            <w:spacing w:val="-8"/>
            <w:lang w:val="es-CO"/>
          </w:rPr>
          <w:t xml:space="preserve"> </w:t>
        </w:r>
        <w:r w:rsidR="00332D51">
          <w:fldChar w:fldCharType="begin"/>
        </w:r>
        <w:r w:rsidR="00332D51" w:rsidRPr="00CC34F8">
          <w:rPr>
            <w:lang w:val="es-CL"/>
          </w:rPr>
          <w:instrText>HYPERLINK \l "_bookmark47" \h</w:instrText>
        </w:r>
        <w:r w:rsidR="00332D51">
          <w:fldChar w:fldCharType="separate"/>
        </w:r>
        <w:r w:rsidR="00332D51">
          <w:rPr>
            <w:color w:val="00004C"/>
            <w:lang w:val="es-CO"/>
          </w:rPr>
          <w:t>2024</w:t>
        </w:r>
        <w:r w:rsidR="00332D51">
          <w:fldChar w:fldCharType="end"/>
        </w:r>
      </w:ins>
      <w:r>
        <w:rPr>
          <w:lang w:val="es-CO"/>
        </w:rPr>
        <w:t>);</w:t>
      </w:r>
      <w:r>
        <w:rPr>
          <w:spacing w:val="-8"/>
          <w:lang w:val="es-CO"/>
        </w:rPr>
        <w:t xml:space="preserve"> </w:t>
      </w:r>
      <w:r>
        <w:rPr>
          <w:lang w:val="es-CO"/>
        </w:rPr>
        <w:t>sin</w:t>
      </w:r>
      <w:r>
        <w:rPr>
          <w:spacing w:val="-8"/>
          <w:lang w:val="es-CO"/>
        </w:rPr>
        <w:t xml:space="preserve"> </w:t>
      </w:r>
      <w:r>
        <w:rPr>
          <w:lang w:val="es-CO"/>
        </w:rPr>
        <w:t>embargo,</w:t>
      </w:r>
      <w:r>
        <w:rPr>
          <w:spacing w:val="-8"/>
          <w:lang w:val="es-CO"/>
        </w:rPr>
        <w:t xml:space="preserve"> </w:t>
      </w:r>
      <w:r>
        <w:rPr>
          <w:lang w:val="es-CO"/>
        </w:rPr>
        <w:t>su</w:t>
      </w:r>
      <w:r>
        <w:rPr>
          <w:spacing w:val="-8"/>
          <w:lang w:val="es-CO"/>
        </w:rPr>
        <w:t xml:space="preserve"> </w:t>
      </w:r>
      <w:r>
        <w:rPr>
          <w:lang w:val="es-CO"/>
        </w:rPr>
        <w:t>aplicación</w:t>
      </w:r>
      <w:r>
        <w:rPr>
          <w:spacing w:val="-9"/>
          <w:lang w:val="es-CO"/>
        </w:rPr>
        <w:t xml:space="preserve"> </w:t>
      </w:r>
      <w:r>
        <w:rPr>
          <w:lang w:val="es-CO"/>
        </w:rPr>
        <w:t>suele verse</w:t>
      </w:r>
      <w:r>
        <w:rPr>
          <w:spacing w:val="-7"/>
          <w:lang w:val="es-CO"/>
        </w:rPr>
        <w:t xml:space="preserve"> </w:t>
      </w:r>
      <w:r>
        <w:rPr>
          <w:lang w:val="es-CO"/>
        </w:rPr>
        <w:t>limitada</w:t>
      </w:r>
      <w:r>
        <w:rPr>
          <w:spacing w:val="-6"/>
          <w:lang w:val="es-CO"/>
        </w:rPr>
        <w:t xml:space="preserve"> </w:t>
      </w:r>
      <w:r>
        <w:rPr>
          <w:lang w:val="es-CO"/>
        </w:rPr>
        <w:t>por</w:t>
      </w:r>
      <w:r>
        <w:rPr>
          <w:spacing w:val="-6"/>
          <w:lang w:val="es-CO"/>
        </w:rPr>
        <w:t xml:space="preserve"> </w:t>
      </w:r>
      <w:r>
        <w:rPr>
          <w:lang w:val="es-CO"/>
        </w:rPr>
        <w:t>la</w:t>
      </w:r>
      <w:r>
        <w:rPr>
          <w:spacing w:val="-7"/>
          <w:lang w:val="es-CO"/>
        </w:rPr>
        <w:t xml:space="preserve"> </w:t>
      </w:r>
      <w:r>
        <w:rPr>
          <w:lang w:val="es-CO"/>
        </w:rPr>
        <w:t>disponibilidad</w:t>
      </w:r>
      <w:r>
        <w:rPr>
          <w:spacing w:val="-6"/>
          <w:lang w:val="es-CO"/>
        </w:rPr>
        <w:t xml:space="preserve"> </w:t>
      </w:r>
      <w:r>
        <w:rPr>
          <w:lang w:val="es-CO"/>
        </w:rPr>
        <w:t>de</w:t>
      </w:r>
      <w:r>
        <w:rPr>
          <w:spacing w:val="-6"/>
          <w:lang w:val="es-CO"/>
        </w:rPr>
        <w:t xml:space="preserve"> </w:t>
      </w:r>
      <w:r>
        <w:rPr>
          <w:lang w:val="es-CO"/>
        </w:rPr>
        <w:t>datos</w:t>
      </w:r>
      <w:r>
        <w:rPr>
          <w:spacing w:val="-7"/>
          <w:lang w:val="es-CO"/>
        </w:rPr>
        <w:t xml:space="preserve"> </w:t>
      </w:r>
      <w:r>
        <w:rPr>
          <w:lang w:val="es-CO"/>
        </w:rPr>
        <w:t>detallados</w:t>
      </w:r>
      <w:r>
        <w:rPr>
          <w:spacing w:val="-6"/>
          <w:lang w:val="es-CO"/>
        </w:rPr>
        <w:t xml:space="preserve"> </w:t>
      </w:r>
      <w:r>
        <w:rPr>
          <w:lang w:val="es-CO"/>
        </w:rPr>
        <w:t>y</w:t>
      </w:r>
      <w:r>
        <w:rPr>
          <w:spacing w:val="-6"/>
          <w:lang w:val="es-CO"/>
        </w:rPr>
        <w:t xml:space="preserve"> </w:t>
      </w:r>
      <w:r>
        <w:rPr>
          <w:lang w:val="es-CO"/>
        </w:rPr>
        <w:t>la</w:t>
      </w:r>
      <w:r>
        <w:rPr>
          <w:spacing w:val="-7"/>
          <w:lang w:val="es-CO"/>
        </w:rPr>
        <w:t xml:space="preserve"> </w:t>
      </w:r>
      <w:r>
        <w:rPr>
          <w:lang w:val="es-CO"/>
        </w:rPr>
        <w:t>intensidad</w:t>
      </w:r>
      <w:r>
        <w:rPr>
          <w:spacing w:val="-6"/>
          <w:lang w:val="es-CO"/>
        </w:rPr>
        <w:t xml:space="preserve"> </w:t>
      </w:r>
      <w:r>
        <w:rPr>
          <w:lang w:val="es-CO"/>
        </w:rPr>
        <w:t>del</w:t>
      </w:r>
      <w:r>
        <w:rPr>
          <w:spacing w:val="-6"/>
          <w:lang w:val="es-CO"/>
        </w:rPr>
        <w:t xml:space="preserve"> </w:t>
      </w:r>
      <w:r>
        <w:rPr>
          <w:lang w:val="es-CO"/>
        </w:rPr>
        <w:t>cálculo</w:t>
      </w:r>
      <w:r>
        <w:rPr>
          <w:spacing w:val="-6"/>
          <w:lang w:val="es-CO"/>
        </w:rPr>
        <w:t xml:space="preserve"> </w:t>
      </w:r>
      <w:r>
        <w:rPr>
          <w:lang w:val="es-CO"/>
        </w:rPr>
        <w:t>requerido</w:t>
      </w:r>
      <w:r>
        <w:rPr>
          <w:spacing w:val="-7"/>
          <w:lang w:val="es-CO"/>
        </w:rPr>
        <w:t xml:space="preserve"> </w:t>
      </w:r>
      <w:r>
        <w:rPr>
          <w:lang w:val="es-CO"/>
        </w:rPr>
        <w:t>(Aristizabal</w:t>
      </w:r>
      <w:r>
        <w:rPr>
          <w:spacing w:val="-13"/>
          <w:lang w:val="es-CO"/>
        </w:rPr>
        <w:t xml:space="preserve"> </w:t>
      </w:r>
      <w:r>
        <w:rPr>
          <w:lang w:val="es-CO"/>
        </w:rPr>
        <w:t>et</w:t>
      </w:r>
      <w:r>
        <w:rPr>
          <w:spacing w:val="-12"/>
          <w:lang w:val="es-CO"/>
        </w:rPr>
        <w:t xml:space="preserve"> </w:t>
      </w:r>
      <w:r>
        <w:rPr>
          <w:lang w:val="es-CO"/>
        </w:rPr>
        <w:t>al.,</w:t>
      </w:r>
      <w:r>
        <w:rPr>
          <w:spacing w:val="-13"/>
          <w:lang w:val="es-CO"/>
        </w:rPr>
        <w:t xml:space="preserve"> </w:t>
      </w:r>
      <w:hyperlink w:anchor="_bookmark14">
        <w:r>
          <w:rPr>
            <w:color w:val="00004C"/>
            <w:lang w:val="es-CO"/>
          </w:rPr>
          <w:t>2016</w:t>
        </w:r>
      </w:hyperlink>
      <w:r>
        <w:rPr>
          <w:lang w:val="es-CO"/>
        </w:rPr>
        <w:t>;</w:t>
      </w:r>
      <w:r>
        <w:rPr>
          <w:spacing w:val="-12"/>
          <w:lang w:val="es-CO"/>
        </w:rPr>
        <w:t xml:space="preserve"> </w:t>
      </w:r>
      <w:r>
        <w:rPr>
          <w:lang w:val="es-CO"/>
        </w:rPr>
        <w:t>Marin et</w:t>
      </w:r>
      <w:ins w:id="51" w:author="Daniel Bertin Ugarte" w:date="2026-01-28T22:45:00Z" w16du:dateUtc="2026-01-29T01:45:00Z">
        <w:r w:rsidR="00332D51">
          <w:rPr>
            <w:lang w:val="es-CO"/>
          </w:rPr>
          <w:t xml:space="preserve"> al</w:t>
        </w:r>
      </w:ins>
      <w:r>
        <w:rPr>
          <w:lang w:val="es-CO"/>
        </w:rPr>
        <w:t>.,</w:t>
      </w:r>
      <w:r>
        <w:rPr>
          <w:spacing w:val="-13"/>
          <w:lang w:val="es-CO"/>
        </w:rPr>
        <w:t xml:space="preserve"> </w:t>
      </w:r>
      <w:hyperlink w:anchor="_bookmark40">
        <w:r>
          <w:rPr>
            <w:color w:val="00004C"/>
            <w:lang w:val="es-CO"/>
          </w:rPr>
          <w:t>2021</w:t>
        </w:r>
      </w:hyperlink>
      <w:r>
        <w:rPr>
          <w:lang w:val="es-CO"/>
        </w:rPr>
        <w:t>).</w:t>
      </w:r>
      <w:r>
        <w:rPr>
          <w:spacing w:val="-3"/>
          <w:lang w:val="es-CO"/>
        </w:rPr>
        <w:t xml:space="preserve"> </w:t>
      </w:r>
      <w:del w:id="52" w:author="Daniel Bertin Ugarte" w:date="2026-01-28T22:45:00Z" w16du:dateUtc="2026-01-29T01:45:00Z">
        <w:r w:rsidDel="00332D51">
          <w:rPr>
            <w:lang w:val="es-CO"/>
          </w:rPr>
          <w:delText>Por</w:delText>
        </w:r>
        <w:r w:rsidDel="00332D51">
          <w:rPr>
            <w:spacing w:val="-13"/>
            <w:lang w:val="es-CO"/>
          </w:rPr>
          <w:delText xml:space="preserve"> </w:delText>
        </w:r>
        <w:r w:rsidDel="00332D51">
          <w:rPr>
            <w:lang w:val="es-CO"/>
          </w:rPr>
          <w:delText>otro</w:delText>
        </w:r>
        <w:r w:rsidDel="00332D51">
          <w:rPr>
            <w:spacing w:val="-12"/>
            <w:lang w:val="es-CO"/>
          </w:rPr>
          <w:delText xml:space="preserve"> </w:delText>
        </w:r>
        <w:r w:rsidDel="00332D51">
          <w:rPr>
            <w:lang w:val="es-CO"/>
          </w:rPr>
          <w:delText>lado,</w:delText>
        </w:r>
        <w:r w:rsidDel="00332D51">
          <w:rPr>
            <w:spacing w:val="-12"/>
            <w:lang w:val="es-CO"/>
          </w:rPr>
          <w:delText xml:space="preserve"> </w:delText>
        </w:r>
        <w:r w:rsidDel="00332D51">
          <w:rPr>
            <w:lang w:val="es-CO"/>
          </w:rPr>
          <w:delText>l</w:delText>
        </w:r>
      </w:del>
      <w:ins w:id="53" w:author="Daniel Bertin Ugarte" w:date="2026-01-28T22:45:00Z" w16du:dateUtc="2026-01-29T01:45:00Z">
        <w:r w:rsidR="00332D51">
          <w:rPr>
            <w:lang w:val="es-CO"/>
          </w:rPr>
          <w:t>L</w:t>
        </w:r>
      </w:ins>
      <w:r>
        <w:rPr>
          <w:lang w:val="es-CO"/>
        </w:rPr>
        <w:t>os</w:t>
      </w:r>
      <w:r>
        <w:rPr>
          <w:spacing w:val="-13"/>
          <w:lang w:val="es-CO"/>
        </w:rPr>
        <w:t xml:space="preserve"> </w:t>
      </w:r>
      <w:r>
        <w:rPr>
          <w:lang w:val="es-CO"/>
        </w:rPr>
        <w:t>modelos</w:t>
      </w:r>
      <w:r>
        <w:rPr>
          <w:spacing w:val="-12"/>
          <w:lang w:val="es-CO"/>
        </w:rPr>
        <w:t xml:space="preserve"> </w:t>
      </w:r>
      <w:r>
        <w:rPr>
          <w:lang w:val="es-CO"/>
        </w:rPr>
        <w:t>estadísticos</w:t>
      </w:r>
      <w:ins w:id="54" w:author="Daniel Bertin Ugarte" w:date="2026-01-28T22:45:00Z" w16du:dateUtc="2026-01-29T01:45:00Z">
        <w:r w:rsidR="00332D51">
          <w:rPr>
            <w:lang w:val="es-CO"/>
          </w:rPr>
          <w:t>, por otro lado,</w:t>
        </w:r>
      </w:ins>
      <w:r>
        <w:rPr>
          <w:spacing w:val="-13"/>
          <w:lang w:val="es-CO"/>
        </w:rPr>
        <w:t xml:space="preserve"> </w:t>
      </w:r>
      <w:r>
        <w:rPr>
          <w:lang w:val="es-CO"/>
        </w:rPr>
        <w:t>se</w:t>
      </w:r>
      <w:r>
        <w:rPr>
          <w:spacing w:val="-12"/>
          <w:lang w:val="es-CO"/>
        </w:rPr>
        <w:t xml:space="preserve"> </w:t>
      </w:r>
      <w:r>
        <w:rPr>
          <w:lang w:val="es-CO"/>
        </w:rPr>
        <w:t>han</w:t>
      </w:r>
      <w:r>
        <w:rPr>
          <w:spacing w:val="80"/>
          <w:lang w:val="es-CO"/>
        </w:rPr>
        <w:t xml:space="preserve"> </w:t>
      </w:r>
      <w:r>
        <w:rPr>
          <w:lang w:val="es-CO"/>
        </w:rPr>
        <w:t>popularizado debido a su capacidad para analizar grandes volúmenes de datos e identificar patrones</w:t>
      </w:r>
      <w:r>
        <w:rPr>
          <w:rFonts w:ascii="Trebuchet MS" w:hAnsi="Trebuchet MS"/>
          <w:spacing w:val="40"/>
          <w:sz w:val="10"/>
          <w:lang w:val="es-CO"/>
        </w:rPr>
        <w:t xml:space="preserve"> </w:t>
      </w:r>
      <w:r>
        <w:rPr>
          <w:lang w:val="es-CO"/>
        </w:rPr>
        <w:t xml:space="preserve">que pueden predecir la ocurrencia de movimientos en masa (Tehrani et al., </w:t>
      </w:r>
      <w:hyperlink w:anchor="_bookmark51">
        <w:r>
          <w:rPr>
            <w:color w:val="00004C"/>
            <w:lang w:val="es-CO"/>
          </w:rPr>
          <w:t>2022</w:t>
        </w:r>
      </w:hyperlink>
      <w:r>
        <w:rPr>
          <w:lang w:val="es-CO"/>
        </w:rPr>
        <w:t>).</w:t>
      </w:r>
      <w:r>
        <w:rPr>
          <w:spacing w:val="40"/>
          <w:lang w:val="es-CO"/>
        </w:rPr>
        <w:t xml:space="preserve"> </w:t>
      </w:r>
      <w:r>
        <w:rPr>
          <w:lang w:val="es-CO"/>
        </w:rPr>
        <w:t>Estos modelos</w:t>
      </w:r>
      <w:r>
        <w:rPr>
          <w:spacing w:val="40"/>
          <w:lang w:val="es-CO"/>
        </w:rPr>
        <w:t xml:space="preserve"> </w:t>
      </w:r>
      <w:r>
        <w:rPr>
          <w:lang w:val="es-CO"/>
        </w:rPr>
        <w:t>utilizan una variable respuesta, también denominada dependiente, que representa la ocurrencia de</w:t>
      </w:r>
      <w:r>
        <w:rPr>
          <w:spacing w:val="80"/>
          <w:w w:val="150"/>
          <w:lang w:val="es-CO"/>
        </w:rPr>
        <w:t xml:space="preserve"> </w:t>
      </w:r>
      <w:r>
        <w:rPr>
          <w:lang w:val="es-CO"/>
        </w:rPr>
        <w:t xml:space="preserve">movimientos en masa, junto con un conjunto de variables predictoras, también </w:t>
      </w:r>
      <w:r>
        <w:rPr>
          <w:lang w:val="es-CO"/>
        </w:rPr>
        <w:lastRenderedPageBreak/>
        <w:t>denominadas como</w:t>
      </w:r>
      <w:r>
        <w:rPr>
          <w:spacing w:val="40"/>
          <w:lang w:val="es-CO"/>
        </w:rPr>
        <w:t xml:space="preserve"> </w:t>
      </w:r>
      <w:r>
        <w:rPr>
          <w:lang w:val="es-CO"/>
        </w:rPr>
        <w:t>independientes, condicionantes o covariables, que describen las condiciones que favorecen su ocurrencia,</w:t>
      </w:r>
      <w:r>
        <w:rPr>
          <w:spacing w:val="23"/>
          <w:lang w:val="es-CO"/>
        </w:rPr>
        <w:t xml:space="preserve"> </w:t>
      </w:r>
      <w:r>
        <w:rPr>
          <w:lang w:val="es-CO"/>
        </w:rPr>
        <w:t>como la pendiente,</w:t>
      </w:r>
      <w:r>
        <w:rPr>
          <w:spacing w:val="23"/>
          <w:lang w:val="es-CO"/>
        </w:rPr>
        <w:t xml:space="preserve"> </w:t>
      </w:r>
      <w:r>
        <w:rPr>
          <w:lang w:val="es-CO"/>
        </w:rPr>
        <w:t>el tipo de suelo,</w:t>
      </w:r>
      <w:r>
        <w:rPr>
          <w:spacing w:val="23"/>
          <w:lang w:val="es-CO"/>
        </w:rPr>
        <w:t xml:space="preserve"> </w:t>
      </w:r>
      <w:r>
        <w:rPr>
          <w:lang w:val="es-CO"/>
        </w:rPr>
        <w:t>el uso o cobertura del suelo</w:t>
      </w:r>
      <w:del w:id="55" w:author="Daniel Bertin Ugarte" w:date="2026-01-28T22:46:00Z" w16du:dateUtc="2026-01-29T01:46:00Z">
        <w:r w:rsidDel="00332D51">
          <w:rPr>
            <w:lang w:val="es-CO"/>
          </w:rPr>
          <w:delText>,</w:delText>
        </w:r>
      </w:del>
      <w:r>
        <w:rPr>
          <w:spacing w:val="23"/>
          <w:lang w:val="es-CO"/>
        </w:rPr>
        <w:t xml:space="preserve"> </w:t>
      </w:r>
      <w:r>
        <w:rPr>
          <w:lang w:val="es-CO"/>
        </w:rPr>
        <w:t>y la precipitación,</w:t>
      </w:r>
      <w:r>
        <w:rPr>
          <w:spacing w:val="23"/>
          <w:lang w:val="es-CO"/>
        </w:rPr>
        <w:t xml:space="preserve"> </w:t>
      </w:r>
      <w:r>
        <w:rPr>
          <w:lang w:val="es-CO"/>
        </w:rPr>
        <w:t>entre</w:t>
      </w:r>
      <w:r>
        <w:rPr>
          <w:spacing w:val="80"/>
          <w:lang w:val="es-CO"/>
        </w:rPr>
        <w:t xml:space="preserve"> </w:t>
      </w:r>
      <w:r>
        <w:rPr>
          <w:spacing w:val="-2"/>
          <w:lang w:val="es-CO"/>
        </w:rPr>
        <w:t>otros.</w:t>
      </w:r>
      <w:r>
        <w:rPr>
          <w:lang w:val="es-CO"/>
        </w:rPr>
        <w:tab/>
      </w:r>
    </w:p>
    <w:p w14:paraId="6F804AD2" w14:textId="536BA48A" w:rsidR="00D05FC9" w:rsidRPr="00CC34F8" w:rsidRDefault="00510033">
      <w:pPr>
        <w:pStyle w:val="Ttulo1"/>
        <w:tabs>
          <w:tab w:val="left" w:pos="8463"/>
        </w:tabs>
        <w:spacing w:before="130"/>
        <w:jc w:val="both"/>
        <w:rPr>
          <w:lang w:val="es-CL"/>
        </w:rPr>
      </w:pPr>
      <w:r>
        <w:rPr>
          <w:lang w:val="es-CO"/>
        </w:rPr>
        <w:t>En</w:t>
      </w:r>
      <w:r>
        <w:rPr>
          <w:spacing w:val="2"/>
          <w:lang w:val="es-CO"/>
        </w:rPr>
        <w:t xml:space="preserve"> </w:t>
      </w:r>
      <w:r>
        <w:rPr>
          <w:lang w:val="es-CO"/>
        </w:rPr>
        <w:t>los</w:t>
      </w:r>
      <w:r>
        <w:rPr>
          <w:spacing w:val="3"/>
          <w:lang w:val="es-CO"/>
        </w:rPr>
        <w:t xml:space="preserve"> </w:t>
      </w:r>
      <w:r>
        <w:rPr>
          <w:lang w:val="es-CO"/>
        </w:rPr>
        <w:t>últimos</w:t>
      </w:r>
      <w:r>
        <w:rPr>
          <w:spacing w:val="3"/>
          <w:lang w:val="es-CO"/>
        </w:rPr>
        <w:t xml:space="preserve"> </w:t>
      </w:r>
      <w:r>
        <w:rPr>
          <w:lang w:val="es-CO"/>
        </w:rPr>
        <w:t>años,</w:t>
      </w:r>
      <w:r>
        <w:rPr>
          <w:spacing w:val="3"/>
          <w:lang w:val="es-CO"/>
        </w:rPr>
        <w:t xml:space="preserve"> </w:t>
      </w:r>
      <w:r>
        <w:rPr>
          <w:lang w:val="es-CO"/>
        </w:rPr>
        <w:t>se</w:t>
      </w:r>
      <w:r>
        <w:rPr>
          <w:spacing w:val="3"/>
          <w:lang w:val="es-CO"/>
        </w:rPr>
        <w:t xml:space="preserve"> </w:t>
      </w:r>
      <w:r>
        <w:rPr>
          <w:lang w:val="es-CO"/>
        </w:rPr>
        <w:t>ha</w:t>
      </w:r>
      <w:r>
        <w:rPr>
          <w:spacing w:val="3"/>
          <w:lang w:val="es-CO"/>
        </w:rPr>
        <w:t xml:space="preserve"> </w:t>
      </w:r>
      <w:r>
        <w:rPr>
          <w:lang w:val="es-CO"/>
        </w:rPr>
        <w:t>observado</w:t>
      </w:r>
      <w:r>
        <w:rPr>
          <w:spacing w:val="2"/>
          <w:lang w:val="es-CO"/>
        </w:rPr>
        <w:t xml:space="preserve"> </w:t>
      </w:r>
      <w:r>
        <w:rPr>
          <w:lang w:val="es-CO"/>
        </w:rPr>
        <w:t>un</w:t>
      </w:r>
      <w:r>
        <w:rPr>
          <w:spacing w:val="3"/>
          <w:lang w:val="es-CO"/>
        </w:rPr>
        <w:t xml:space="preserve"> </w:t>
      </w:r>
      <w:r>
        <w:rPr>
          <w:lang w:val="es-CO"/>
        </w:rPr>
        <w:t>notable</w:t>
      </w:r>
      <w:r>
        <w:rPr>
          <w:spacing w:val="3"/>
          <w:lang w:val="es-CO"/>
        </w:rPr>
        <w:t xml:space="preserve"> </w:t>
      </w:r>
      <w:r>
        <w:rPr>
          <w:lang w:val="es-CO"/>
        </w:rPr>
        <w:t>aumento</w:t>
      </w:r>
      <w:r>
        <w:rPr>
          <w:spacing w:val="3"/>
          <w:lang w:val="es-CO"/>
        </w:rPr>
        <w:t xml:space="preserve"> </w:t>
      </w:r>
      <w:r>
        <w:rPr>
          <w:lang w:val="es-CO"/>
        </w:rPr>
        <w:t>en</w:t>
      </w:r>
      <w:r>
        <w:rPr>
          <w:spacing w:val="3"/>
          <w:lang w:val="es-CO"/>
        </w:rPr>
        <w:t xml:space="preserve"> </w:t>
      </w:r>
      <w:r>
        <w:rPr>
          <w:lang w:val="es-CO"/>
        </w:rPr>
        <w:t>el</w:t>
      </w:r>
      <w:r>
        <w:rPr>
          <w:spacing w:val="3"/>
          <w:lang w:val="es-CO"/>
        </w:rPr>
        <w:t xml:space="preserve"> </w:t>
      </w:r>
      <w:r>
        <w:rPr>
          <w:lang w:val="es-CO"/>
        </w:rPr>
        <w:t>uso</w:t>
      </w:r>
      <w:r>
        <w:rPr>
          <w:spacing w:val="2"/>
          <w:lang w:val="es-CO"/>
        </w:rPr>
        <w:t xml:space="preserve"> </w:t>
      </w:r>
      <w:r>
        <w:rPr>
          <w:lang w:val="es-CO"/>
        </w:rPr>
        <w:t>de</w:t>
      </w:r>
      <w:r>
        <w:rPr>
          <w:spacing w:val="3"/>
          <w:lang w:val="es-CO"/>
        </w:rPr>
        <w:t xml:space="preserve"> </w:t>
      </w:r>
      <w:r>
        <w:rPr>
          <w:lang w:val="es-CO"/>
        </w:rPr>
        <w:t>modelos</w:t>
      </w:r>
      <w:r>
        <w:rPr>
          <w:spacing w:val="3"/>
          <w:lang w:val="es-CO"/>
        </w:rPr>
        <w:t xml:space="preserve"> </w:t>
      </w:r>
      <w:r>
        <w:rPr>
          <w:lang w:val="es-CO"/>
        </w:rPr>
        <w:t>estadísticos</w:t>
      </w:r>
      <w:r>
        <w:rPr>
          <w:spacing w:val="3"/>
          <w:lang w:val="es-CO"/>
        </w:rPr>
        <w:t xml:space="preserve"> </w:t>
      </w:r>
      <w:r>
        <w:rPr>
          <w:spacing w:val="-2"/>
          <w:lang w:val="es-CO"/>
        </w:rPr>
        <w:t xml:space="preserve">basados </w:t>
      </w:r>
      <w:r>
        <w:rPr>
          <w:lang w:val="es-CO"/>
        </w:rPr>
        <w:t>en aprendizaje</w:t>
      </w:r>
      <w:r>
        <w:rPr>
          <w:spacing w:val="1"/>
          <w:lang w:val="es-CO"/>
        </w:rPr>
        <w:t xml:space="preserve"> </w:t>
      </w:r>
      <w:r>
        <w:rPr>
          <w:lang w:val="es-CO"/>
        </w:rPr>
        <w:t>automático (denominados</w:t>
      </w:r>
      <w:r>
        <w:rPr>
          <w:spacing w:val="1"/>
          <w:lang w:val="es-CO"/>
        </w:rPr>
        <w:t xml:space="preserve"> </w:t>
      </w:r>
      <w:r>
        <w:rPr>
          <w:i/>
          <w:lang w:val="es-CO"/>
        </w:rPr>
        <w:t>machine</w:t>
      </w:r>
      <w:r>
        <w:rPr>
          <w:i/>
          <w:spacing w:val="1"/>
          <w:lang w:val="es-CO"/>
        </w:rPr>
        <w:t xml:space="preserve"> </w:t>
      </w:r>
      <w:r>
        <w:rPr>
          <w:i/>
          <w:lang w:val="es-CO"/>
        </w:rPr>
        <w:t>learning</w:t>
      </w:r>
      <w:r>
        <w:rPr>
          <w:lang w:val="es-CO"/>
        </w:rPr>
        <w:t>) para</w:t>
      </w:r>
      <w:r>
        <w:rPr>
          <w:spacing w:val="1"/>
          <w:lang w:val="es-CO"/>
        </w:rPr>
        <w:t xml:space="preserve"> </w:t>
      </w:r>
      <w:r>
        <w:rPr>
          <w:lang w:val="es-CO"/>
        </w:rPr>
        <w:t>la</w:t>
      </w:r>
      <w:r>
        <w:rPr>
          <w:spacing w:val="1"/>
          <w:lang w:val="es-CO"/>
        </w:rPr>
        <w:t xml:space="preserve"> </w:t>
      </w:r>
      <w:r>
        <w:rPr>
          <w:lang w:val="es-CO"/>
        </w:rPr>
        <w:t>evaluación de</w:t>
      </w:r>
      <w:r>
        <w:rPr>
          <w:spacing w:val="1"/>
          <w:lang w:val="es-CO"/>
        </w:rPr>
        <w:t xml:space="preserve"> </w:t>
      </w:r>
      <w:r>
        <w:rPr>
          <w:lang w:val="es-CO"/>
        </w:rPr>
        <w:t xml:space="preserve">la </w:t>
      </w:r>
      <w:r>
        <w:rPr>
          <w:spacing w:val="-2"/>
          <w:lang w:val="es-CO"/>
        </w:rPr>
        <w:t xml:space="preserve">susceptibilidad </w:t>
      </w:r>
      <w:r>
        <w:rPr>
          <w:lang w:val="es-CO"/>
        </w:rPr>
        <w:t>a</w:t>
      </w:r>
      <w:r>
        <w:rPr>
          <w:spacing w:val="-1"/>
          <w:lang w:val="es-CO"/>
        </w:rPr>
        <w:t xml:space="preserve"> </w:t>
      </w:r>
      <w:r>
        <w:rPr>
          <w:lang w:val="es-CO"/>
        </w:rPr>
        <w:t xml:space="preserve">movimientos en masa (Tehrani et al., </w:t>
      </w:r>
      <w:hyperlink w:anchor="_bookmark51">
        <w:r>
          <w:rPr>
            <w:color w:val="00004C"/>
            <w:lang w:val="es-CO"/>
          </w:rPr>
          <w:t>2022</w:t>
        </w:r>
      </w:hyperlink>
      <w:r>
        <w:rPr>
          <w:lang w:val="es-CO"/>
        </w:rPr>
        <w:t>).</w:t>
      </w:r>
      <w:r>
        <w:rPr>
          <w:spacing w:val="10"/>
          <w:lang w:val="es-CO"/>
        </w:rPr>
        <w:t xml:space="preserve"> </w:t>
      </w:r>
      <w:r>
        <w:rPr>
          <w:lang w:val="es-CO"/>
        </w:rPr>
        <w:t xml:space="preserve">Estos modelos han mejorado significativamente la </w:t>
      </w:r>
      <w:r>
        <w:rPr>
          <w:spacing w:val="-5"/>
          <w:lang w:val="es-CO"/>
        </w:rPr>
        <w:t>ca</w:t>
      </w:r>
      <w:r>
        <w:rPr>
          <w:lang w:val="es-CO"/>
        </w:rPr>
        <w:t>pacidad</w:t>
      </w:r>
      <w:r>
        <w:rPr>
          <w:spacing w:val="7"/>
          <w:lang w:val="es-CO"/>
        </w:rPr>
        <w:t xml:space="preserve"> </w:t>
      </w:r>
      <w:r>
        <w:rPr>
          <w:lang w:val="es-CO"/>
        </w:rPr>
        <w:t>de</w:t>
      </w:r>
      <w:r>
        <w:rPr>
          <w:spacing w:val="8"/>
          <w:lang w:val="es-CO"/>
        </w:rPr>
        <w:t xml:space="preserve"> </w:t>
      </w:r>
      <w:r>
        <w:rPr>
          <w:lang w:val="es-CO"/>
        </w:rPr>
        <w:t>representar</w:t>
      </w:r>
      <w:r>
        <w:rPr>
          <w:spacing w:val="8"/>
          <w:lang w:val="es-CO"/>
        </w:rPr>
        <w:t xml:space="preserve"> </w:t>
      </w:r>
      <w:r>
        <w:rPr>
          <w:lang w:val="es-CO"/>
        </w:rPr>
        <w:t>relaciones</w:t>
      </w:r>
      <w:r>
        <w:rPr>
          <w:spacing w:val="8"/>
          <w:lang w:val="es-CO"/>
        </w:rPr>
        <w:t xml:space="preserve"> </w:t>
      </w:r>
      <w:r>
        <w:rPr>
          <w:lang w:val="es-CO"/>
        </w:rPr>
        <w:t>no</w:t>
      </w:r>
      <w:r>
        <w:rPr>
          <w:spacing w:val="8"/>
          <w:lang w:val="es-CO"/>
        </w:rPr>
        <w:t xml:space="preserve"> </w:t>
      </w:r>
      <w:r>
        <w:rPr>
          <w:lang w:val="es-CO"/>
        </w:rPr>
        <w:t>lineales</w:t>
      </w:r>
      <w:r>
        <w:rPr>
          <w:spacing w:val="8"/>
          <w:lang w:val="es-CO"/>
        </w:rPr>
        <w:t xml:space="preserve"> </w:t>
      </w:r>
      <w:r>
        <w:rPr>
          <w:lang w:val="es-CO"/>
        </w:rPr>
        <w:t>complejas</w:t>
      </w:r>
      <w:r>
        <w:rPr>
          <w:spacing w:val="8"/>
          <w:lang w:val="es-CO"/>
        </w:rPr>
        <w:t xml:space="preserve"> </w:t>
      </w:r>
      <w:r>
        <w:rPr>
          <w:lang w:val="es-CO"/>
        </w:rPr>
        <w:t>entre</w:t>
      </w:r>
      <w:r>
        <w:rPr>
          <w:spacing w:val="7"/>
          <w:lang w:val="es-CO"/>
        </w:rPr>
        <w:t xml:space="preserve"> </w:t>
      </w:r>
      <w:r>
        <w:rPr>
          <w:lang w:val="es-CO"/>
        </w:rPr>
        <w:t>las</w:t>
      </w:r>
      <w:r>
        <w:rPr>
          <w:spacing w:val="8"/>
          <w:lang w:val="es-CO"/>
        </w:rPr>
        <w:t xml:space="preserve"> </w:t>
      </w:r>
      <w:r>
        <w:rPr>
          <w:lang w:val="es-CO"/>
        </w:rPr>
        <w:t>variables</w:t>
      </w:r>
      <w:r>
        <w:rPr>
          <w:spacing w:val="8"/>
          <w:lang w:val="es-CO"/>
        </w:rPr>
        <w:t xml:space="preserve"> </w:t>
      </w:r>
      <w:r>
        <w:rPr>
          <w:lang w:val="es-CO"/>
        </w:rPr>
        <w:t>predictoras</w:t>
      </w:r>
      <w:r>
        <w:rPr>
          <w:spacing w:val="8"/>
          <w:lang w:val="es-CO"/>
        </w:rPr>
        <w:t xml:space="preserve"> </w:t>
      </w:r>
      <w:r>
        <w:rPr>
          <w:lang w:val="es-CO"/>
        </w:rPr>
        <w:t>y</w:t>
      </w:r>
      <w:r>
        <w:rPr>
          <w:spacing w:val="8"/>
          <w:lang w:val="es-CO"/>
        </w:rPr>
        <w:t xml:space="preserve"> </w:t>
      </w:r>
      <w:r>
        <w:rPr>
          <w:lang w:val="es-CO"/>
        </w:rPr>
        <w:t>la</w:t>
      </w:r>
      <w:r>
        <w:rPr>
          <w:spacing w:val="8"/>
          <w:lang w:val="es-CO"/>
        </w:rPr>
        <w:t xml:space="preserve"> </w:t>
      </w:r>
      <w:r>
        <w:rPr>
          <w:spacing w:val="-2"/>
          <w:lang w:val="es-CO"/>
        </w:rPr>
        <w:t xml:space="preserve">variable </w:t>
      </w:r>
      <w:r>
        <w:rPr>
          <w:lang w:val="es-CO"/>
        </w:rPr>
        <w:t>respuesta,</w:t>
      </w:r>
      <w:r>
        <w:rPr>
          <w:spacing w:val="16"/>
          <w:lang w:val="es-CO"/>
        </w:rPr>
        <w:t xml:space="preserve"> </w:t>
      </w:r>
      <w:r>
        <w:rPr>
          <w:lang w:val="es-CO"/>
        </w:rPr>
        <w:t>logrando</w:t>
      </w:r>
      <w:r>
        <w:rPr>
          <w:spacing w:val="13"/>
          <w:lang w:val="es-CO"/>
        </w:rPr>
        <w:t xml:space="preserve"> </w:t>
      </w:r>
      <w:r>
        <w:rPr>
          <w:lang w:val="es-CO"/>
        </w:rPr>
        <w:t>un</w:t>
      </w:r>
      <w:r>
        <w:rPr>
          <w:spacing w:val="14"/>
          <w:lang w:val="es-CO"/>
        </w:rPr>
        <w:t xml:space="preserve"> </w:t>
      </w:r>
      <w:r>
        <w:rPr>
          <w:lang w:val="es-CO"/>
        </w:rPr>
        <w:t>excelente</w:t>
      </w:r>
      <w:r>
        <w:rPr>
          <w:spacing w:val="14"/>
          <w:lang w:val="es-CO"/>
        </w:rPr>
        <w:t xml:space="preserve"> </w:t>
      </w:r>
      <w:r>
        <w:rPr>
          <w:lang w:val="es-CO"/>
        </w:rPr>
        <w:t>rendimiento</w:t>
      </w:r>
      <w:r>
        <w:rPr>
          <w:spacing w:val="15"/>
          <w:lang w:val="es-CO"/>
        </w:rPr>
        <w:t xml:space="preserve"> </w:t>
      </w:r>
      <w:r>
        <w:rPr>
          <w:lang w:val="es-CO"/>
        </w:rPr>
        <w:t>en</w:t>
      </w:r>
      <w:r>
        <w:rPr>
          <w:spacing w:val="14"/>
          <w:lang w:val="es-CO"/>
        </w:rPr>
        <w:t xml:space="preserve"> </w:t>
      </w:r>
      <w:r>
        <w:rPr>
          <w:lang w:val="es-CO"/>
        </w:rPr>
        <w:t>términos</w:t>
      </w:r>
      <w:r>
        <w:rPr>
          <w:spacing w:val="14"/>
          <w:lang w:val="es-CO"/>
        </w:rPr>
        <w:t xml:space="preserve"> </w:t>
      </w:r>
      <w:r>
        <w:rPr>
          <w:lang w:val="es-CO"/>
        </w:rPr>
        <w:t>de</w:t>
      </w:r>
      <w:r>
        <w:rPr>
          <w:spacing w:val="14"/>
          <w:lang w:val="es-CO"/>
        </w:rPr>
        <w:t xml:space="preserve"> </w:t>
      </w:r>
      <w:r>
        <w:rPr>
          <w:lang w:val="es-CO"/>
        </w:rPr>
        <w:t>predicción.</w:t>
      </w:r>
      <w:r>
        <w:rPr>
          <w:spacing w:val="41"/>
          <w:lang w:val="es-CO"/>
        </w:rPr>
        <w:t xml:space="preserve"> </w:t>
      </w:r>
      <w:r>
        <w:rPr>
          <w:lang w:val="es-CO"/>
        </w:rPr>
        <w:t>Sin</w:t>
      </w:r>
      <w:r>
        <w:rPr>
          <w:spacing w:val="14"/>
          <w:lang w:val="es-CO"/>
        </w:rPr>
        <w:t xml:space="preserve"> </w:t>
      </w:r>
      <w:r>
        <w:rPr>
          <w:lang w:val="es-CO"/>
        </w:rPr>
        <w:t>embargo,</w:t>
      </w:r>
      <w:r>
        <w:rPr>
          <w:spacing w:val="16"/>
          <w:lang w:val="es-CO"/>
        </w:rPr>
        <w:t xml:space="preserve"> </w:t>
      </w:r>
      <w:r>
        <w:rPr>
          <w:lang w:val="es-CO"/>
        </w:rPr>
        <w:t>este</w:t>
      </w:r>
      <w:r>
        <w:rPr>
          <w:spacing w:val="14"/>
          <w:lang w:val="es-CO"/>
        </w:rPr>
        <w:t xml:space="preserve"> </w:t>
      </w:r>
      <w:r>
        <w:rPr>
          <w:spacing w:val="-2"/>
          <w:lang w:val="es-CO"/>
        </w:rPr>
        <w:t>incre</w:t>
      </w:r>
      <w:r>
        <w:rPr>
          <w:lang w:val="es-CO"/>
        </w:rPr>
        <w:t>mento</w:t>
      </w:r>
      <w:r>
        <w:rPr>
          <w:spacing w:val="14"/>
          <w:lang w:val="es-CO"/>
        </w:rPr>
        <w:t xml:space="preserve"> </w:t>
      </w:r>
      <w:r>
        <w:rPr>
          <w:lang w:val="es-CO"/>
        </w:rPr>
        <w:t>en</w:t>
      </w:r>
      <w:r>
        <w:rPr>
          <w:spacing w:val="13"/>
          <w:lang w:val="es-CO"/>
        </w:rPr>
        <w:t xml:space="preserve"> </w:t>
      </w:r>
      <w:r>
        <w:rPr>
          <w:lang w:val="es-CO"/>
        </w:rPr>
        <w:t>la</w:t>
      </w:r>
      <w:r>
        <w:rPr>
          <w:spacing w:val="14"/>
          <w:lang w:val="es-CO"/>
        </w:rPr>
        <w:t xml:space="preserve"> </w:t>
      </w:r>
      <w:r>
        <w:rPr>
          <w:lang w:val="es-CO"/>
        </w:rPr>
        <w:t>capacidad</w:t>
      </w:r>
      <w:r>
        <w:rPr>
          <w:spacing w:val="15"/>
          <w:lang w:val="es-CO"/>
        </w:rPr>
        <w:t xml:space="preserve"> </w:t>
      </w:r>
      <w:r>
        <w:rPr>
          <w:lang w:val="es-CO"/>
        </w:rPr>
        <w:t>predictiva</w:t>
      </w:r>
      <w:r>
        <w:rPr>
          <w:spacing w:val="13"/>
          <w:lang w:val="es-CO"/>
        </w:rPr>
        <w:t xml:space="preserve"> </w:t>
      </w:r>
      <w:r>
        <w:rPr>
          <w:lang w:val="es-CO"/>
        </w:rPr>
        <w:t>viene</w:t>
      </w:r>
      <w:r>
        <w:rPr>
          <w:spacing w:val="14"/>
          <w:lang w:val="es-CO"/>
        </w:rPr>
        <w:t xml:space="preserve"> </w:t>
      </w:r>
      <w:r>
        <w:rPr>
          <w:lang w:val="es-CO"/>
        </w:rPr>
        <w:t>generalmente</w:t>
      </w:r>
      <w:r>
        <w:rPr>
          <w:spacing w:val="15"/>
          <w:lang w:val="es-CO"/>
        </w:rPr>
        <w:t xml:space="preserve"> </w:t>
      </w:r>
      <w:r>
        <w:rPr>
          <w:lang w:val="es-CO"/>
        </w:rPr>
        <w:t>acompañado</w:t>
      </w:r>
      <w:r>
        <w:rPr>
          <w:spacing w:val="13"/>
          <w:lang w:val="es-CO"/>
        </w:rPr>
        <w:t xml:space="preserve"> </w:t>
      </w:r>
      <w:r>
        <w:rPr>
          <w:lang w:val="es-CO"/>
        </w:rPr>
        <w:t>de</w:t>
      </w:r>
      <w:r>
        <w:rPr>
          <w:spacing w:val="14"/>
          <w:lang w:val="es-CO"/>
        </w:rPr>
        <w:t xml:space="preserve"> </w:t>
      </w:r>
      <w:r>
        <w:rPr>
          <w:lang w:val="es-CO"/>
        </w:rPr>
        <w:t>una</w:t>
      </w:r>
      <w:r>
        <w:rPr>
          <w:spacing w:val="14"/>
          <w:lang w:val="es-CO"/>
        </w:rPr>
        <w:t xml:space="preserve"> </w:t>
      </w:r>
      <w:r>
        <w:rPr>
          <w:lang w:val="es-CO"/>
        </w:rPr>
        <w:t>considerable</w:t>
      </w:r>
      <w:r>
        <w:rPr>
          <w:spacing w:val="14"/>
          <w:lang w:val="es-CO"/>
        </w:rPr>
        <w:t xml:space="preserve"> </w:t>
      </w:r>
      <w:r>
        <w:rPr>
          <w:lang w:val="es-CO"/>
        </w:rPr>
        <w:t>pérdida</w:t>
      </w:r>
      <w:r>
        <w:rPr>
          <w:spacing w:val="14"/>
          <w:lang w:val="es-CO"/>
        </w:rPr>
        <w:t xml:space="preserve"> </w:t>
      </w:r>
      <w:r>
        <w:rPr>
          <w:spacing w:val="-5"/>
          <w:lang w:val="es-CO"/>
        </w:rPr>
        <w:t xml:space="preserve">en </w:t>
      </w:r>
      <w:r>
        <w:rPr>
          <w:lang w:val="es-CO"/>
        </w:rPr>
        <w:t>la</w:t>
      </w:r>
      <w:r>
        <w:rPr>
          <w:spacing w:val="-7"/>
          <w:lang w:val="es-CO"/>
        </w:rPr>
        <w:t xml:space="preserve"> </w:t>
      </w:r>
      <w:r>
        <w:rPr>
          <w:lang w:val="es-CO"/>
        </w:rPr>
        <w:t>interpretabilidad</w:t>
      </w:r>
      <w:r>
        <w:rPr>
          <w:spacing w:val="-7"/>
          <w:lang w:val="es-CO"/>
        </w:rPr>
        <w:t xml:space="preserve"> </w:t>
      </w:r>
      <w:r>
        <w:rPr>
          <w:lang w:val="es-CO"/>
        </w:rPr>
        <w:t>(Youssef</w:t>
      </w:r>
      <w:r>
        <w:rPr>
          <w:spacing w:val="-7"/>
          <w:lang w:val="es-CO"/>
        </w:rPr>
        <w:t xml:space="preserve"> </w:t>
      </w:r>
      <w:r>
        <w:rPr>
          <w:lang w:val="es-CO"/>
        </w:rPr>
        <w:t>et</w:t>
      </w:r>
      <w:r>
        <w:rPr>
          <w:spacing w:val="-7"/>
          <w:lang w:val="es-CO"/>
        </w:rPr>
        <w:t xml:space="preserve"> </w:t>
      </w:r>
      <w:r>
        <w:rPr>
          <w:lang w:val="es-CO"/>
        </w:rPr>
        <w:t>al.,</w:t>
      </w:r>
      <w:r>
        <w:rPr>
          <w:spacing w:val="-7"/>
          <w:lang w:val="es-CO"/>
        </w:rPr>
        <w:t xml:space="preserve"> </w:t>
      </w:r>
      <w:hyperlink w:anchor="_bookmark55">
        <w:r>
          <w:rPr>
            <w:color w:val="00004C"/>
            <w:lang w:val="es-CO"/>
          </w:rPr>
          <w:t>2023</w:t>
        </w:r>
      </w:hyperlink>
      <w:r>
        <w:rPr>
          <w:lang w:val="es-CO"/>
        </w:rPr>
        <w:t>).</w:t>
      </w:r>
      <w:r>
        <w:rPr>
          <w:spacing w:val="1"/>
          <w:lang w:val="es-CO"/>
        </w:rPr>
        <w:t xml:space="preserve"> </w:t>
      </w:r>
      <w:r>
        <w:rPr>
          <w:lang w:val="es-CO"/>
        </w:rPr>
        <w:t>Los</w:t>
      </w:r>
      <w:r>
        <w:rPr>
          <w:spacing w:val="-7"/>
          <w:lang w:val="es-CO"/>
        </w:rPr>
        <w:t xml:space="preserve"> </w:t>
      </w:r>
      <w:r>
        <w:rPr>
          <w:lang w:val="es-CO"/>
        </w:rPr>
        <w:t>modelos</w:t>
      </w:r>
      <w:r>
        <w:rPr>
          <w:spacing w:val="-7"/>
          <w:lang w:val="es-CO"/>
        </w:rPr>
        <w:t xml:space="preserve"> </w:t>
      </w:r>
      <w:r>
        <w:rPr>
          <w:lang w:val="es-CO"/>
        </w:rPr>
        <w:t>de</w:t>
      </w:r>
      <w:r>
        <w:rPr>
          <w:spacing w:val="-7"/>
          <w:lang w:val="es-CO"/>
        </w:rPr>
        <w:t xml:space="preserve"> </w:t>
      </w:r>
      <w:r>
        <w:rPr>
          <w:lang w:val="es-CO"/>
        </w:rPr>
        <w:t>aprendizaje</w:t>
      </w:r>
      <w:r>
        <w:rPr>
          <w:spacing w:val="-6"/>
          <w:lang w:val="es-CO"/>
        </w:rPr>
        <w:t xml:space="preserve"> </w:t>
      </w:r>
      <w:r>
        <w:rPr>
          <w:lang w:val="es-CO"/>
        </w:rPr>
        <w:t>automático,</w:t>
      </w:r>
      <w:r>
        <w:rPr>
          <w:spacing w:val="-7"/>
          <w:lang w:val="es-CO"/>
        </w:rPr>
        <w:t xml:space="preserve"> </w:t>
      </w:r>
      <w:r>
        <w:rPr>
          <w:lang w:val="es-CO"/>
        </w:rPr>
        <w:t>especialmente</w:t>
      </w:r>
      <w:ins w:id="56" w:author="Daniel Bertin Ugarte" w:date="2026-01-28T22:48:00Z" w16du:dateUtc="2026-01-29T01:48:00Z">
        <w:r w:rsidR="00332D51">
          <w:rPr>
            <w:lang w:val="es-CO"/>
          </w:rPr>
          <w:t xml:space="preserve"> los</w:t>
        </w:r>
      </w:ins>
      <w:r>
        <w:rPr>
          <w:spacing w:val="-7"/>
          <w:lang w:val="es-CO"/>
        </w:rPr>
        <w:t xml:space="preserve"> </w:t>
      </w:r>
      <w:r>
        <w:rPr>
          <w:spacing w:val="-5"/>
          <w:lang w:val="es-CO"/>
        </w:rPr>
        <w:t>no-</w:t>
      </w:r>
      <w:r>
        <w:rPr>
          <w:lang w:val="es-CO"/>
        </w:rPr>
        <w:t>paramétricos,</w:t>
      </w:r>
      <w:r>
        <w:rPr>
          <w:spacing w:val="-6"/>
          <w:lang w:val="es-CO"/>
        </w:rPr>
        <w:t xml:space="preserve"> </w:t>
      </w:r>
      <w:r>
        <w:rPr>
          <w:lang w:val="es-CO"/>
        </w:rPr>
        <w:t>como</w:t>
      </w:r>
      <w:r>
        <w:rPr>
          <w:spacing w:val="-8"/>
          <w:lang w:val="es-CO"/>
        </w:rPr>
        <w:t xml:space="preserve"> </w:t>
      </w:r>
      <w:r>
        <w:rPr>
          <w:lang w:val="es-CO"/>
        </w:rPr>
        <w:t>los</w:t>
      </w:r>
      <w:r>
        <w:rPr>
          <w:spacing w:val="-6"/>
          <w:lang w:val="es-CO"/>
        </w:rPr>
        <w:t xml:space="preserve"> </w:t>
      </w:r>
      <w:r>
        <w:rPr>
          <w:lang w:val="es-CO"/>
        </w:rPr>
        <w:t>basados</w:t>
      </w:r>
      <w:r>
        <w:rPr>
          <w:spacing w:val="-7"/>
          <w:lang w:val="es-CO"/>
        </w:rPr>
        <w:t xml:space="preserve"> </w:t>
      </w:r>
      <w:r>
        <w:rPr>
          <w:lang w:val="es-CO"/>
        </w:rPr>
        <w:t>en</w:t>
      </w:r>
      <w:r>
        <w:rPr>
          <w:spacing w:val="-8"/>
          <w:lang w:val="es-CO"/>
        </w:rPr>
        <w:t xml:space="preserve"> </w:t>
      </w:r>
      <w:r>
        <w:rPr>
          <w:lang w:val="es-CO"/>
        </w:rPr>
        <w:t>redes</w:t>
      </w:r>
      <w:r>
        <w:rPr>
          <w:spacing w:val="-6"/>
          <w:lang w:val="es-CO"/>
        </w:rPr>
        <w:t xml:space="preserve"> </w:t>
      </w:r>
      <w:r>
        <w:rPr>
          <w:lang w:val="es-CO"/>
        </w:rPr>
        <w:t>neuronales,</w:t>
      </w:r>
      <w:r>
        <w:rPr>
          <w:spacing w:val="-6"/>
          <w:lang w:val="es-CO"/>
        </w:rPr>
        <w:t xml:space="preserve"> </w:t>
      </w:r>
      <w:r>
        <w:rPr>
          <w:lang w:val="es-CO"/>
        </w:rPr>
        <w:t>se</w:t>
      </w:r>
      <w:r>
        <w:rPr>
          <w:spacing w:val="-8"/>
          <w:lang w:val="es-CO"/>
        </w:rPr>
        <w:t xml:space="preserve"> </w:t>
      </w:r>
      <w:r>
        <w:rPr>
          <w:lang w:val="es-CO"/>
        </w:rPr>
        <w:t>comportan</w:t>
      </w:r>
      <w:r>
        <w:rPr>
          <w:spacing w:val="-6"/>
          <w:lang w:val="es-CO"/>
        </w:rPr>
        <w:t xml:space="preserve"> </w:t>
      </w:r>
      <w:r>
        <w:rPr>
          <w:lang w:val="es-CO"/>
        </w:rPr>
        <w:t>como</w:t>
      </w:r>
      <w:r>
        <w:rPr>
          <w:spacing w:val="-7"/>
          <w:lang w:val="es-CO"/>
        </w:rPr>
        <w:t xml:space="preserve"> </w:t>
      </w:r>
      <w:r>
        <w:rPr>
          <w:lang w:val="es-CO"/>
        </w:rPr>
        <w:t>“cajas</w:t>
      </w:r>
      <w:r>
        <w:rPr>
          <w:spacing w:val="-7"/>
          <w:lang w:val="es-CO"/>
        </w:rPr>
        <w:t xml:space="preserve"> </w:t>
      </w:r>
      <w:r>
        <w:rPr>
          <w:lang w:val="es-CO"/>
        </w:rPr>
        <w:t>negras”,</w:t>
      </w:r>
      <w:r>
        <w:rPr>
          <w:spacing w:val="-6"/>
          <w:lang w:val="es-CO"/>
        </w:rPr>
        <w:t xml:space="preserve"> </w:t>
      </w:r>
      <w:r>
        <w:rPr>
          <w:spacing w:val="-2"/>
          <w:lang w:val="es-CO"/>
        </w:rPr>
        <w:t xml:space="preserve">limitándose </w:t>
      </w:r>
      <w:r>
        <w:rPr>
          <w:lang w:val="es-CO"/>
        </w:rPr>
        <w:t>a</w:t>
      </w:r>
      <w:r>
        <w:rPr>
          <w:spacing w:val="5"/>
          <w:lang w:val="es-CO"/>
        </w:rPr>
        <w:t xml:space="preserve"> </w:t>
      </w:r>
      <w:r>
        <w:rPr>
          <w:lang w:val="es-CO"/>
        </w:rPr>
        <w:t>proporcionar</w:t>
      </w:r>
      <w:r>
        <w:rPr>
          <w:spacing w:val="6"/>
          <w:lang w:val="es-CO"/>
        </w:rPr>
        <w:t xml:space="preserve"> </w:t>
      </w:r>
      <w:r>
        <w:rPr>
          <w:lang w:val="es-CO"/>
        </w:rPr>
        <w:t>métricas</w:t>
      </w:r>
      <w:r>
        <w:rPr>
          <w:spacing w:val="6"/>
          <w:lang w:val="es-CO"/>
        </w:rPr>
        <w:t xml:space="preserve"> </w:t>
      </w:r>
      <w:r>
        <w:rPr>
          <w:lang w:val="es-CO"/>
        </w:rPr>
        <w:t>de</w:t>
      </w:r>
      <w:r>
        <w:rPr>
          <w:spacing w:val="6"/>
          <w:lang w:val="es-CO"/>
        </w:rPr>
        <w:t xml:space="preserve"> </w:t>
      </w:r>
      <w:r>
        <w:rPr>
          <w:lang w:val="es-CO"/>
        </w:rPr>
        <w:t>predicción</w:t>
      </w:r>
      <w:r>
        <w:rPr>
          <w:spacing w:val="5"/>
          <w:lang w:val="es-CO"/>
        </w:rPr>
        <w:t xml:space="preserve"> </w:t>
      </w:r>
      <w:r>
        <w:rPr>
          <w:lang w:val="es-CO"/>
        </w:rPr>
        <w:t>sin</w:t>
      </w:r>
      <w:r>
        <w:rPr>
          <w:spacing w:val="6"/>
          <w:lang w:val="es-CO"/>
        </w:rPr>
        <w:t xml:space="preserve"> </w:t>
      </w:r>
      <w:r>
        <w:rPr>
          <w:lang w:val="es-CO"/>
        </w:rPr>
        <w:t>aportar</w:t>
      </w:r>
      <w:r>
        <w:rPr>
          <w:spacing w:val="6"/>
          <w:lang w:val="es-CO"/>
        </w:rPr>
        <w:t xml:space="preserve"> </w:t>
      </w:r>
      <w:r>
        <w:rPr>
          <w:lang w:val="es-CO"/>
        </w:rPr>
        <w:t>conocimiento</w:t>
      </w:r>
      <w:r>
        <w:rPr>
          <w:spacing w:val="5"/>
          <w:lang w:val="es-CO"/>
        </w:rPr>
        <w:t xml:space="preserve"> </w:t>
      </w:r>
      <w:r>
        <w:rPr>
          <w:lang w:val="es-CO"/>
        </w:rPr>
        <w:t>sobre</w:t>
      </w:r>
      <w:r>
        <w:rPr>
          <w:spacing w:val="6"/>
          <w:lang w:val="es-CO"/>
        </w:rPr>
        <w:t xml:space="preserve"> </w:t>
      </w:r>
      <w:r>
        <w:rPr>
          <w:lang w:val="es-CO"/>
        </w:rPr>
        <w:t>las</w:t>
      </w:r>
      <w:r>
        <w:rPr>
          <w:spacing w:val="6"/>
          <w:lang w:val="es-CO"/>
        </w:rPr>
        <w:t xml:space="preserve"> </w:t>
      </w:r>
      <w:r>
        <w:rPr>
          <w:lang w:val="es-CO"/>
        </w:rPr>
        <w:t>causas</w:t>
      </w:r>
      <w:r>
        <w:rPr>
          <w:spacing w:val="6"/>
          <w:lang w:val="es-CO"/>
        </w:rPr>
        <w:t xml:space="preserve"> </w:t>
      </w:r>
      <w:r>
        <w:rPr>
          <w:lang w:val="es-CO"/>
        </w:rPr>
        <w:t>subyacentes</w:t>
      </w:r>
      <w:r>
        <w:rPr>
          <w:spacing w:val="5"/>
          <w:lang w:val="es-CO"/>
        </w:rPr>
        <w:t xml:space="preserve"> </w:t>
      </w:r>
      <w:r>
        <w:rPr>
          <w:lang w:val="es-CO"/>
        </w:rPr>
        <w:t>de</w:t>
      </w:r>
      <w:r>
        <w:rPr>
          <w:spacing w:val="6"/>
          <w:lang w:val="es-CO"/>
        </w:rPr>
        <w:t xml:space="preserve"> </w:t>
      </w:r>
      <w:r>
        <w:rPr>
          <w:spacing w:val="-5"/>
          <w:lang w:val="es-CO"/>
        </w:rPr>
        <w:t xml:space="preserve">los </w:t>
      </w:r>
      <w:r>
        <w:rPr>
          <w:lang w:val="es-CO"/>
        </w:rPr>
        <w:t>movimientos</w:t>
      </w:r>
      <w:r>
        <w:rPr>
          <w:spacing w:val="13"/>
          <w:lang w:val="es-CO"/>
        </w:rPr>
        <w:t xml:space="preserve"> </w:t>
      </w:r>
      <w:r>
        <w:rPr>
          <w:lang w:val="es-CO"/>
        </w:rPr>
        <w:t>en</w:t>
      </w:r>
      <w:r>
        <w:rPr>
          <w:spacing w:val="13"/>
          <w:lang w:val="es-CO"/>
        </w:rPr>
        <w:t xml:space="preserve"> </w:t>
      </w:r>
      <w:r>
        <w:rPr>
          <w:lang w:val="es-CO"/>
        </w:rPr>
        <w:t>masa</w:t>
      </w:r>
      <w:r>
        <w:rPr>
          <w:spacing w:val="14"/>
          <w:lang w:val="es-CO"/>
        </w:rPr>
        <w:t xml:space="preserve"> </w:t>
      </w:r>
      <w:r>
        <w:rPr>
          <w:lang w:val="es-CO"/>
        </w:rPr>
        <w:t>(Ermini et al.,</w:t>
      </w:r>
      <w:r>
        <w:rPr>
          <w:spacing w:val="13"/>
          <w:lang w:val="es-CO"/>
        </w:rPr>
        <w:t xml:space="preserve"> </w:t>
      </w:r>
      <w:hyperlink w:anchor="_bookmark25">
        <w:r>
          <w:rPr>
            <w:color w:val="00004C"/>
            <w:lang w:val="es-CO"/>
          </w:rPr>
          <w:t>2005</w:t>
        </w:r>
      </w:hyperlink>
      <w:r>
        <w:rPr>
          <w:lang w:val="es-CO"/>
        </w:rPr>
        <w:t>).</w:t>
      </w:r>
      <w:r>
        <w:rPr>
          <w:spacing w:val="47"/>
          <w:lang w:val="es-CO"/>
        </w:rPr>
        <w:t xml:space="preserve"> </w:t>
      </w:r>
      <w:r>
        <w:rPr>
          <w:lang w:val="es-CO"/>
        </w:rPr>
        <w:t>Esto</w:t>
      </w:r>
      <w:r>
        <w:rPr>
          <w:spacing w:val="13"/>
          <w:lang w:val="es-CO"/>
        </w:rPr>
        <w:t xml:space="preserve"> </w:t>
      </w:r>
      <w:r>
        <w:rPr>
          <w:lang w:val="es-CO"/>
        </w:rPr>
        <w:t>representa</w:t>
      </w:r>
      <w:r>
        <w:rPr>
          <w:spacing w:val="13"/>
          <w:lang w:val="es-CO"/>
        </w:rPr>
        <w:t xml:space="preserve"> </w:t>
      </w:r>
      <w:r>
        <w:rPr>
          <w:lang w:val="es-CO"/>
        </w:rPr>
        <w:t>una</w:t>
      </w:r>
      <w:r>
        <w:rPr>
          <w:spacing w:val="14"/>
          <w:lang w:val="es-CO"/>
        </w:rPr>
        <w:t xml:space="preserve"> </w:t>
      </w:r>
      <w:r>
        <w:rPr>
          <w:lang w:val="es-CO"/>
        </w:rPr>
        <w:t>limitación</w:t>
      </w:r>
      <w:r>
        <w:rPr>
          <w:spacing w:val="13"/>
          <w:lang w:val="es-CO"/>
        </w:rPr>
        <w:t xml:space="preserve"> </w:t>
      </w:r>
      <w:r>
        <w:rPr>
          <w:lang w:val="es-CO"/>
        </w:rPr>
        <w:t>para</w:t>
      </w:r>
      <w:r>
        <w:rPr>
          <w:spacing w:val="13"/>
          <w:lang w:val="es-CO"/>
        </w:rPr>
        <w:t xml:space="preserve"> </w:t>
      </w:r>
      <w:r>
        <w:rPr>
          <w:spacing w:val="-5"/>
          <w:lang w:val="es-CO"/>
        </w:rPr>
        <w:t xml:space="preserve">los </w:t>
      </w:r>
      <w:r>
        <w:rPr>
          <w:lang w:val="es-CO"/>
        </w:rPr>
        <w:t>usuarios,</w:t>
      </w:r>
      <w:r>
        <w:rPr>
          <w:spacing w:val="35"/>
          <w:lang w:val="es-CO"/>
        </w:rPr>
        <w:t xml:space="preserve"> </w:t>
      </w:r>
      <w:r>
        <w:rPr>
          <w:lang w:val="es-CO"/>
        </w:rPr>
        <w:t>quienes</w:t>
      </w:r>
      <w:r>
        <w:rPr>
          <w:spacing w:val="30"/>
          <w:lang w:val="es-CO"/>
        </w:rPr>
        <w:t xml:space="preserve"> </w:t>
      </w:r>
      <w:r>
        <w:rPr>
          <w:lang w:val="es-CO"/>
        </w:rPr>
        <w:t>necesitan</w:t>
      </w:r>
      <w:r>
        <w:rPr>
          <w:spacing w:val="29"/>
          <w:lang w:val="es-CO"/>
        </w:rPr>
        <w:t xml:space="preserve"> </w:t>
      </w:r>
      <w:r>
        <w:rPr>
          <w:lang w:val="es-CO"/>
        </w:rPr>
        <w:t>comprender</w:t>
      </w:r>
      <w:r>
        <w:rPr>
          <w:spacing w:val="30"/>
          <w:lang w:val="es-CO"/>
        </w:rPr>
        <w:t xml:space="preserve"> </w:t>
      </w:r>
      <w:r>
        <w:rPr>
          <w:lang w:val="es-CO"/>
        </w:rPr>
        <w:t>las</w:t>
      </w:r>
      <w:r>
        <w:rPr>
          <w:spacing w:val="29"/>
          <w:lang w:val="es-CO"/>
        </w:rPr>
        <w:t xml:space="preserve"> </w:t>
      </w:r>
      <w:r>
        <w:rPr>
          <w:lang w:val="es-CO"/>
        </w:rPr>
        <w:t>interacciones</w:t>
      </w:r>
      <w:r>
        <w:rPr>
          <w:spacing w:val="30"/>
          <w:lang w:val="es-CO"/>
        </w:rPr>
        <w:t xml:space="preserve"> </w:t>
      </w:r>
      <w:r>
        <w:rPr>
          <w:lang w:val="es-CO"/>
        </w:rPr>
        <w:t>entre</w:t>
      </w:r>
      <w:r>
        <w:rPr>
          <w:spacing w:val="30"/>
          <w:lang w:val="es-CO"/>
        </w:rPr>
        <w:t xml:space="preserve"> </w:t>
      </w:r>
      <w:r>
        <w:rPr>
          <w:lang w:val="es-CO"/>
        </w:rPr>
        <w:t>los</w:t>
      </w:r>
      <w:r>
        <w:rPr>
          <w:spacing w:val="29"/>
          <w:lang w:val="es-CO"/>
        </w:rPr>
        <w:t xml:space="preserve"> </w:t>
      </w:r>
      <w:r>
        <w:rPr>
          <w:lang w:val="es-CO"/>
        </w:rPr>
        <w:t>factores</w:t>
      </w:r>
      <w:r>
        <w:rPr>
          <w:spacing w:val="30"/>
          <w:lang w:val="es-CO"/>
        </w:rPr>
        <w:t xml:space="preserve"> </w:t>
      </w:r>
      <w:r>
        <w:rPr>
          <w:lang w:val="es-CO"/>
        </w:rPr>
        <w:t>que</w:t>
      </w:r>
      <w:r>
        <w:rPr>
          <w:spacing w:val="29"/>
          <w:lang w:val="es-CO"/>
        </w:rPr>
        <w:t xml:space="preserve"> </w:t>
      </w:r>
      <w:r>
        <w:rPr>
          <w:lang w:val="es-CO"/>
        </w:rPr>
        <w:t>contribuyen</w:t>
      </w:r>
      <w:r>
        <w:rPr>
          <w:spacing w:val="30"/>
          <w:lang w:val="es-CO"/>
        </w:rPr>
        <w:t xml:space="preserve"> </w:t>
      </w:r>
      <w:r>
        <w:rPr>
          <w:lang w:val="es-CO"/>
        </w:rPr>
        <w:t>a</w:t>
      </w:r>
      <w:r>
        <w:rPr>
          <w:spacing w:val="30"/>
          <w:lang w:val="es-CO"/>
        </w:rPr>
        <w:t xml:space="preserve"> </w:t>
      </w:r>
      <w:r>
        <w:rPr>
          <w:spacing w:val="-5"/>
          <w:lang w:val="es-CO"/>
        </w:rPr>
        <w:t xml:space="preserve">la </w:t>
      </w:r>
      <w:r>
        <w:rPr>
          <w:lang w:val="es-CO"/>
        </w:rPr>
        <w:t>inestabilidad</w:t>
      </w:r>
      <w:r>
        <w:rPr>
          <w:spacing w:val="10"/>
          <w:lang w:val="es-CO"/>
        </w:rPr>
        <w:t xml:space="preserve"> </w:t>
      </w:r>
      <w:r>
        <w:rPr>
          <w:lang w:val="es-CO"/>
        </w:rPr>
        <w:t>del</w:t>
      </w:r>
      <w:r>
        <w:rPr>
          <w:spacing w:val="11"/>
          <w:lang w:val="es-CO"/>
        </w:rPr>
        <w:t xml:space="preserve"> </w:t>
      </w:r>
      <w:r>
        <w:rPr>
          <w:lang w:val="es-CO"/>
        </w:rPr>
        <w:t>terreno</w:t>
      </w:r>
      <w:r>
        <w:rPr>
          <w:spacing w:val="11"/>
          <w:lang w:val="es-CO"/>
        </w:rPr>
        <w:t xml:space="preserve"> </w:t>
      </w:r>
      <w:r>
        <w:rPr>
          <w:lang w:val="es-CO"/>
        </w:rPr>
        <w:t>para</w:t>
      </w:r>
      <w:r>
        <w:rPr>
          <w:spacing w:val="11"/>
          <w:lang w:val="es-CO"/>
        </w:rPr>
        <w:t xml:space="preserve"> </w:t>
      </w:r>
      <w:r>
        <w:rPr>
          <w:lang w:val="es-CO"/>
        </w:rPr>
        <w:t>poder</w:t>
      </w:r>
      <w:r>
        <w:rPr>
          <w:spacing w:val="11"/>
          <w:lang w:val="es-CO"/>
        </w:rPr>
        <w:t xml:space="preserve"> </w:t>
      </w:r>
      <w:r>
        <w:rPr>
          <w:lang w:val="es-CO"/>
        </w:rPr>
        <w:t>tomar</w:t>
      </w:r>
      <w:r>
        <w:rPr>
          <w:spacing w:val="10"/>
          <w:lang w:val="es-CO"/>
        </w:rPr>
        <w:t xml:space="preserve"> </w:t>
      </w:r>
      <w:r>
        <w:rPr>
          <w:lang w:val="es-CO"/>
        </w:rPr>
        <w:t>decisiones</w:t>
      </w:r>
      <w:r>
        <w:rPr>
          <w:spacing w:val="11"/>
          <w:lang w:val="es-CO"/>
        </w:rPr>
        <w:t xml:space="preserve"> </w:t>
      </w:r>
      <w:r>
        <w:rPr>
          <w:spacing w:val="-2"/>
          <w:lang w:val="es-CO"/>
        </w:rPr>
        <w:t xml:space="preserve">informadas. </w:t>
      </w:r>
    </w:p>
    <w:p w14:paraId="27C350D4" w14:textId="24873D2A" w:rsidR="00D05FC9" w:rsidRPr="00CC34F8" w:rsidRDefault="00510033">
      <w:pPr>
        <w:pStyle w:val="Ttulo1"/>
        <w:tabs>
          <w:tab w:val="left" w:pos="8463"/>
        </w:tabs>
        <w:spacing w:before="140"/>
        <w:jc w:val="both"/>
        <w:rPr>
          <w:lang w:val="es-CL"/>
        </w:rPr>
      </w:pPr>
      <w:r>
        <w:rPr>
          <w:lang w:val="es-CO"/>
        </w:rPr>
        <w:t>Entre</w:t>
      </w:r>
      <w:r>
        <w:rPr>
          <w:spacing w:val="-6"/>
          <w:lang w:val="es-CO"/>
        </w:rPr>
        <w:t xml:space="preserve"> </w:t>
      </w:r>
      <w:r>
        <w:rPr>
          <w:lang w:val="es-CO"/>
        </w:rPr>
        <w:t>los</w:t>
      </w:r>
      <w:r>
        <w:rPr>
          <w:spacing w:val="-6"/>
          <w:lang w:val="es-CO"/>
        </w:rPr>
        <w:t xml:space="preserve"> </w:t>
      </w:r>
      <w:r>
        <w:rPr>
          <w:lang w:val="es-CO"/>
        </w:rPr>
        <w:t>modelos</w:t>
      </w:r>
      <w:r>
        <w:rPr>
          <w:spacing w:val="-5"/>
          <w:lang w:val="es-CO"/>
        </w:rPr>
        <w:t xml:space="preserve"> </w:t>
      </w:r>
      <w:r>
        <w:rPr>
          <w:lang w:val="es-CO"/>
        </w:rPr>
        <w:t>estadísticos</w:t>
      </w:r>
      <w:r>
        <w:rPr>
          <w:spacing w:val="-6"/>
          <w:lang w:val="es-CO"/>
        </w:rPr>
        <w:t xml:space="preserve"> </w:t>
      </w:r>
      <w:r>
        <w:rPr>
          <w:lang w:val="es-CO"/>
        </w:rPr>
        <w:t>tradicionales,</w:t>
      </w:r>
      <w:r>
        <w:rPr>
          <w:spacing w:val="-4"/>
          <w:lang w:val="es-CO"/>
        </w:rPr>
        <w:t xml:space="preserve"> </w:t>
      </w:r>
      <w:r>
        <w:rPr>
          <w:lang w:val="es-CO"/>
        </w:rPr>
        <w:t>la</w:t>
      </w:r>
      <w:r>
        <w:rPr>
          <w:spacing w:val="-6"/>
          <w:lang w:val="es-CO"/>
        </w:rPr>
        <w:t xml:space="preserve"> </w:t>
      </w:r>
      <w:r>
        <w:rPr>
          <w:lang w:val="es-CO"/>
        </w:rPr>
        <w:t>regresión</w:t>
      </w:r>
      <w:r>
        <w:rPr>
          <w:spacing w:val="-5"/>
          <w:lang w:val="es-CO"/>
        </w:rPr>
        <w:t xml:space="preserve"> </w:t>
      </w:r>
      <w:r>
        <w:rPr>
          <w:lang w:val="es-CO"/>
        </w:rPr>
        <w:t>logística</w:t>
      </w:r>
      <w:r>
        <w:rPr>
          <w:spacing w:val="-6"/>
          <w:lang w:val="es-CO"/>
        </w:rPr>
        <w:t xml:space="preserve"> </w:t>
      </w:r>
      <w:r>
        <w:rPr>
          <w:lang w:val="es-CO"/>
        </w:rPr>
        <w:t>se</w:t>
      </w:r>
      <w:r>
        <w:rPr>
          <w:spacing w:val="-5"/>
          <w:lang w:val="es-CO"/>
        </w:rPr>
        <w:t xml:space="preserve"> </w:t>
      </w:r>
      <w:r>
        <w:rPr>
          <w:lang w:val="es-CO"/>
        </w:rPr>
        <w:t>ha</w:t>
      </w:r>
      <w:r>
        <w:rPr>
          <w:spacing w:val="-6"/>
          <w:lang w:val="es-CO"/>
        </w:rPr>
        <w:t xml:space="preserve"> </w:t>
      </w:r>
      <w:r>
        <w:rPr>
          <w:lang w:val="es-CO"/>
        </w:rPr>
        <w:t>consolidado</w:t>
      </w:r>
      <w:r>
        <w:rPr>
          <w:spacing w:val="-5"/>
          <w:lang w:val="es-CO"/>
        </w:rPr>
        <w:t xml:space="preserve"> </w:t>
      </w:r>
      <w:r>
        <w:rPr>
          <w:lang w:val="es-CO"/>
        </w:rPr>
        <w:t>como</w:t>
      </w:r>
      <w:r>
        <w:rPr>
          <w:spacing w:val="-6"/>
          <w:lang w:val="es-CO"/>
        </w:rPr>
        <w:t xml:space="preserve"> </w:t>
      </w:r>
      <w:r>
        <w:rPr>
          <w:lang w:val="es-CO"/>
        </w:rPr>
        <w:t>uno</w:t>
      </w:r>
      <w:r>
        <w:rPr>
          <w:spacing w:val="-5"/>
          <w:lang w:val="es-CO"/>
        </w:rPr>
        <w:t xml:space="preserve"> </w:t>
      </w:r>
      <w:r>
        <w:rPr>
          <w:lang w:val="es-CO"/>
        </w:rPr>
        <w:t>de</w:t>
      </w:r>
      <w:r>
        <w:rPr>
          <w:spacing w:val="-6"/>
          <w:lang w:val="es-CO"/>
        </w:rPr>
        <w:t xml:space="preserve"> </w:t>
      </w:r>
      <w:r>
        <w:rPr>
          <w:spacing w:val="-5"/>
          <w:lang w:val="es-CO"/>
        </w:rPr>
        <w:t xml:space="preserve">los </w:t>
      </w:r>
      <w:r>
        <w:rPr>
          <w:lang w:val="es-CO"/>
        </w:rPr>
        <w:t>enfoques</w:t>
      </w:r>
      <w:r>
        <w:rPr>
          <w:spacing w:val="11"/>
          <w:lang w:val="es-CO"/>
        </w:rPr>
        <w:t xml:space="preserve"> </w:t>
      </w:r>
      <w:r>
        <w:rPr>
          <w:lang w:val="es-CO"/>
        </w:rPr>
        <w:t>más</w:t>
      </w:r>
      <w:r>
        <w:rPr>
          <w:spacing w:val="12"/>
          <w:lang w:val="es-CO"/>
        </w:rPr>
        <w:t xml:space="preserve"> </w:t>
      </w:r>
      <w:r>
        <w:rPr>
          <w:lang w:val="es-CO"/>
        </w:rPr>
        <w:t>utilizados</w:t>
      </w:r>
      <w:r>
        <w:rPr>
          <w:spacing w:val="11"/>
          <w:lang w:val="es-CO"/>
        </w:rPr>
        <w:t xml:space="preserve"> </w:t>
      </w:r>
      <w:r>
        <w:rPr>
          <w:lang w:val="es-CO"/>
        </w:rPr>
        <w:t>para</w:t>
      </w:r>
      <w:r>
        <w:rPr>
          <w:spacing w:val="12"/>
          <w:lang w:val="es-CO"/>
        </w:rPr>
        <w:t xml:space="preserve"> </w:t>
      </w:r>
      <w:r>
        <w:rPr>
          <w:lang w:val="es-CO"/>
        </w:rPr>
        <w:t>la</w:t>
      </w:r>
      <w:r>
        <w:rPr>
          <w:spacing w:val="12"/>
          <w:lang w:val="es-CO"/>
        </w:rPr>
        <w:t xml:space="preserve"> </w:t>
      </w:r>
      <w:r>
        <w:rPr>
          <w:lang w:val="es-CO"/>
        </w:rPr>
        <w:t>evaluación</w:t>
      </w:r>
      <w:r>
        <w:rPr>
          <w:spacing w:val="11"/>
          <w:lang w:val="es-CO"/>
        </w:rPr>
        <w:t xml:space="preserve"> </w:t>
      </w:r>
      <w:r>
        <w:rPr>
          <w:lang w:val="es-CO"/>
        </w:rPr>
        <w:t>de</w:t>
      </w:r>
      <w:r>
        <w:rPr>
          <w:spacing w:val="12"/>
          <w:lang w:val="es-CO"/>
        </w:rPr>
        <w:t xml:space="preserve"> </w:t>
      </w:r>
      <w:r>
        <w:rPr>
          <w:lang w:val="es-CO"/>
        </w:rPr>
        <w:t>la</w:t>
      </w:r>
      <w:r>
        <w:rPr>
          <w:spacing w:val="12"/>
          <w:lang w:val="es-CO"/>
        </w:rPr>
        <w:t xml:space="preserve"> </w:t>
      </w:r>
      <w:r>
        <w:rPr>
          <w:lang w:val="es-CO"/>
        </w:rPr>
        <w:t>susceptibilidad</w:t>
      </w:r>
      <w:r>
        <w:rPr>
          <w:spacing w:val="11"/>
          <w:lang w:val="es-CO"/>
        </w:rPr>
        <w:t xml:space="preserve"> </w:t>
      </w:r>
      <w:r>
        <w:rPr>
          <w:lang w:val="es-CO"/>
        </w:rPr>
        <w:t>a</w:t>
      </w:r>
      <w:r>
        <w:rPr>
          <w:spacing w:val="12"/>
          <w:lang w:val="es-CO"/>
        </w:rPr>
        <w:t xml:space="preserve"> </w:t>
      </w:r>
      <w:r>
        <w:rPr>
          <w:lang w:val="es-CO"/>
        </w:rPr>
        <w:t>movimientos</w:t>
      </w:r>
      <w:r>
        <w:rPr>
          <w:spacing w:val="12"/>
          <w:lang w:val="es-CO"/>
        </w:rPr>
        <w:t xml:space="preserve"> </w:t>
      </w:r>
      <w:r>
        <w:rPr>
          <w:lang w:val="es-CO"/>
        </w:rPr>
        <w:t>en</w:t>
      </w:r>
      <w:r>
        <w:rPr>
          <w:spacing w:val="11"/>
          <w:lang w:val="es-CO"/>
        </w:rPr>
        <w:t xml:space="preserve"> </w:t>
      </w:r>
      <w:r>
        <w:rPr>
          <w:lang w:val="es-CO"/>
        </w:rPr>
        <w:t>masa</w:t>
      </w:r>
      <w:r>
        <w:rPr>
          <w:spacing w:val="12"/>
          <w:lang w:val="es-CO"/>
        </w:rPr>
        <w:t xml:space="preserve"> </w:t>
      </w:r>
      <w:r>
        <w:rPr>
          <w:spacing w:val="-2"/>
          <w:lang w:val="es-CO"/>
        </w:rPr>
        <w:t>(Budimir et al.,</w:t>
      </w:r>
      <w:r>
        <w:rPr>
          <w:spacing w:val="3"/>
          <w:lang w:val="es-CO"/>
        </w:rPr>
        <w:t xml:space="preserve"> </w:t>
      </w:r>
      <w:hyperlink w:anchor="_bookmark21">
        <w:r>
          <w:rPr>
            <w:color w:val="00004C"/>
            <w:lang w:val="es-CO"/>
          </w:rPr>
          <w:t>2015</w:t>
        </w:r>
      </w:hyperlink>
      <w:r>
        <w:rPr>
          <w:lang w:val="es-CO"/>
        </w:rPr>
        <w:t>;</w:t>
      </w:r>
      <w:r>
        <w:rPr>
          <w:spacing w:val="8"/>
          <w:lang w:val="es-CO"/>
        </w:rPr>
        <w:t xml:space="preserve"> </w:t>
      </w:r>
      <w:commentRangeStart w:id="57"/>
      <w:ins w:id="58" w:author="Daniel Bertin Ugarte" w:date="2026-01-30T10:41:00Z" w16du:dateUtc="2026-01-30T13:41:00Z">
        <w:r w:rsidR="00CB4DB0">
          <w:rPr>
            <w:spacing w:val="8"/>
            <w:lang w:val="es-CO"/>
          </w:rPr>
          <w:t>Lombardo y Mai, 2018</w:t>
        </w:r>
      </w:ins>
      <w:commentRangeEnd w:id="57"/>
      <w:r w:rsidR="00CB4DB0">
        <w:rPr>
          <w:rStyle w:val="Refdecomentario"/>
          <w:spacing w:val="8"/>
          <w:sz w:val="20"/>
          <w:szCs w:val="20"/>
          <w:lang w:val="es-CO"/>
        </w:rPr>
        <w:commentReference w:id="57"/>
      </w:r>
      <w:ins w:id="59" w:author="Daniel Bertin Ugarte" w:date="2026-01-30T10:41:00Z" w16du:dateUtc="2026-01-30T13:41:00Z">
        <w:r w:rsidR="00CB4DB0">
          <w:rPr>
            <w:spacing w:val="8"/>
            <w:lang w:val="es-CO"/>
          </w:rPr>
          <w:t xml:space="preserve">; </w:t>
        </w:r>
      </w:ins>
      <w:r>
        <w:rPr>
          <w:lang w:val="es-CO"/>
        </w:rPr>
        <w:t>Reichenbach</w:t>
      </w:r>
      <w:r>
        <w:rPr>
          <w:spacing w:val="3"/>
          <w:lang w:val="es-CO"/>
        </w:rPr>
        <w:t xml:space="preserve"> </w:t>
      </w:r>
      <w:r>
        <w:rPr>
          <w:lang w:val="es-CO"/>
        </w:rPr>
        <w:t>et</w:t>
      </w:r>
      <w:r>
        <w:rPr>
          <w:spacing w:val="3"/>
          <w:lang w:val="es-CO"/>
        </w:rPr>
        <w:t xml:space="preserve"> </w:t>
      </w:r>
      <w:r>
        <w:rPr>
          <w:lang w:val="es-CO"/>
        </w:rPr>
        <w:t>al.,</w:t>
      </w:r>
      <w:r>
        <w:rPr>
          <w:spacing w:val="3"/>
          <w:lang w:val="es-CO"/>
        </w:rPr>
        <w:t xml:space="preserve"> </w:t>
      </w:r>
      <w:hyperlink w:anchor="_bookmark45">
        <w:r>
          <w:rPr>
            <w:color w:val="00004C"/>
            <w:lang w:val="es-CO"/>
          </w:rPr>
          <w:t>2018</w:t>
        </w:r>
      </w:hyperlink>
      <w:r>
        <w:rPr>
          <w:lang w:val="es-CO"/>
        </w:rPr>
        <w:t>).</w:t>
      </w:r>
      <w:r>
        <w:rPr>
          <w:spacing w:val="27"/>
          <w:lang w:val="es-CO"/>
        </w:rPr>
        <w:t xml:space="preserve"> </w:t>
      </w:r>
      <w:r>
        <w:rPr>
          <w:lang w:val="es-CO"/>
        </w:rPr>
        <w:t>Este</w:t>
      </w:r>
      <w:r>
        <w:rPr>
          <w:spacing w:val="3"/>
          <w:lang w:val="es-CO"/>
        </w:rPr>
        <w:t xml:space="preserve"> </w:t>
      </w:r>
      <w:r>
        <w:rPr>
          <w:lang w:val="es-CO"/>
        </w:rPr>
        <w:t>modelo</w:t>
      </w:r>
      <w:r>
        <w:rPr>
          <w:spacing w:val="3"/>
          <w:lang w:val="es-CO"/>
        </w:rPr>
        <w:t xml:space="preserve"> </w:t>
      </w:r>
      <w:r>
        <w:rPr>
          <w:lang w:val="es-CO"/>
        </w:rPr>
        <w:t>establece</w:t>
      </w:r>
      <w:r>
        <w:rPr>
          <w:spacing w:val="3"/>
          <w:lang w:val="es-CO"/>
        </w:rPr>
        <w:t xml:space="preserve"> </w:t>
      </w:r>
      <w:r>
        <w:rPr>
          <w:lang w:val="es-CO"/>
        </w:rPr>
        <w:t>una</w:t>
      </w:r>
      <w:r>
        <w:rPr>
          <w:spacing w:val="3"/>
          <w:lang w:val="es-CO"/>
        </w:rPr>
        <w:t xml:space="preserve"> </w:t>
      </w:r>
      <w:r>
        <w:rPr>
          <w:lang w:val="es-CO"/>
        </w:rPr>
        <w:t>relación</w:t>
      </w:r>
      <w:r>
        <w:rPr>
          <w:spacing w:val="3"/>
          <w:lang w:val="es-CO"/>
        </w:rPr>
        <w:t xml:space="preserve"> </w:t>
      </w:r>
      <w:r>
        <w:rPr>
          <w:lang w:val="es-CO"/>
        </w:rPr>
        <w:t>entre</w:t>
      </w:r>
      <w:r>
        <w:rPr>
          <w:spacing w:val="3"/>
          <w:lang w:val="es-CO"/>
        </w:rPr>
        <w:t xml:space="preserve"> </w:t>
      </w:r>
      <w:r>
        <w:rPr>
          <w:spacing w:val="-5"/>
          <w:lang w:val="es-CO"/>
        </w:rPr>
        <w:t xml:space="preserve">una </w:t>
      </w:r>
      <w:r>
        <w:rPr>
          <w:lang w:val="es-CO"/>
        </w:rPr>
        <w:t>variable</w:t>
      </w:r>
      <w:r>
        <w:rPr>
          <w:spacing w:val="15"/>
          <w:lang w:val="es-CO"/>
        </w:rPr>
        <w:t xml:space="preserve"> </w:t>
      </w:r>
      <w:r>
        <w:rPr>
          <w:lang w:val="es-CO"/>
        </w:rPr>
        <w:t>respuesta</w:t>
      </w:r>
      <w:r>
        <w:rPr>
          <w:spacing w:val="16"/>
          <w:lang w:val="es-CO"/>
        </w:rPr>
        <w:t xml:space="preserve"> </w:t>
      </w:r>
      <w:r>
        <w:rPr>
          <w:lang w:val="es-CO"/>
        </w:rPr>
        <w:t>binaria,</w:t>
      </w:r>
      <w:r>
        <w:rPr>
          <w:spacing w:val="19"/>
          <w:lang w:val="es-CO"/>
        </w:rPr>
        <w:t xml:space="preserve"> </w:t>
      </w:r>
      <w:r>
        <w:rPr>
          <w:lang w:val="es-CO"/>
        </w:rPr>
        <w:t>que</w:t>
      </w:r>
      <w:r>
        <w:rPr>
          <w:spacing w:val="16"/>
          <w:lang w:val="es-CO"/>
        </w:rPr>
        <w:t xml:space="preserve"> </w:t>
      </w:r>
      <w:r>
        <w:rPr>
          <w:lang w:val="es-CO"/>
        </w:rPr>
        <w:t>indica</w:t>
      </w:r>
      <w:r>
        <w:rPr>
          <w:spacing w:val="15"/>
          <w:lang w:val="es-CO"/>
        </w:rPr>
        <w:t xml:space="preserve"> </w:t>
      </w:r>
      <w:r>
        <w:rPr>
          <w:lang w:val="es-CO"/>
        </w:rPr>
        <w:t>la</w:t>
      </w:r>
      <w:r>
        <w:rPr>
          <w:spacing w:val="16"/>
          <w:lang w:val="es-CO"/>
        </w:rPr>
        <w:t xml:space="preserve"> </w:t>
      </w:r>
      <w:r>
        <w:rPr>
          <w:lang w:val="es-CO"/>
        </w:rPr>
        <w:t>presencia</w:t>
      </w:r>
      <w:r>
        <w:rPr>
          <w:spacing w:val="16"/>
          <w:lang w:val="es-CO"/>
        </w:rPr>
        <w:t xml:space="preserve"> </w:t>
      </w:r>
      <w:r>
        <w:rPr>
          <w:lang w:val="es-CO"/>
        </w:rPr>
        <w:t>o</w:t>
      </w:r>
      <w:r>
        <w:rPr>
          <w:spacing w:val="16"/>
          <w:lang w:val="es-CO"/>
        </w:rPr>
        <w:t xml:space="preserve"> </w:t>
      </w:r>
      <w:r>
        <w:rPr>
          <w:lang w:val="es-CO"/>
        </w:rPr>
        <w:t>ausencia</w:t>
      </w:r>
      <w:r>
        <w:rPr>
          <w:spacing w:val="15"/>
          <w:lang w:val="es-CO"/>
        </w:rPr>
        <w:t xml:space="preserve"> </w:t>
      </w:r>
      <w:r>
        <w:rPr>
          <w:lang w:val="es-CO"/>
        </w:rPr>
        <w:t>de</w:t>
      </w:r>
      <w:r>
        <w:rPr>
          <w:spacing w:val="16"/>
          <w:lang w:val="es-CO"/>
        </w:rPr>
        <w:t xml:space="preserve"> </w:t>
      </w:r>
      <w:r>
        <w:rPr>
          <w:lang w:val="es-CO"/>
        </w:rPr>
        <w:t>movimientos</w:t>
      </w:r>
      <w:r>
        <w:rPr>
          <w:spacing w:val="16"/>
          <w:lang w:val="es-CO"/>
        </w:rPr>
        <w:t xml:space="preserve"> </w:t>
      </w:r>
      <w:r>
        <w:rPr>
          <w:lang w:val="es-CO"/>
        </w:rPr>
        <w:t>en</w:t>
      </w:r>
      <w:r>
        <w:rPr>
          <w:spacing w:val="16"/>
          <w:lang w:val="es-CO"/>
        </w:rPr>
        <w:t xml:space="preserve"> </w:t>
      </w:r>
      <w:r>
        <w:rPr>
          <w:lang w:val="es-CO"/>
        </w:rPr>
        <w:t>masa,</w:t>
      </w:r>
      <w:r>
        <w:rPr>
          <w:spacing w:val="19"/>
          <w:lang w:val="es-CO"/>
        </w:rPr>
        <w:t xml:space="preserve"> </w:t>
      </w:r>
      <w:r>
        <w:rPr>
          <w:lang w:val="es-CO"/>
        </w:rPr>
        <w:t>y</w:t>
      </w:r>
      <w:r>
        <w:rPr>
          <w:spacing w:val="15"/>
          <w:lang w:val="es-CO"/>
        </w:rPr>
        <w:t xml:space="preserve"> </w:t>
      </w:r>
      <w:r>
        <w:rPr>
          <w:lang w:val="es-CO"/>
        </w:rPr>
        <w:t>un</w:t>
      </w:r>
      <w:r>
        <w:rPr>
          <w:spacing w:val="16"/>
          <w:lang w:val="es-CO"/>
        </w:rPr>
        <w:t xml:space="preserve"> </w:t>
      </w:r>
      <w:r>
        <w:rPr>
          <w:spacing w:val="-4"/>
          <w:lang w:val="es-CO"/>
        </w:rPr>
        <w:t>con</w:t>
      </w:r>
      <w:r>
        <w:rPr>
          <w:lang w:val="es-CO"/>
        </w:rPr>
        <w:t>junto</w:t>
      </w:r>
      <w:r>
        <w:rPr>
          <w:spacing w:val="17"/>
          <w:lang w:val="es-CO"/>
        </w:rPr>
        <w:t xml:space="preserve"> </w:t>
      </w:r>
      <w:r>
        <w:rPr>
          <w:lang w:val="es-CO"/>
        </w:rPr>
        <w:t>de</w:t>
      </w:r>
      <w:r>
        <w:rPr>
          <w:spacing w:val="17"/>
          <w:lang w:val="es-CO"/>
        </w:rPr>
        <w:t xml:space="preserve"> </w:t>
      </w:r>
      <w:r>
        <w:rPr>
          <w:lang w:val="es-CO"/>
        </w:rPr>
        <w:t>variables</w:t>
      </w:r>
      <w:r>
        <w:rPr>
          <w:spacing w:val="17"/>
          <w:lang w:val="es-CO"/>
        </w:rPr>
        <w:t xml:space="preserve"> </w:t>
      </w:r>
      <w:r>
        <w:rPr>
          <w:lang w:val="es-CO"/>
        </w:rPr>
        <w:t>predictoras</w:t>
      </w:r>
      <w:r>
        <w:rPr>
          <w:spacing w:val="17"/>
          <w:lang w:val="es-CO"/>
        </w:rPr>
        <w:t xml:space="preserve"> </w:t>
      </w:r>
      <w:r>
        <w:rPr>
          <w:lang w:val="es-CO"/>
        </w:rPr>
        <w:t>categóricas</w:t>
      </w:r>
      <w:r>
        <w:rPr>
          <w:spacing w:val="17"/>
          <w:lang w:val="es-CO"/>
        </w:rPr>
        <w:t xml:space="preserve"> </w:t>
      </w:r>
      <w:r>
        <w:rPr>
          <w:lang w:val="es-CO"/>
        </w:rPr>
        <w:t>o</w:t>
      </w:r>
      <w:r>
        <w:rPr>
          <w:spacing w:val="17"/>
          <w:lang w:val="es-CO"/>
        </w:rPr>
        <w:t xml:space="preserve"> </w:t>
      </w:r>
      <w:r>
        <w:rPr>
          <w:lang w:val="es-CO"/>
        </w:rPr>
        <w:t>continuas</w:t>
      </w:r>
      <w:r>
        <w:rPr>
          <w:spacing w:val="17"/>
          <w:lang w:val="es-CO"/>
        </w:rPr>
        <w:t xml:space="preserve"> </w:t>
      </w:r>
      <w:r>
        <w:rPr>
          <w:lang w:val="es-CO"/>
        </w:rPr>
        <w:t>que</w:t>
      </w:r>
      <w:r>
        <w:rPr>
          <w:spacing w:val="18"/>
          <w:lang w:val="es-CO"/>
        </w:rPr>
        <w:t xml:space="preserve"> </w:t>
      </w:r>
      <w:r>
        <w:rPr>
          <w:lang w:val="es-CO"/>
        </w:rPr>
        <w:t>representan</w:t>
      </w:r>
      <w:r>
        <w:rPr>
          <w:spacing w:val="17"/>
          <w:lang w:val="es-CO"/>
        </w:rPr>
        <w:t xml:space="preserve"> </w:t>
      </w:r>
      <w:r>
        <w:rPr>
          <w:lang w:val="es-CO"/>
        </w:rPr>
        <w:t>los</w:t>
      </w:r>
      <w:r>
        <w:rPr>
          <w:spacing w:val="17"/>
          <w:lang w:val="es-CO"/>
        </w:rPr>
        <w:t xml:space="preserve"> </w:t>
      </w:r>
      <w:r>
        <w:rPr>
          <w:lang w:val="es-CO"/>
        </w:rPr>
        <w:t>factores</w:t>
      </w:r>
      <w:r>
        <w:rPr>
          <w:spacing w:val="17"/>
          <w:lang w:val="es-CO"/>
        </w:rPr>
        <w:t xml:space="preserve"> </w:t>
      </w:r>
      <w:r>
        <w:rPr>
          <w:spacing w:val="-2"/>
          <w:lang w:val="es-CO"/>
        </w:rPr>
        <w:t>condicionantes (Ayalew</w:t>
      </w:r>
      <w:r>
        <w:rPr>
          <w:spacing w:val="-5"/>
          <w:lang w:val="es-CO"/>
        </w:rPr>
        <w:t xml:space="preserve"> </w:t>
      </w:r>
      <w:r>
        <w:rPr>
          <w:spacing w:val="-2"/>
          <w:lang w:val="es-CO"/>
        </w:rPr>
        <w:t>y</w:t>
      </w:r>
      <w:r>
        <w:rPr>
          <w:spacing w:val="-4"/>
          <w:lang w:val="es-CO"/>
        </w:rPr>
        <w:t xml:space="preserve"> </w:t>
      </w:r>
      <w:r>
        <w:rPr>
          <w:spacing w:val="-2"/>
          <w:lang w:val="es-CO"/>
        </w:rPr>
        <w:t>Yamagishi,</w:t>
      </w:r>
      <w:r>
        <w:rPr>
          <w:spacing w:val="-5"/>
          <w:lang w:val="es-CO"/>
        </w:rPr>
        <w:t xml:space="preserve"> </w:t>
      </w:r>
      <w:hyperlink w:anchor="_bookmark17">
        <w:r>
          <w:rPr>
            <w:color w:val="00004C"/>
            <w:spacing w:val="-2"/>
            <w:lang w:val="es-CO"/>
          </w:rPr>
          <w:t>2005</w:t>
        </w:r>
      </w:hyperlink>
      <w:r>
        <w:rPr>
          <w:spacing w:val="-2"/>
          <w:lang w:val="es-CO"/>
        </w:rPr>
        <w:t>).</w:t>
      </w:r>
      <w:r>
        <w:rPr>
          <w:spacing w:val="13"/>
          <w:lang w:val="es-CO"/>
        </w:rPr>
        <w:t xml:space="preserve"> </w:t>
      </w:r>
      <w:r>
        <w:rPr>
          <w:spacing w:val="-2"/>
          <w:lang w:val="es-CO"/>
        </w:rPr>
        <w:t>La</w:t>
      </w:r>
      <w:r>
        <w:rPr>
          <w:spacing w:val="-5"/>
          <w:lang w:val="es-CO"/>
        </w:rPr>
        <w:t xml:space="preserve"> </w:t>
      </w:r>
      <w:r>
        <w:rPr>
          <w:spacing w:val="-2"/>
          <w:lang w:val="es-CO"/>
        </w:rPr>
        <w:t>regresión</w:t>
      </w:r>
      <w:r>
        <w:rPr>
          <w:spacing w:val="-4"/>
          <w:lang w:val="es-CO"/>
        </w:rPr>
        <w:t xml:space="preserve"> </w:t>
      </w:r>
      <w:r>
        <w:rPr>
          <w:spacing w:val="-2"/>
          <w:lang w:val="es-CO"/>
        </w:rPr>
        <w:t>logística</w:t>
      </w:r>
      <w:r>
        <w:rPr>
          <w:spacing w:val="-5"/>
          <w:lang w:val="es-CO"/>
        </w:rPr>
        <w:t xml:space="preserve"> </w:t>
      </w:r>
      <w:r>
        <w:rPr>
          <w:spacing w:val="-2"/>
          <w:lang w:val="es-CO"/>
        </w:rPr>
        <w:t>estima</w:t>
      </w:r>
      <w:r>
        <w:rPr>
          <w:spacing w:val="-4"/>
          <w:lang w:val="es-CO"/>
        </w:rPr>
        <w:t xml:space="preserve"> </w:t>
      </w:r>
      <w:r>
        <w:rPr>
          <w:spacing w:val="-2"/>
          <w:lang w:val="es-CO"/>
        </w:rPr>
        <w:t>la</w:t>
      </w:r>
      <w:r>
        <w:rPr>
          <w:spacing w:val="-4"/>
          <w:lang w:val="es-CO"/>
        </w:rPr>
        <w:t xml:space="preserve"> </w:t>
      </w:r>
      <w:r>
        <w:rPr>
          <w:spacing w:val="-2"/>
          <w:lang w:val="es-CO"/>
        </w:rPr>
        <w:t>probabilidad</w:t>
      </w:r>
      <w:r>
        <w:rPr>
          <w:spacing w:val="-5"/>
          <w:lang w:val="es-CO"/>
        </w:rPr>
        <w:t xml:space="preserve"> </w:t>
      </w:r>
      <w:r>
        <w:rPr>
          <w:spacing w:val="-2"/>
          <w:lang w:val="es-CO"/>
        </w:rPr>
        <w:t>en</w:t>
      </w:r>
      <w:r>
        <w:rPr>
          <w:spacing w:val="-4"/>
          <w:lang w:val="es-CO"/>
        </w:rPr>
        <w:t xml:space="preserve"> </w:t>
      </w:r>
      <w:r>
        <w:rPr>
          <w:spacing w:val="-2"/>
          <w:lang w:val="es-CO"/>
        </w:rPr>
        <w:t>cada</w:t>
      </w:r>
      <w:r>
        <w:rPr>
          <w:spacing w:val="-5"/>
          <w:lang w:val="es-CO"/>
        </w:rPr>
        <w:t xml:space="preserve"> </w:t>
      </w:r>
      <w:r>
        <w:rPr>
          <w:spacing w:val="-2"/>
          <w:lang w:val="es-CO"/>
        </w:rPr>
        <w:t>unidad</w:t>
      </w:r>
      <w:r>
        <w:rPr>
          <w:spacing w:val="-4"/>
          <w:lang w:val="es-CO"/>
        </w:rPr>
        <w:t xml:space="preserve"> </w:t>
      </w:r>
      <w:r>
        <w:rPr>
          <w:spacing w:val="-2"/>
          <w:lang w:val="es-CO"/>
        </w:rPr>
        <w:t>de</w:t>
      </w:r>
      <w:r>
        <w:rPr>
          <w:spacing w:val="-5"/>
          <w:lang w:val="es-CO"/>
        </w:rPr>
        <w:t xml:space="preserve"> </w:t>
      </w:r>
      <w:r>
        <w:rPr>
          <w:spacing w:val="-2"/>
          <w:lang w:val="es-CO"/>
        </w:rPr>
        <w:t xml:space="preserve">mapeo </w:t>
      </w:r>
      <w:r>
        <w:rPr>
          <w:lang w:val="es-CO"/>
        </w:rPr>
        <w:t>de</w:t>
      </w:r>
      <w:r>
        <w:rPr>
          <w:spacing w:val="-9"/>
          <w:lang w:val="es-CO"/>
        </w:rPr>
        <w:t xml:space="preserve"> </w:t>
      </w:r>
      <w:r>
        <w:rPr>
          <w:lang w:val="es-CO"/>
        </w:rPr>
        <w:t>pertenecer</w:t>
      </w:r>
      <w:r>
        <w:rPr>
          <w:spacing w:val="-8"/>
          <w:lang w:val="es-CO"/>
        </w:rPr>
        <w:t xml:space="preserve"> </w:t>
      </w:r>
      <w:r>
        <w:rPr>
          <w:lang w:val="es-CO"/>
        </w:rPr>
        <w:t>a</w:t>
      </w:r>
      <w:r>
        <w:rPr>
          <w:spacing w:val="-8"/>
          <w:lang w:val="es-CO"/>
        </w:rPr>
        <w:t xml:space="preserve"> </w:t>
      </w:r>
      <w:r>
        <w:rPr>
          <w:lang w:val="es-CO"/>
        </w:rPr>
        <w:t>la</w:t>
      </w:r>
      <w:r>
        <w:rPr>
          <w:spacing w:val="-8"/>
          <w:lang w:val="es-CO"/>
        </w:rPr>
        <w:t xml:space="preserve"> </w:t>
      </w:r>
      <w:r>
        <w:rPr>
          <w:lang w:val="es-CO"/>
        </w:rPr>
        <w:t>clase</w:t>
      </w:r>
      <w:r>
        <w:rPr>
          <w:spacing w:val="-8"/>
          <w:lang w:val="es-CO"/>
        </w:rPr>
        <w:t xml:space="preserve"> </w:t>
      </w:r>
      <w:r>
        <w:rPr>
          <w:lang w:val="es-CO"/>
        </w:rPr>
        <w:t>movimiento</w:t>
      </w:r>
      <w:r>
        <w:rPr>
          <w:spacing w:val="-8"/>
          <w:lang w:val="es-CO"/>
        </w:rPr>
        <w:t xml:space="preserve"> </w:t>
      </w:r>
      <w:r>
        <w:rPr>
          <w:lang w:val="es-CO"/>
        </w:rPr>
        <w:t>en</w:t>
      </w:r>
      <w:r>
        <w:rPr>
          <w:spacing w:val="-8"/>
          <w:lang w:val="es-CO"/>
        </w:rPr>
        <w:t xml:space="preserve"> </w:t>
      </w:r>
      <w:r>
        <w:rPr>
          <w:lang w:val="es-CO"/>
        </w:rPr>
        <w:t>masa</w:t>
      </w:r>
      <w:r>
        <w:rPr>
          <w:spacing w:val="-8"/>
          <w:lang w:val="es-CO"/>
        </w:rPr>
        <w:t xml:space="preserve"> </w:t>
      </w:r>
      <w:r>
        <w:rPr>
          <w:lang w:val="es-CO"/>
        </w:rPr>
        <w:t>o</w:t>
      </w:r>
      <w:r>
        <w:rPr>
          <w:spacing w:val="-8"/>
          <w:lang w:val="es-CO"/>
        </w:rPr>
        <w:t xml:space="preserve"> </w:t>
      </w:r>
      <w:r>
        <w:rPr>
          <w:lang w:val="es-CO"/>
        </w:rPr>
        <w:t>no</w:t>
      </w:r>
      <w:r>
        <w:rPr>
          <w:spacing w:val="-8"/>
          <w:lang w:val="es-CO"/>
        </w:rPr>
        <w:t xml:space="preserve"> </w:t>
      </w:r>
      <w:r>
        <w:rPr>
          <w:lang w:val="es-CO"/>
        </w:rPr>
        <w:t>movimiento</w:t>
      </w:r>
      <w:r>
        <w:rPr>
          <w:spacing w:val="-8"/>
          <w:lang w:val="es-CO"/>
        </w:rPr>
        <w:t xml:space="preserve"> </w:t>
      </w:r>
      <w:r>
        <w:rPr>
          <w:lang w:val="es-CO"/>
        </w:rPr>
        <w:t>en</w:t>
      </w:r>
      <w:r>
        <w:rPr>
          <w:spacing w:val="-8"/>
          <w:lang w:val="es-CO"/>
        </w:rPr>
        <w:t xml:space="preserve"> </w:t>
      </w:r>
      <w:r>
        <w:rPr>
          <w:lang w:val="es-CO"/>
        </w:rPr>
        <w:t>masa</w:t>
      </w:r>
      <w:r>
        <w:rPr>
          <w:spacing w:val="-8"/>
          <w:lang w:val="es-CO"/>
        </w:rPr>
        <w:t xml:space="preserve"> </w:t>
      </w:r>
      <w:r>
        <w:rPr>
          <w:lang w:val="es-CO"/>
        </w:rPr>
        <w:t>del</w:t>
      </w:r>
      <w:r>
        <w:rPr>
          <w:spacing w:val="-9"/>
          <w:lang w:val="es-CO"/>
        </w:rPr>
        <w:t xml:space="preserve"> </w:t>
      </w:r>
      <w:r>
        <w:rPr>
          <w:lang w:val="es-CO"/>
        </w:rPr>
        <w:t>inventario</w:t>
      </w:r>
      <w:r>
        <w:rPr>
          <w:spacing w:val="-8"/>
          <w:lang w:val="es-CO"/>
        </w:rPr>
        <w:t xml:space="preserve"> </w:t>
      </w:r>
      <w:r>
        <w:rPr>
          <w:lang w:val="es-CO"/>
        </w:rPr>
        <w:t>utilizado,</w:t>
      </w:r>
      <w:r>
        <w:rPr>
          <w:spacing w:val="-4"/>
          <w:lang w:val="es-CO"/>
        </w:rPr>
        <w:t xml:space="preserve"> mod</w:t>
      </w:r>
      <w:r>
        <w:rPr>
          <w:lang w:val="es-CO"/>
        </w:rPr>
        <w:t>elándola</w:t>
      </w:r>
      <w:r>
        <w:rPr>
          <w:spacing w:val="-5"/>
          <w:lang w:val="es-CO"/>
        </w:rPr>
        <w:t xml:space="preserve"> </w:t>
      </w:r>
      <w:r>
        <w:rPr>
          <w:lang w:val="es-CO"/>
        </w:rPr>
        <w:t>como</w:t>
      </w:r>
      <w:r>
        <w:rPr>
          <w:spacing w:val="-5"/>
          <w:lang w:val="es-CO"/>
        </w:rPr>
        <w:t xml:space="preserve"> </w:t>
      </w:r>
      <w:r>
        <w:rPr>
          <w:lang w:val="es-CO"/>
        </w:rPr>
        <w:t>un</w:t>
      </w:r>
      <w:r>
        <w:rPr>
          <w:spacing w:val="-5"/>
          <w:lang w:val="es-CO"/>
        </w:rPr>
        <w:t xml:space="preserve"> </w:t>
      </w:r>
      <w:r>
        <w:rPr>
          <w:lang w:val="es-CO"/>
        </w:rPr>
        <w:t>proceso</w:t>
      </w:r>
      <w:r>
        <w:rPr>
          <w:spacing w:val="-5"/>
          <w:lang w:val="es-CO"/>
        </w:rPr>
        <w:t xml:space="preserve"> </w:t>
      </w:r>
      <w:r>
        <w:rPr>
          <w:lang w:val="es-CO"/>
        </w:rPr>
        <w:t>de</w:t>
      </w:r>
      <w:r>
        <w:rPr>
          <w:spacing w:val="-5"/>
          <w:lang w:val="es-CO"/>
        </w:rPr>
        <w:t xml:space="preserve"> </w:t>
      </w:r>
      <w:r>
        <w:rPr>
          <w:lang w:val="es-CO"/>
        </w:rPr>
        <w:t>Bernoulli</w:t>
      </w:r>
      <w:r>
        <w:rPr>
          <w:spacing w:val="-5"/>
          <w:lang w:val="es-CO"/>
        </w:rPr>
        <w:t xml:space="preserve"> </w:t>
      </w:r>
      <w:r>
        <w:rPr>
          <w:lang w:val="es-CO"/>
        </w:rPr>
        <w:t>(Ayalew</w:t>
      </w:r>
      <w:r>
        <w:rPr>
          <w:spacing w:val="-5"/>
          <w:lang w:val="es-CO"/>
        </w:rPr>
        <w:t xml:space="preserve"> y </w:t>
      </w:r>
      <w:r>
        <w:rPr>
          <w:lang w:val="es-CO"/>
        </w:rPr>
        <w:t>Yamagishi,</w:t>
      </w:r>
      <w:r>
        <w:rPr>
          <w:spacing w:val="-5"/>
          <w:lang w:val="es-CO"/>
        </w:rPr>
        <w:t xml:space="preserve"> </w:t>
      </w:r>
      <w:hyperlink w:anchor="_bookmark17">
        <w:r>
          <w:rPr>
            <w:color w:val="00004C"/>
            <w:lang w:val="es-CO"/>
          </w:rPr>
          <w:t>2005</w:t>
        </w:r>
      </w:hyperlink>
      <w:r>
        <w:rPr>
          <w:lang w:val="es-CO"/>
        </w:rPr>
        <w:t>).</w:t>
      </w:r>
      <w:r>
        <w:rPr>
          <w:spacing w:val="6"/>
          <w:lang w:val="es-CO"/>
        </w:rPr>
        <w:t xml:space="preserve"> </w:t>
      </w:r>
      <w:r>
        <w:rPr>
          <w:lang w:val="es-CO"/>
        </w:rPr>
        <w:t>La</w:t>
      </w:r>
      <w:r>
        <w:rPr>
          <w:spacing w:val="-5"/>
          <w:lang w:val="es-CO"/>
        </w:rPr>
        <w:t xml:space="preserve"> </w:t>
      </w:r>
      <w:r>
        <w:rPr>
          <w:lang w:val="es-CO"/>
        </w:rPr>
        <w:t>relativa</w:t>
      </w:r>
      <w:r>
        <w:rPr>
          <w:spacing w:val="-5"/>
          <w:lang w:val="es-CO"/>
        </w:rPr>
        <w:t xml:space="preserve"> </w:t>
      </w:r>
      <w:r>
        <w:rPr>
          <w:lang w:val="es-CO"/>
        </w:rPr>
        <w:t>simplicidad</w:t>
      </w:r>
      <w:r>
        <w:rPr>
          <w:spacing w:val="-5"/>
          <w:lang w:val="es-CO"/>
        </w:rPr>
        <w:t xml:space="preserve"> </w:t>
      </w:r>
      <w:r>
        <w:rPr>
          <w:lang w:val="es-CO"/>
        </w:rPr>
        <w:t>de</w:t>
      </w:r>
      <w:r>
        <w:rPr>
          <w:spacing w:val="-5"/>
          <w:lang w:val="es-CO"/>
        </w:rPr>
        <w:t xml:space="preserve"> su </w:t>
      </w:r>
      <w:r>
        <w:rPr>
          <w:lang w:val="es-CO"/>
        </w:rPr>
        <w:t>interpretación</w:t>
      </w:r>
      <w:r>
        <w:rPr>
          <w:spacing w:val="10"/>
          <w:lang w:val="es-CO"/>
        </w:rPr>
        <w:t xml:space="preserve"> </w:t>
      </w:r>
      <w:r>
        <w:rPr>
          <w:lang w:val="es-CO"/>
        </w:rPr>
        <w:t>y</w:t>
      </w:r>
      <w:r>
        <w:rPr>
          <w:spacing w:val="10"/>
          <w:lang w:val="es-CO"/>
        </w:rPr>
        <w:t xml:space="preserve"> </w:t>
      </w:r>
      <w:r>
        <w:rPr>
          <w:lang w:val="es-CO"/>
        </w:rPr>
        <w:t>la</w:t>
      </w:r>
      <w:r>
        <w:rPr>
          <w:spacing w:val="10"/>
          <w:lang w:val="es-CO"/>
        </w:rPr>
        <w:t xml:space="preserve"> </w:t>
      </w:r>
      <w:r>
        <w:rPr>
          <w:lang w:val="es-CO"/>
        </w:rPr>
        <w:t>facilidad</w:t>
      </w:r>
      <w:r>
        <w:rPr>
          <w:spacing w:val="11"/>
          <w:lang w:val="es-CO"/>
        </w:rPr>
        <w:t xml:space="preserve"> </w:t>
      </w:r>
      <w:r>
        <w:rPr>
          <w:lang w:val="es-CO"/>
        </w:rPr>
        <w:t>para</w:t>
      </w:r>
      <w:r>
        <w:rPr>
          <w:spacing w:val="10"/>
          <w:lang w:val="es-CO"/>
        </w:rPr>
        <w:t xml:space="preserve"> </w:t>
      </w:r>
      <w:r>
        <w:rPr>
          <w:lang w:val="es-CO"/>
        </w:rPr>
        <w:t>identificar</w:t>
      </w:r>
      <w:r>
        <w:rPr>
          <w:spacing w:val="10"/>
          <w:lang w:val="es-CO"/>
        </w:rPr>
        <w:t xml:space="preserve"> </w:t>
      </w:r>
      <w:r>
        <w:rPr>
          <w:lang w:val="es-CO"/>
        </w:rPr>
        <w:t>el</w:t>
      </w:r>
      <w:r>
        <w:rPr>
          <w:spacing w:val="10"/>
          <w:lang w:val="es-CO"/>
        </w:rPr>
        <w:t xml:space="preserve"> </w:t>
      </w:r>
      <w:r>
        <w:rPr>
          <w:lang w:val="es-CO"/>
        </w:rPr>
        <w:t>efecto</w:t>
      </w:r>
      <w:r>
        <w:rPr>
          <w:spacing w:val="11"/>
          <w:lang w:val="es-CO"/>
        </w:rPr>
        <w:t xml:space="preserve"> </w:t>
      </w:r>
      <w:r>
        <w:rPr>
          <w:lang w:val="es-CO"/>
        </w:rPr>
        <w:t>de</w:t>
      </w:r>
      <w:r>
        <w:rPr>
          <w:spacing w:val="10"/>
          <w:lang w:val="es-CO"/>
        </w:rPr>
        <w:t xml:space="preserve"> </w:t>
      </w:r>
      <w:r>
        <w:rPr>
          <w:lang w:val="es-CO"/>
        </w:rPr>
        <w:t>cada</w:t>
      </w:r>
      <w:r>
        <w:rPr>
          <w:spacing w:val="10"/>
          <w:lang w:val="es-CO"/>
        </w:rPr>
        <w:t xml:space="preserve"> </w:t>
      </w:r>
      <w:r>
        <w:rPr>
          <w:lang w:val="es-CO"/>
        </w:rPr>
        <w:t>variable</w:t>
      </w:r>
      <w:r>
        <w:rPr>
          <w:spacing w:val="10"/>
          <w:lang w:val="es-CO"/>
        </w:rPr>
        <w:t xml:space="preserve"> </w:t>
      </w:r>
      <w:r>
        <w:rPr>
          <w:lang w:val="es-CO"/>
        </w:rPr>
        <w:t>predictora</w:t>
      </w:r>
      <w:r>
        <w:rPr>
          <w:spacing w:val="11"/>
          <w:lang w:val="es-CO"/>
        </w:rPr>
        <w:t xml:space="preserve"> </w:t>
      </w:r>
      <w:r>
        <w:rPr>
          <w:lang w:val="es-CO"/>
        </w:rPr>
        <w:t>han</w:t>
      </w:r>
      <w:r>
        <w:rPr>
          <w:spacing w:val="10"/>
          <w:lang w:val="es-CO"/>
        </w:rPr>
        <w:t xml:space="preserve"> </w:t>
      </w:r>
      <w:r>
        <w:rPr>
          <w:lang w:val="es-CO"/>
        </w:rPr>
        <w:t>contribuido</w:t>
      </w:r>
      <w:r>
        <w:rPr>
          <w:spacing w:val="10"/>
          <w:lang w:val="es-CO"/>
        </w:rPr>
        <w:t xml:space="preserve"> </w:t>
      </w:r>
      <w:r>
        <w:rPr>
          <w:spacing w:val="-10"/>
          <w:lang w:val="es-CO"/>
        </w:rPr>
        <w:t xml:space="preserve">a </w:t>
      </w:r>
      <w:r>
        <w:rPr>
          <w:lang w:val="es-CO"/>
        </w:rPr>
        <w:t>su</w:t>
      </w:r>
      <w:r>
        <w:rPr>
          <w:spacing w:val="3"/>
          <w:lang w:val="es-CO"/>
        </w:rPr>
        <w:t xml:space="preserve"> </w:t>
      </w:r>
      <w:r>
        <w:rPr>
          <w:lang w:val="es-CO"/>
        </w:rPr>
        <w:t>popularidad</w:t>
      </w:r>
      <w:r>
        <w:rPr>
          <w:spacing w:val="3"/>
          <w:lang w:val="es-CO"/>
        </w:rPr>
        <w:t xml:space="preserve"> </w:t>
      </w:r>
      <w:r>
        <w:rPr>
          <w:lang w:val="es-CO"/>
        </w:rPr>
        <w:t>en</w:t>
      </w:r>
      <w:r>
        <w:rPr>
          <w:spacing w:val="4"/>
          <w:lang w:val="es-CO"/>
        </w:rPr>
        <w:t xml:space="preserve"> </w:t>
      </w:r>
      <w:r>
        <w:rPr>
          <w:lang w:val="es-CO"/>
        </w:rPr>
        <w:t>el</w:t>
      </w:r>
      <w:r>
        <w:rPr>
          <w:spacing w:val="3"/>
          <w:lang w:val="es-CO"/>
        </w:rPr>
        <w:t xml:space="preserve"> </w:t>
      </w:r>
      <w:r>
        <w:rPr>
          <w:lang w:val="es-CO"/>
        </w:rPr>
        <w:t>campo</w:t>
      </w:r>
      <w:r>
        <w:rPr>
          <w:spacing w:val="4"/>
          <w:lang w:val="es-CO"/>
        </w:rPr>
        <w:t xml:space="preserve"> </w:t>
      </w:r>
      <w:r>
        <w:rPr>
          <w:lang w:val="es-CO"/>
        </w:rPr>
        <w:t>de</w:t>
      </w:r>
      <w:r>
        <w:rPr>
          <w:spacing w:val="3"/>
          <w:lang w:val="es-CO"/>
        </w:rPr>
        <w:t xml:space="preserve"> </w:t>
      </w:r>
      <w:r>
        <w:rPr>
          <w:lang w:val="es-CO"/>
        </w:rPr>
        <w:t>la</w:t>
      </w:r>
      <w:r>
        <w:rPr>
          <w:spacing w:val="3"/>
          <w:lang w:val="es-CO"/>
        </w:rPr>
        <w:t xml:space="preserve"> </w:t>
      </w:r>
      <w:r>
        <w:rPr>
          <w:lang w:val="es-CO"/>
        </w:rPr>
        <w:t>evaluación</w:t>
      </w:r>
      <w:r>
        <w:rPr>
          <w:spacing w:val="4"/>
          <w:lang w:val="es-CO"/>
        </w:rPr>
        <w:t xml:space="preserve"> </w:t>
      </w:r>
      <w:r>
        <w:rPr>
          <w:lang w:val="es-CO"/>
        </w:rPr>
        <w:t>de</w:t>
      </w:r>
      <w:r>
        <w:rPr>
          <w:spacing w:val="3"/>
          <w:lang w:val="es-CO"/>
        </w:rPr>
        <w:t xml:space="preserve"> </w:t>
      </w:r>
      <w:r>
        <w:rPr>
          <w:lang w:val="es-CO"/>
        </w:rPr>
        <w:t>amenazas</w:t>
      </w:r>
      <w:r>
        <w:rPr>
          <w:spacing w:val="4"/>
          <w:lang w:val="es-CO"/>
        </w:rPr>
        <w:t xml:space="preserve"> </w:t>
      </w:r>
      <w:r>
        <w:rPr>
          <w:spacing w:val="-2"/>
          <w:lang w:val="es-CO"/>
        </w:rPr>
        <w:t xml:space="preserve">naturales. </w:t>
      </w:r>
    </w:p>
    <w:p w14:paraId="0B009648" w14:textId="77777777" w:rsidR="00D05FC9" w:rsidRPr="00CC34F8" w:rsidRDefault="00510033">
      <w:pPr>
        <w:pStyle w:val="Ttulo1"/>
        <w:tabs>
          <w:tab w:val="left" w:pos="8463"/>
        </w:tabs>
        <w:spacing w:before="140"/>
        <w:jc w:val="both"/>
        <w:rPr>
          <w:lang w:val="es-CL"/>
        </w:rPr>
      </w:pPr>
      <w:r>
        <w:rPr>
          <w:lang w:val="es-CO"/>
        </w:rPr>
        <w:t>No</w:t>
      </w:r>
      <w:r>
        <w:rPr>
          <w:spacing w:val="19"/>
          <w:lang w:val="es-CO"/>
        </w:rPr>
        <w:t xml:space="preserve"> </w:t>
      </w:r>
      <w:r>
        <w:rPr>
          <w:lang w:val="es-CO"/>
        </w:rPr>
        <w:t>obstante,</w:t>
      </w:r>
      <w:r>
        <w:rPr>
          <w:spacing w:val="23"/>
          <w:lang w:val="es-CO"/>
        </w:rPr>
        <w:t xml:space="preserve"> </w:t>
      </w:r>
      <w:r>
        <w:rPr>
          <w:lang w:val="es-CO"/>
        </w:rPr>
        <w:t>una</w:t>
      </w:r>
      <w:r>
        <w:rPr>
          <w:spacing w:val="19"/>
          <w:lang w:val="es-CO"/>
        </w:rPr>
        <w:t xml:space="preserve"> </w:t>
      </w:r>
      <w:r>
        <w:rPr>
          <w:lang w:val="es-CO"/>
        </w:rPr>
        <w:t>limitación</w:t>
      </w:r>
      <w:r>
        <w:rPr>
          <w:spacing w:val="19"/>
          <w:lang w:val="es-CO"/>
        </w:rPr>
        <w:t xml:space="preserve"> </w:t>
      </w:r>
      <w:r>
        <w:rPr>
          <w:lang w:val="es-CO"/>
        </w:rPr>
        <w:t>significativa</w:t>
      </w:r>
      <w:r>
        <w:rPr>
          <w:spacing w:val="19"/>
          <w:lang w:val="es-CO"/>
        </w:rPr>
        <w:t xml:space="preserve"> </w:t>
      </w:r>
      <w:r>
        <w:rPr>
          <w:lang w:val="es-CO"/>
        </w:rPr>
        <w:t>de</w:t>
      </w:r>
      <w:r>
        <w:rPr>
          <w:spacing w:val="19"/>
          <w:lang w:val="es-CO"/>
        </w:rPr>
        <w:t xml:space="preserve"> </w:t>
      </w:r>
      <w:r>
        <w:rPr>
          <w:lang w:val="es-CO"/>
        </w:rPr>
        <w:t>la</w:t>
      </w:r>
      <w:r>
        <w:rPr>
          <w:spacing w:val="19"/>
          <w:lang w:val="es-CO"/>
        </w:rPr>
        <w:t xml:space="preserve"> </w:t>
      </w:r>
      <w:r>
        <w:rPr>
          <w:lang w:val="es-CO"/>
        </w:rPr>
        <w:t>regresión</w:t>
      </w:r>
      <w:r>
        <w:rPr>
          <w:spacing w:val="20"/>
          <w:lang w:val="es-CO"/>
        </w:rPr>
        <w:t xml:space="preserve"> </w:t>
      </w:r>
      <w:r>
        <w:rPr>
          <w:lang w:val="es-CO"/>
        </w:rPr>
        <w:t>logística</w:t>
      </w:r>
      <w:r>
        <w:rPr>
          <w:spacing w:val="19"/>
          <w:lang w:val="es-CO"/>
        </w:rPr>
        <w:t xml:space="preserve"> </w:t>
      </w:r>
      <w:r>
        <w:rPr>
          <w:lang w:val="es-CO"/>
        </w:rPr>
        <w:t>y</w:t>
      </w:r>
      <w:r>
        <w:rPr>
          <w:spacing w:val="19"/>
          <w:lang w:val="es-CO"/>
        </w:rPr>
        <w:t xml:space="preserve"> </w:t>
      </w:r>
      <w:r>
        <w:rPr>
          <w:lang w:val="es-CO"/>
        </w:rPr>
        <w:t>de</w:t>
      </w:r>
      <w:r>
        <w:rPr>
          <w:spacing w:val="19"/>
          <w:lang w:val="es-CO"/>
        </w:rPr>
        <w:t xml:space="preserve"> </w:t>
      </w:r>
      <w:r>
        <w:rPr>
          <w:lang w:val="es-CO"/>
        </w:rPr>
        <w:t>otros</w:t>
      </w:r>
      <w:r>
        <w:rPr>
          <w:spacing w:val="19"/>
          <w:lang w:val="es-CO"/>
        </w:rPr>
        <w:t xml:space="preserve"> </w:t>
      </w:r>
      <w:r>
        <w:rPr>
          <w:lang w:val="es-CO"/>
        </w:rPr>
        <w:t>modelos</w:t>
      </w:r>
      <w:r>
        <w:rPr>
          <w:spacing w:val="19"/>
          <w:lang w:val="es-CO"/>
        </w:rPr>
        <w:t xml:space="preserve"> </w:t>
      </w:r>
      <w:r>
        <w:rPr>
          <w:spacing w:val="-2"/>
          <w:lang w:val="es-CO"/>
        </w:rPr>
        <w:t xml:space="preserve">estadísticos </w:t>
      </w:r>
      <w:r>
        <w:rPr>
          <w:lang w:val="es-CO"/>
        </w:rPr>
        <w:t>convencionales,</w:t>
      </w:r>
      <w:r>
        <w:rPr>
          <w:spacing w:val="1"/>
          <w:lang w:val="es-CO"/>
        </w:rPr>
        <w:t xml:space="preserve"> </w:t>
      </w:r>
      <w:r>
        <w:rPr>
          <w:lang w:val="es-CO"/>
        </w:rPr>
        <w:t>radica</w:t>
      </w:r>
      <w:r>
        <w:rPr>
          <w:spacing w:val="-1"/>
          <w:lang w:val="es-CO"/>
        </w:rPr>
        <w:t xml:space="preserve"> </w:t>
      </w:r>
      <w:r>
        <w:rPr>
          <w:lang w:val="es-CO"/>
        </w:rPr>
        <w:t>en la</w:t>
      </w:r>
      <w:r>
        <w:rPr>
          <w:spacing w:val="1"/>
          <w:lang w:val="es-CO"/>
        </w:rPr>
        <w:t xml:space="preserve"> </w:t>
      </w:r>
      <w:r>
        <w:rPr>
          <w:lang w:val="es-CO"/>
        </w:rPr>
        <w:t>asignación de coeficientes constantes a</w:t>
      </w:r>
      <w:r>
        <w:rPr>
          <w:spacing w:val="1"/>
          <w:lang w:val="es-CO"/>
        </w:rPr>
        <w:t xml:space="preserve"> </w:t>
      </w:r>
      <w:r>
        <w:rPr>
          <w:lang w:val="es-CO"/>
        </w:rPr>
        <w:t>las variables predictoras,</w:t>
      </w:r>
      <w:r>
        <w:rPr>
          <w:spacing w:val="1"/>
          <w:lang w:val="es-CO"/>
        </w:rPr>
        <w:t xml:space="preserve"> </w:t>
      </w:r>
      <w:r>
        <w:rPr>
          <w:spacing w:val="-2"/>
          <w:lang w:val="es-CO"/>
        </w:rPr>
        <w:t>asum</w:t>
      </w:r>
      <w:r>
        <w:rPr>
          <w:lang w:val="es-CO"/>
        </w:rPr>
        <w:t>iendo</w:t>
      </w:r>
      <w:r>
        <w:rPr>
          <w:spacing w:val="15"/>
          <w:lang w:val="es-CO"/>
        </w:rPr>
        <w:t xml:space="preserve"> </w:t>
      </w:r>
      <w:r>
        <w:rPr>
          <w:lang w:val="es-CO"/>
        </w:rPr>
        <w:t>que</w:t>
      </w:r>
      <w:r>
        <w:rPr>
          <w:spacing w:val="16"/>
          <w:lang w:val="es-CO"/>
        </w:rPr>
        <w:t xml:space="preserve"> </w:t>
      </w:r>
      <w:r>
        <w:rPr>
          <w:lang w:val="es-CO"/>
        </w:rPr>
        <w:t>la</w:t>
      </w:r>
      <w:r>
        <w:rPr>
          <w:spacing w:val="16"/>
          <w:lang w:val="es-CO"/>
        </w:rPr>
        <w:t xml:space="preserve"> </w:t>
      </w:r>
      <w:r>
        <w:rPr>
          <w:lang w:val="es-CO"/>
        </w:rPr>
        <w:t>influencia</w:t>
      </w:r>
      <w:r>
        <w:rPr>
          <w:spacing w:val="15"/>
          <w:lang w:val="es-CO"/>
        </w:rPr>
        <w:t xml:space="preserve"> </w:t>
      </w:r>
      <w:r>
        <w:rPr>
          <w:lang w:val="es-CO"/>
        </w:rPr>
        <w:t>de</w:t>
      </w:r>
      <w:r>
        <w:rPr>
          <w:spacing w:val="16"/>
          <w:lang w:val="es-CO"/>
        </w:rPr>
        <w:t xml:space="preserve"> </w:t>
      </w:r>
      <w:r>
        <w:rPr>
          <w:lang w:val="es-CO"/>
        </w:rPr>
        <w:t>cada</w:t>
      </w:r>
      <w:r>
        <w:rPr>
          <w:spacing w:val="16"/>
          <w:lang w:val="es-CO"/>
        </w:rPr>
        <w:t xml:space="preserve"> </w:t>
      </w:r>
      <w:r>
        <w:rPr>
          <w:lang w:val="es-CO"/>
        </w:rPr>
        <w:t>factor</w:t>
      </w:r>
      <w:r>
        <w:rPr>
          <w:spacing w:val="16"/>
          <w:lang w:val="es-CO"/>
        </w:rPr>
        <w:t xml:space="preserve"> </w:t>
      </w:r>
      <w:r>
        <w:rPr>
          <w:lang w:val="es-CO"/>
        </w:rPr>
        <w:t>es</w:t>
      </w:r>
      <w:r>
        <w:rPr>
          <w:spacing w:val="15"/>
          <w:lang w:val="es-CO"/>
        </w:rPr>
        <w:t xml:space="preserve"> </w:t>
      </w:r>
      <w:r>
        <w:rPr>
          <w:lang w:val="es-CO"/>
        </w:rPr>
        <w:t>homogénea</w:t>
      </w:r>
      <w:r>
        <w:rPr>
          <w:spacing w:val="16"/>
          <w:lang w:val="es-CO"/>
        </w:rPr>
        <w:t xml:space="preserve"> </w:t>
      </w:r>
      <w:r>
        <w:rPr>
          <w:lang w:val="es-CO"/>
        </w:rPr>
        <w:t>en</w:t>
      </w:r>
      <w:r>
        <w:rPr>
          <w:spacing w:val="16"/>
          <w:lang w:val="es-CO"/>
        </w:rPr>
        <w:t xml:space="preserve"> </w:t>
      </w:r>
      <w:r>
        <w:rPr>
          <w:lang w:val="es-CO"/>
        </w:rPr>
        <w:t>toda</w:t>
      </w:r>
      <w:r>
        <w:rPr>
          <w:spacing w:val="15"/>
          <w:lang w:val="es-CO"/>
        </w:rPr>
        <w:t xml:space="preserve"> </w:t>
      </w:r>
      <w:r>
        <w:rPr>
          <w:lang w:val="es-CO"/>
        </w:rPr>
        <w:t>el</w:t>
      </w:r>
      <w:r>
        <w:rPr>
          <w:spacing w:val="16"/>
          <w:lang w:val="es-CO"/>
        </w:rPr>
        <w:t xml:space="preserve"> </w:t>
      </w:r>
      <w:r>
        <w:rPr>
          <w:lang w:val="es-CO"/>
        </w:rPr>
        <w:t>área</w:t>
      </w:r>
      <w:r>
        <w:rPr>
          <w:spacing w:val="16"/>
          <w:lang w:val="es-CO"/>
        </w:rPr>
        <w:t xml:space="preserve"> </w:t>
      </w:r>
      <w:r>
        <w:rPr>
          <w:lang w:val="es-CO"/>
        </w:rPr>
        <w:t>de</w:t>
      </w:r>
      <w:r>
        <w:rPr>
          <w:spacing w:val="15"/>
          <w:lang w:val="es-CO"/>
        </w:rPr>
        <w:t xml:space="preserve"> </w:t>
      </w:r>
      <w:r>
        <w:rPr>
          <w:lang w:val="es-CO"/>
        </w:rPr>
        <w:t>estudio</w:t>
      </w:r>
      <w:r>
        <w:rPr>
          <w:spacing w:val="17"/>
          <w:lang w:val="es-CO"/>
        </w:rPr>
        <w:t xml:space="preserve"> </w:t>
      </w:r>
      <w:r>
        <w:rPr>
          <w:lang w:val="es-CO"/>
        </w:rPr>
        <w:t>(Anselin</w:t>
      </w:r>
      <w:r>
        <w:rPr>
          <w:spacing w:val="20"/>
          <w:lang w:val="es-CO"/>
        </w:rPr>
        <w:t xml:space="preserve"> </w:t>
      </w:r>
      <w:r>
        <w:rPr>
          <w:spacing w:val="-5"/>
          <w:lang w:val="es-CO"/>
        </w:rPr>
        <w:t>et a</w:t>
      </w:r>
      <w:r>
        <w:rPr>
          <w:lang w:val="es-CO"/>
        </w:rPr>
        <w:t>l.,</w:t>
      </w:r>
      <w:r>
        <w:rPr>
          <w:spacing w:val="6"/>
          <w:lang w:val="es-CO"/>
        </w:rPr>
        <w:t xml:space="preserve"> </w:t>
      </w:r>
      <w:hyperlink w:anchor="_bookmark12">
        <w:r>
          <w:rPr>
            <w:color w:val="00004C"/>
            <w:lang w:val="es-CO"/>
          </w:rPr>
          <w:t>1996</w:t>
        </w:r>
      </w:hyperlink>
      <w:r>
        <w:rPr>
          <w:lang w:val="es-CO"/>
        </w:rPr>
        <w:t>;</w:t>
      </w:r>
      <w:r>
        <w:rPr>
          <w:spacing w:val="13"/>
          <w:lang w:val="es-CO"/>
        </w:rPr>
        <w:t xml:space="preserve"> </w:t>
      </w:r>
      <w:r>
        <w:rPr>
          <w:lang w:val="es-CO"/>
        </w:rPr>
        <w:t>Cressie,</w:t>
      </w:r>
      <w:r>
        <w:rPr>
          <w:spacing w:val="6"/>
          <w:lang w:val="es-CO"/>
        </w:rPr>
        <w:t xml:space="preserve"> </w:t>
      </w:r>
      <w:hyperlink w:anchor="_bookmark23">
        <w:r>
          <w:rPr>
            <w:color w:val="00004C"/>
            <w:lang w:val="es-CO"/>
          </w:rPr>
          <w:t>2015</w:t>
        </w:r>
      </w:hyperlink>
      <w:r>
        <w:rPr>
          <w:lang w:val="es-CO"/>
        </w:rPr>
        <w:t>).</w:t>
      </w:r>
      <w:r>
        <w:rPr>
          <w:spacing w:val="36"/>
          <w:lang w:val="es-CO"/>
        </w:rPr>
        <w:t xml:space="preserve"> </w:t>
      </w:r>
      <w:r>
        <w:rPr>
          <w:lang w:val="es-CO"/>
        </w:rPr>
        <w:t>Este</w:t>
      </w:r>
      <w:r>
        <w:rPr>
          <w:spacing w:val="7"/>
          <w:lang w:val="es-CO"/>
        </w:rPr>
        <w:t xml:space="preserve"> </w:t>
      </w:r>
      <w:r>
        <w:rPr>
          <w:lang w:val="es-CO"/>
        </w:rPr>
        <w:t>supuesto</w:t>
      </w:r>
      <w:r>
        <w:rPr>
          <w:spacing w:val="6"/>
          <w:lang w:val="es-CO"/>
        </w:rPr>
        <w:t xml:space="preserve"> </w:t>
      </w:r>
      <w:r>
        <w:rPr>
          <w:lang w:val="es-CO"/>
        </w:rPr>
        <w:t>de</w:t>
      </w:r>
      <w:r>
        <w:rPr>
          <w:spacing w:val="7"/>
          <w:lang w:val="es-CO"/>
        </w:rPr>
        <w:t xml:space="preserve"> </w:t>
      </w:r>
      <w:r>
        <w:rPr>
          <w:lang w:val="es-CO"/>
        </w:rPr>
        <w:t>homogeneidad</w:t>
      </w:r>
      <w:r>
        <w:rPr>
          <w:spacing w:val="7"/>
          <w:lang w:val="es-CO"/>
        </w:rPr>
        <w:t xml:space="preserve"> </w:t>
      </w:r>
      <w:r>
        <w:rPr>
          <w:lang w:val="es-CO"/>
        </w:rPr>
        <w:t>es</w:t>
      </w:r>
      <w:r>
        <w:rPr>
          <w:spacing w:val="6"/>
          <w:lang w:val="es-CO"/>
        </w:rPr>
        <w:t xml:space="preserve"> </w:t>
      </w:r>
      <w:r>
        <w:rPr>
          <w:lang w:val="es-CO"/>
        </w:rPr>
        <w:t>problemático,</w:t>
      </w:r>
      <w:r>
        <w:rPr>
          <w:spacing w:val="10"/>
          <w:lang w:val="es-CO"/>
        </w:rPr>
        <w:t xml:space="preserve"> </w:t>
      </w:r>
      <w:r>
        <w:rPr>
          <w:lang w:val="es-CO"/>
        </w:rPr>
        <w:t>ya</w:t>
      </w:r>
      <w:r>
        <w:rPr>
          <w:spacing w:val="7"/>
          <w:lang w:val="es-CO"/>
        </w:rPr>
        <w:t xml:space="preserve"> </w:t>
      </w:r>
      <w:r>
        <w:rPr>
          <w:lang w:val="es-CO"/>
        </w:rPr>
        <w:t>que</w:t>
      </w:r>
      <w:r>
        <w:rPr>
          <w:spacing w:val="6"/>
          <w:lang w:val="es-CO"/>
        </w:rPr>
        <w:t xml:space="preserve"> </w:t>
      </w:r>
      <w:r>
        <w:rPr>
          <w:lang w:val="es-CO"/>
        </w:rPr>
        <w:t>en</w:t>
      </w:r>
      <w:r>
        <w:rPr>
          <w:spacing w:val="7"/>
          <w:lang w:val="es-CO"/>
        </w:rPr>
        <w:t xml:space="preserve"> </w:t>
      </w:r>
      <w:r>
        <w:rPr>
          <w:lang w:val="es-CO"/>
        </w:rPr>
        <w:t>la</w:t>
      </w:r>
      <w:r>
        <w:rPr>
          <w:spacing w:val="7"/>
          <w:lang w:val="es-CO"/>
        </w:rPr>
        <w:t xml:space="preserve"> </w:t>
      </w:r>
      <w:r>
        <w:rPr>
          <w:lang w:val="es-CO"/>
        </w:rPr>
        <w:t>realidad</w:t>
      </w:r>
      <w:r>
        <w:rPr>
          <w:spacing w:val="6"/>
          <w:lang w:val="es-CO"/>
        </w:rPr>
        <w:t xml:space="preserve"> </w:t>
      </w:r>
      <w:r>
        <w:rPr>
          <w:spacing w:val="-5"/>
          <w:lang w:val="es-CO"/>
        </w:rPr>
        <w:t xml:space="preserve">las </w:t>
      </w:r>
      <w:r>
        <w:rPr>
          <w:lang w:val="es-CO"/>
        </w:rPr>
        <w:t>variables</w:t>
      </w:r>
      <w:r>
        <w:rPr>
          <w:spacing w:val="21"/>
          <w:lang w:val="es-CO"/>
        </w:rPr>
        <w:t xml:space="preserve"> </w:t>
      </w:r>
      <w:r>
        <w:rPr>
          <w:lang w:val="es-CO"/>
        </w:rPr>
        <w:t>predictoras</w:t>
      </w:r>
      <w:r>
        <w:rPr>
          <w:spacing w:val="21"/>
          <w:lang w:val="es-CO"/>
        </w:rPr>
        <w:t xml:space="preserve"> </w:t>
      </w:r>
      <w:r>
        <w:rPr>
          <w:lang w:val="es-CO"/>
        </w:rPr>
        <w:t>de</w:t>
      </w:r>
      <w:r>
        <w:rPr>
          <w:spacing w:val="21"/>
          <w:lang w:val="es-CO"/>
        </w:rPr>
        <w:t xml:space="preserve"> </w:t>
      </w:r>
      <w:r>
        <w:rPr>
          <w:lang w:val="es-CO"/>
        </w:rPr>
        <w:t>los</w:t>
      </w:r>
      <w:r>
        <w:rPr>
          <w:spacing w:val="22"/>
          <w:lang w:val="es-CO"/>
        </w:rPr>
        <w:t xml:space="preserve"> </w:t>
      </w:r>
      <w:r>
        <w:rPr>
          <w:lang w:val="es-CO"/>
        </w:rPr>
        <w:t>movimientos</w:t>
      </w:r>
      <w:r>
        <w:rPr>
          <w:spacing w:val="21"/>
          <w:lang w:val="es-CO"/>
        </w:rPr>
        <w:t xml:space="preserve"> </w:t>
      </w:r>
      <w:r>
        <w:rPr>
          <w:lang w:val="es-CO"/>
        </w:rPr>
        <w:t>en</w:t>
      </w:r>
      <w:r>
        <w:rPr>
          <w:spacing w:val="21"/>
          <w:lang w:val="es-CO"/>
        </w:rPr>
        <w:t xml:space="preserve"> </w:t>
      </w:r>
      <w:r>
        <w:rPr>
          <w:lang w:val="es-CO"/>
        </w:rPr>
        <w:t>masa</w:t>
      </w:r>
      <w:r>
        <w:rPr>
          <w:spacing w:val="21"/>
          <w:lang w:val="es-CO"/>
        </w:rPr>
        <w:t xml:space="preserve"> </w:t>
      </w:r>
      <w:r>
        <w:rPr>
          <w:lang w:val="es-CO"/>
        </w:rPr>
        <w:t>son</w:t>
      </w:r>
      <w:r>
        <w:rPr>
          <w:spacing w:val="22"/>
          <w:lang w:val="es-CO"/>
        </w:rPr>
        <w:t xml:space="preserve"> </w:t>
      </w:r>
      <w:r>
        <w:rPr>
          <w:lang w:val="es-CO"/>
        </w:rPr>
        <w:t>inherentemente</w:t>
      </w:r>
      <w:r>
        <w:rPr>
          <w:spacing w:val="21"/>
          <w:lang w:val="es-CO"/>
        </w:rPr>
        <w:t xml:space="preserve"> </w:t>
      </w:r>
      <w:r>
        <w:rPr>
          <w:lang w:val="es-CO"/>
        </w:rPr>
        <w:t>heterogéneas</w:t>
      </w:r>
      <w:r>
        <w:rPr>
          <w:spacing w:val="21"/>
          <w:lang w:val="es-CO"/>
        </w:rPr>
        <w:t xml:space="preserve"> </w:t>
      </w:r>
      <w:r>
        <w:rPr>
          <w:lang w:val="es-CO"/>
        </w:rPr>
        <w:t>y</w:t>
      </w:r>
      <w:r>
        <w:rPr>
          <w:spacing w:val="22"/>
          <w:lang w:val="es-CO"/>
        </w:rPr>
        <w:t xml:space="preserve"> </w:t>
      </w:r>
      <w:r>
        <w:rPr>
          <w:lang w:val="es-CO"/>
        </w:rPr>
        <w:t>su</w:t>
      </w:r>
      <w:r>
        <w:rPr>
          <w:spacing w:val="21"/>
          <w:lang w:val="es-CO"/>
        </w:rPr>
        <w:t xml:space="preserve"> </w:t>
      </w:r>
      <w:r>
        <w:rPr>
          <w:spacing w:val="-2"/>
          <w:lang w:val="es-CO"/>
        </w:rPr>
        <w:t>influen</w:t>
      </w:r>
      <w:r>
        <w:rPr>
          <w:lang w:val="es-CO"/>
        </w:rPr>
        <w:t>cia</w:t>
      </w:r>
      <w:r>
        <w:rPr>
          <w:spacing w:val="12"/>
          <w:lang w:val="es-CO"/>
        </w:rPr>
        <w:t xml:space="preserve"> </w:t>
      </w:r>
      <w:r>
        <w:rPr>
          <w:lang w:val="es-CO"/>
        </w:rPr>
        <w:t>puede</w:t>
      </w:r>
      <w:r>
        <w:rPr>
          <w:spacing w:val="12"/>
          <w:lang w:val="es-CO"/>
        </w:rPr>
        <w:t xml:space="preserve"> </w:t>
      </w:r>
      <w:r>
        <w:rPr>
          <w:lang w:val="es-CO"/>
        </w:rPr>
        <w:t>variar</w:t>
      </w:r>
      <w:r>
        <w:rPr>
          <w:spacing w:val="12"/>
          <w:lang w:val="es-CO"/>
        </w:rPr>
        <w:t xml:space="preserve"> </w:t>
      </w:r>
      <w:r>
        <w:rPr>
          <w:lang w:val="es-CO"/>
        </w:rPr>
        <w:t>considerablemente</w:t>
      </w:r>
      <w:r>
        <w:rPr>
          <w:spacing w:val="12"/>
          <w:lang w:val="es-CO"/>
        </w:rPr>
        <w:t xml:space="preserve"> </w:t>
      </w:r>
      <w:r>
        <w:rPr>
          <w:lang w:val="es-CO"/>
        </w:rPr>
        <w:t>a</w:t>
      </w:r>
      <w:r>
        <w:rPr>
          <w:spacing w:val="12"/>
          <w:lang w:val="es-CO"/>
        </w:rPr>
        <w:t xml:space="preserve"> </w:t>
      </w:r>
      <w:r>
        <w:rPr>
          <w:lang w:val="es-CO"/>
        </w:rPr>
        <w:t>lo</w:t>
      </w:r>
      <w:r>
        <w:rPr>
          <w:spacing w:val="12"/>
          <w:lang w:val="es-CO"/>
        </w:rPr>
        <w:t xml:space="preserve"> </w:t>
      </w:r>
      <w:r>
        <w:rPr>
          <w:lang w:val="es-CO"/>
        </w:rPr>
        <w:t>largo</w:t>
      </w:r>
      <w:r>
        <w:rPr>
          <w:spacing w:val="13"/>
          <w:lang w:val="es-CO"/>
        </w:rPr>
        <w:t xml:space="preserve"> </w:t>
      </w:r>
      <w:r>
        <w:rPr>
          <w:lang w:val="es-CO"/>
        </w:rPr>
        <w:t>del</w:t>
      </w:r>
      <w:r>
        <w:rPr>
          <w:spacing w:val="12"/>
          <w:lang w:val="es-CO"/>
        </w:rPr>
        <w:t xml:space="preserve"> </w:t>
      </w:r>
      <w:r>
        <w:rPr>
          <w:lang w:val="es-CO"/>
        </w:rPr>
        <w:t>espacio</w:t>
      </w:r>
      <w:r>
        <w:rPr>
          <w:spacing w:val="12"/>
          <w:lang w:val="es-CO"/>
        </w:rPr>
        <w:t xml:space="preserve"> </w:t>
      </w:r>
      <w:r>
        <w:rPr>
          <w:lang w:val="es-CO"/>
        </w:rPr>
        <w:t>(Petschko</w:t>
      </w:r>
      <w:r>
        <w:rPr>
          <w:spacing w:val="12"/>
          <w:lang w:val="es-CO"/>
        </w:rPr>
        <w:t xml:space="preserve"> </w:t>
      </w:r>
      <w:r>
        <w:rPr>
          <w:lang w:val="es-CO"/>
        </w:rPr>
        <w:t>et</w:t>
      </w:r>
      <w:r>
        <w:rPr>
          <w:spacing w:val="12"/>
          <w:lang w:val="es-CO"/>
        </w:rPr>
        <w:t xml:space="preserve"> </w:t>
      </w:r>
      <w:r>
        <w:rPr>
          <w:lang w:val="es-CO"/>
        </w:rPr>
        <w:t>al.,</w:t>
      </w:r>
      <w:r>
        <w:rPr>
          <w:spacing w:val="12"/>
          <w:lang w:val="es-CO"/>
        </w:rPr>
        <w:t xml:space="preserve"> </w:t>
      </w:r>
      <w:hyperlink w:anchor="_bookmark44">
        <w:r>
          <w:rPr>
            <w:color w:val="00004C"/>
            <w:lang w:val="es-CO"/>
          </w:rPr>
          <w:t>2012</w:t>
        </w:r>
      </w:hyperlink>
      <w:r>
        <w:rPr>
          <w:lang w:val="es-CO"/>
        </w:rPr>
        <w:t>).</w:t>
      </w:r>
      <w:r>
        <w:rPr>
          <w:spacing w:val="48"/>
          <w:lang w:val="es-CO"/>
        </w:rPr>
        <w:t xml:space="preserve"> </w:t>
      </w:r>
      <w:r>
        <w:rPr>
          <w:lang w:val="es-CO"/>
        </w:rPr>
        <w:t>Estudios</w:t>
      </w:r>
      <w:r>
        <w:rPr>
          <w:spacing w:val="12"/>
          <w:lang w:val="es-CO"/>
        </w:rPr>
        <w:t xml:space="preserve"> </w:t>
      </w:r>
      <w:r>
        <w:rPr>
          <w:spacing w:val="-2"/>
          <w:lang w:val="es-CO"/>
        </w:rPr>
        <w:t xml:space="preserve">previos </w:t>
      </w:r>
      <w:r>
        <w:rPr>
          <w:lang w:val="es-CO"/>
        </w:rPr>
        <w:t>han</w:t>
      </w:r>
      <w:r>
        <w:rPr>
          <w:spacing w:val="9"/>
          <w:lang w:val="es-CO"/>
        </w:rPr>
        <w:t xml:space="preserve"> </w:t>
      </w:r>
      <w:r>
        <w:rPr>
          <w:lang w:val="es-CO"/>
        </w:rPr>
        <w:t>demostrado</w:t>
      </w:r>
      <w:r>
        <w:rPr>
          <w:spacing w:val="10"/>
          <w:lang w:val="es-CO"/>
        </w:rPr>
        <w:t xml:space="preserve"> </w:t>
      </w:r>
      <w:r>
        <w:rPr>
          <w:lang w:val="es-CO"/>
        </w:rPr>
        <w:t>que</w:t>
      </w:r>
      <w:r>
        <w:rPr>
          <w:spacing w:val="10"/>
          <w:lang w:val="es-CO"/>
        </w:rPr>
        <w:t xml:space="preserve"> </w:t>
      </w:r>
      <w:r>
        <w:rPr>
          <w:lang w:val="es-CO"/>
        </w:rPr>
        <w:t>la</w:t>
      </w:r>
      <w:r>
        <w:rPr>
          <w:spacing w:val="10"/>
          <w:lang w:val="es-CO"/>
        </w:rPr>
        <w:t xml:space="preserve"> </w:t>
      </w:r>
      <w:r>
        <w:rPr>
          <w:lang w:val="es-CO"/>
        </w:rPr>
        <w:t>influencia</w:t>
      </w:r>
      <w:r>
        <w:rPr>
          <w:spacing w:val="10"/>
          <w:lang w:val="es-CO"/>
        </w:rPr>
        <w:t xml:space="preserve"> </w:t>
      </w:r>
      <w:r>
        <w:rPr>
          <w:lang w:val="es-CO"/>
        </w:rPr>
        <w:t>de</w:t>
      </w:r>
      <w:r>
        <w:rPr>
          <w:spacing w:val="10"/>
          <w:lang w:val="es-CO"/>
        </w:rPr>
        <w:t xml:space="preserve"> </w:t>
      </w:r>
      <w:r>
        <w:rPr>
          <w:lang w:val="es-CO"/>
        </w:rPr>
        <w:t>variables</w:t>
      </w:r>
      <w:r>
        <w:rPr>
          <w:spacing w:val="10"/>
          <w:lang w:val="es-CO"/>
        </w:rPr>
        <w:t xml:space="preserve"> </w:t>
      </w:r>
      <w:r>
        <w:rPr>
          <w:lang w:val="es-CO"/>
        </w:rPr>
        <w:t>como</w:t>
      </w:r>
      <w:r>
        <w:rPr>
          <w:spacing w:val="10"/>
          <w:lang w:val="es-CO"/>
        </w:rPr>
        <w:t xml:space="preserve"> </w:t>
      </w:r>
      <w:r>
        <w:rPr>
          <w:lang w:val="es-CO"/>
        </w:rPr>
        <w:t>la</w:t>
      </w:r>
      <w:r>
        <w:rPr>
          <w:spacing w:val="9"/>
          <w:lang w:val="es-CO"/>
        </w:rPr>
        <w:t xml:space="preserve"> </w:t>
      </w:r>
      <w:r>
        <w:rPr>
          <w:lang w:val="es-CO"/>
        </w:rPr>
        <w:t>pendiente,</w:t>
      </w:r>
      <w:r>
        <w:rPr>
          <w:spacing w:val="12"/>
          <w:lang w:val="es-CO"/>
        </w:rPr>
        <w:t xml:space="preserve"> </w:t>
      </w:r>
      <w:r>
        <w:rPr>
          <w:lang w:val="es-CO"/>
        </w:rPr>
        <w:t>la</w:t>
      </w:r>
      <w:r>
        <w:rPr>
          <w:spacing w:val="10"/>
          <w:lang w:val="es-CO"/>
        </w:rPr>
        <w:t xml:space="preserve"> </w:t>
      </w:r>
      <w:r>
        <w:rPr>
          <w:lang w:val="es-CO"/>
        </w:rPr>
        <w:t>litología</w:t>
      </w:r>
      <w:r>
        <w:rPr>
          <w:spacing w:val="10"/>
          <w:lang w:val="es-CO"/>
        </w:rPr>
        <w:t xml:space="preserve"> </w:t>
      </w:r>
      <w:r>
        <w:rPr>
          <w:lang w:val="es-CO"/>
        </w:rPr>
        <w:t>o</w:t>
      </w:r>
      <w:r>
        <w:rPr>
          <w:spacing w:val="10"/>
          <w:lang w:val="es-CO"/>
        </w:rPr>
        <w:t xml:space="preserve"> </w:t>
      </w:r>
      <w:r>
        <w:rPr>
          <w:lang w:val="es-CO"/>
        </w:rPr>
        <w:t>el</w:t>
      </w:r>
      <w:r>
        <w:rPr>
          <w:spacing w:val="10"/>
          <w:lang w:val="es-CO"/>
        </w:rPr>
        <w:t xml:space="preserve"> </w:t>
      </w:r>
      <w:r>
        <w:rPr>
          <w:lang w:val="es-CO"/>
        </w:rPr>
        <w:t>uso</w:t>
      </w:r>
      <w:r>
        <w:rPr>
          <w:spacing w:val="10"/>
          <w:lang w:val="es-CO"/>
        </w:rPr>
        <w:t xml:space="preserve"> </w:t>
      </w:r>
      <w:r>
        <w:rPr>
          <w:lang w:val="es-CO"/>
        </w:rPr>
        <w:t>del</w:t>
      </w:r>
      <w:r>
        <w:rPr>
          <w:spacing w:val="10"/>
          <w:lang w:val="es-CO"/>
        </w:rPr>
        <w:t xml:space="preserve"> </w:t>
      </w:r>
      <w:r>
        <w:rPr>
          <w:lang w:val="es-CO"/>
        </w:rPr>
        <w:t>suelo</w:t>
      </w:r>
      <w:r>
        <w:rPr>
          <w:spacing w:val="10"/>
          <w:lang w:val="es-CO"/>
        </w:rPr>
        <w:t xml:space="preserve"> </w:t>
      </w:r>
      <w:r>
        <w:rPr>
          <w:spacing w:val="-5"/>
          <w:lang w:val="es-CO"/>
        </w:rPr>
        <w:t xml:space="preserve">no </w:t>
      </w:r>
      <w:r>
        <w:rPr>
          <w:lang w:val="es-CO"/>
        </w:rPr>
        <w:t>es</w:t>
      </w:r>
      <w:r>
        <w:rPr>
          <w:spacing w:val="5"/>
          <w:lang w:val="es-CO"/>
        </w:rPr>
        <w:t xml:space="preserve"> </w:t>
      </w:r>
      <w:r>
        <w:rPr>
          <w:lang w:val="es-CO"/>
        </w:rPr>
        <w:t>uniforme,</w:t>
      </w:r>
      <w:r>
        <w:rPr>
          <w:spacing w:val="6"/>
          <w:lang w:val="es-CO"/>
        </w:rPr>
        <w:t xml:space="preserve"> </w:t>
      </w:r>
      <w:r>
        <w:rPr>
          <w:lang w:val="es-CO"/>
        </w:rPr>
        <w:t>sino</w:t>
      </w:r>
      <w:r>
        <w:rPr>
          <w:spacing w:val="5"/>
          <w:lang w:val="es-CO"/>
        </w:rPr>
        <w:t xml:space="preserve"> </w:t>
      </w:r>
      <w:r>
        <w:rPr>
          <w:lang w:val="es-CO"/>
        </w:rPr>
        <w:t>que</w:t>
      </w:r>
      <w:r>
        <w:rPr>
          <w:spacing w:val="5"/>
          <w:lang w:val="es-CO"/>
        </w:rPr>
        <w:t xml:space="preserve"> </w:t>
      </w:r>
      <w:r>
        <w:rPr>
          <w:lang w:val="es-CO"/>
        </w:rPr>
        <w:t>depende</w:t>
      </w:r>
      <w:r>
        <w:rPr>
          <w:spacing w:val="5"/>
          <w:lang w:val="es-CO"/>
        </w:rPr>
        <w:t xml:space="preserve"> </w:t>
      </w:r>
      <w:r>
        <w:rPr>
          <w:lang w:val="es-CO"/>
        </w:rPr>
        <w:t>de</w:t>
      </w:r>
      <w:r>
        <w:rPr>
          <w:spacing w:val="5"/>
          <w:lang w:val="es-CO"/>
        </w:rPr>
        <w:t xml:space="preserve"> </w:t>
      </w:r>
      <w:r>
        <w:rPr>
          <w:lang w:val="es-CO"/>
        </w:rPr>
        <w:t>las</w:t>
      </w:r>
      <w:r>
        <w:rPr>
          <w:spacing w:val="5"/>
          <w:lang w:val="es-CO"/>
        </w:rPr>
        <w:t xml:space="preserve"> </w:t>
      </w:r>
      <w:r>
        <w:rPr>
          <w:lang w:val="es-CO"/>
        </w:rPr>
        <w:t>condiciones</w:t>
      </w:r>
      <w:r>
        <w:rPr>
          <w:spacing w:val="5"/>
          <w:lang w:val="es-CO"/>
        </w:rPr>
        <w:t xml:space="preserve"> </w:t>
      </w:r>
      <w:r>
        <w:rPr>
          <w:lang w:val="es-CO"/>
        </w:rPr>
        <w:t>específicas</w:t>
      </w:r>
      <w:r>
        <w:rPr>
          <w:spacing w:val="5"/>
          <w:lang w:val="es-CO"/>
        </w:rPr>
        <w:t xml:space="preserve"> </w:t>
      </w:r>
      <w:r>
        <w:rPr>
          <w:lang w:val="es-CO"/>
        </w:rPr>
        <w:t>de</w:t>
      </w:r>
      <w:r>
        <w:rPr>
          <w:spacing w:val="5"/>
          <w:lang w:val="es-CO"/>
        </w:rPr>
        <w:t xml:space="preserve"> </w:t>
      </w:r>
      <w:r>
        <w:rPr>
          <w:lang w:val="es-CO"/>
        </w:rPr>
        <w:t>cada</w:t>
      </w:r>
      <w:r>
        <w:rPr>
          <w:spacing w:val="5"/>
          <w:lang w:val="es-CO"/>
        </w:rPr>
        <w:t xml:space="preserve"> </w:t>
      </w:r>
      <w:r>
        <w:rPr>
          <w:lang w:val="es-CO"/>
        </w:rPr>
        <w:t>subregión</w:t>
      </w:r>
      <w:r>
        <w:rPr>
          <w:spacing w:val="5"/>
          <w:lang w:val="es-CO"/>
        </w:rPr>
        <w:t xml:space="preserve"> </w:t>
      </w:r>
      <w:r>
        <w:rPr>
          <w:lang w:val="es-CO"/>
        </w:rPr>
        <w:t>del</w:t>
      </w:r>
      <w:r>
        <w:rPr>
          <w:spacing w:val="5"/>
          <w:lang w:val="es-CO"/>
        </w:rPr>
        <w:t xml:space="preserve"> </w:t>
      </w:r>
      <w:r>
        <w:rPr>
          <w:lang w:val="es-CO"/>
        </w:rPr>
        <w:t>área</w:t>
      </w:r>
      <w:r>
        <w:rPr>
          <w:spacing w:val="5"/>
          <w:lang w:val="es-CO"/>
        </w:rPr>
        <w:t xml:space="preserve"> </w:t>
      </w:r>
      <w:r>
        <w:rPr>
          <w:lang w:val="es-CO"/>
        </w:rPr>
        <w:t>de</w:t>
      </w:r>
      <w:r>
        <w:rPr>
          <w:spacing w:val="6"/>
          <w:lang w:val="es-CO"/>
        </w:rPr>
        <w:t xml:space="preserve"> </w:t>
      </w:r>
      <w:r>
        <w:rPr>
          <w:spacing w:val="-2"/>
          <w:lang w:val="es-CO"/>
        </w:rPr>
        <w:t xml:space="preserve">estudio </w:t>
      </w:r>
      <w:r>
        <w:rPr>
          <w:lang w:val="es-CO"/>
        </w:rPr>
        <w:t xml:space="preserve">(Lombardo et al., </w:t>
      </w:r>
      <w:hyperlink w:anchor="_bookmark38">
        <w:r>
          <w:rPr>
            <w:color w:val="00004C"/>
            <w:spacing w:val="-2"/>
            <w:lang w:val="es-CO"/>
          </w:rPr>
          <w:t>2020</w:t>
        </w:r>
      </w:hyperlink>
      <w:r>
        <w:rPr>
          <w:spacing w:val="-2"/>
          <w:lang w:val="es-CO"/>
        </w:rPr>
        <w:t>).</w:t>
      </w:r>
    </w:p>
    <w:p w14:paraId="309203A7" w14:textId="7A80A021" w:rsidR="00D05FC9" w:rsidRPr="00CC34F8" w:rsidRDefault="00510033">
      <w:pPr>
        <w:pStyle w:val="Ttulo1"/>
        <w:tabs>
          <w:tab w:val="left" w:pos="8463"/>
        </w:tabs>
        <w:spacing w:before="141"/>
        <w:jc w:val="both"/>
        <w:rPr>
          <w:lang w:val="es-CL"/>
        </w:rPr>
      </w:pPr>
      <w:r>
        <w:rPr>
          <w:lang w:val="es-CO"/>
        </w:rPr>
        <w:t>Para</w:t>
      </w:r>
      <w:r>
        <w:rPr>
          <w:spacing w:val="-4"/>
          <w:lang w:val="es-CO"/>
        </w:rPr>
        <w:t xml:space="preserve"> </w:t>
      </w:r>
      <w:r>
        <w:rPr>
          <w:lang w:val="es-CO"/>
        </w:rPr>
        <w:t>abordar</w:t>
      </w:r>
      <w:r>
        <w:rPr>
          <w:spacing w:val="-3"/>
          <w:lang w:val="es-CO"/>
        </w:rPr>
        <w:t xml:space="preserve"> </w:t>
      </w:r>
      <w:r>
        <w:rPr>
          <w:lang w:val="es-CO"/>
        </w:rPr>
        <w:t>esta</w:t>
      </w:r>
      <w:r>
        <w:rPr>
          <w:spacing w:val="-3"/>
          <w:lang w:val="es-CO"/>
        </w:rPr>
        <w:t xml:space="preserve"> </w:t>
      </w:r>
      <w:r>
        <w:rPr>
          <w:lang w:val="es-CO"/>
        </w:rPr>
        <w:t>heterogeneidad</w:t>
      </w:r>
      <w:r>
        <w:rPr>
          <w:spacing w:val="-3"/>
          <w:lang w:val="es-CO"/>
        </w:rPr>
        <w:t xml:space="preserve"> </w:t>
      </w:r>
      <w:r>
        <w:rPr>
          <w:lang w:val="es-CO"/>
        </w:rPr>
        <w:t>espacial,</w:t>
      </w:r>
      <w:r>
        <w:rPr>
          <w:spacing w:val="-1"/>
          <w:lang w:val="es-CO"/>
        </w:rPr>
        <w:t xml:space="preserve"> </w:t>
      </w:r>
      <w:r>
        <w:rPr>
          <w:lang w:val="es-CO"/>
        </w:rPr>
        <w:t>una</w:t>
      </w:r>
      <w:r>
        <w:rPr>
          <w:spacing w:val="-3"/>
          <w:lang w:val="es-CO"/>
        </w:rPr>
        <w:t xml:space="preserve"> </w:t>
      </w:r>
      <w:r>
        <w:rPr>
          <w:lang w:val="es-CO"/>
        </w:rPr>
        <w:t>de</w:t>
      </w:r>
      <w:r>
        <w:rPr>
          <w:spacing w:val="-3"/>
          <w:lang w:val="es-CO"/>
        </w:rPr>
        <w:t xml:space="preserve"> </w:t>
      </w:r>
      <w:r>
        <w:rPr>
          <w:lang w:val="es-CO"/>
        </w:rPr>
        <w:t>las</w:t>
      </w:r>
      <w:r>
        <w:rPr>
          <w:spacing w:val="-3"/>
          <w:lang w:val="es-CO"/>
        </w:rPr>
        <w:t xml:space="preserve"> </w:t>
      </w:r>
      <w:r>
        <w:rPr>
          <w:lang w:val="es-CO"/>
        </w:rPr>
        <w:t>estrategias</w:t>
      </w:r>
      <w:r>
        <w:rPr>
          <w:spacing w:val="-3"/>
          <w:lang w:val="es-CO"/>
        </w:rPr>
        <w:t xml:space="preserve"> </w:t>
      </w:r>
      <w:r>
        <w:rPr>
          <w:lang w:val="es-CO"/>
        </w:rPr>
        <w:t>más</w:t>
      </w:r>
      <w:r>
        <w:rPr>
          <w:spacing w:val="-3"/>
          <w:lang w:val="es-CO"/>
        </w:rPr>
        <w:t xml:space="preserve"> </w:t>
      </w:r>
      <w:r>
        <w:rPr>
          <w:lang w:val="es-CO"/>
        </w:rPr>
        <w:t>comunes</w:t>
      </w:r>
      <w:r>
        <w:rPr>
          <w:spacing w:val="-3"/>
          <w:lang w:val="es-CO"/>
        </w:rPr>
        <w:t xml:space="preserve"> </w:t>
      </w:r>
      <w:r>
        <w:rPr>
          <w:lang w:val="es-CO"/>
        </w:rPr>
        <w:t>en</w:t>
      </w:r>
      <w:r>
        <w:rPr>
          <w:spacing w:val="-3"/>
          <w:lang w:val="es-CO"/>
        </w:rPr>
        <w:t xml:space="preserve"> </w:t>
      </w:r>
      <w:r>
        <w:rPr>
          <w:lang w:val="es-CO"/>
        </w:rPr>
        <w:t>la</w:t>
      </w:r>
      <w:r>
        <w:rPr>
          <w:spacing w:val="-3"/>
          <w:lang w:val="es-CO"/>
        </w:rPr>
        <w:t xml:space="preserve"> </w:t>
      </w:r>
      <w:r>
        <w:rPr>
          <w:lang w:val="es-CO"/>
        </w:rPr>
        <w:t>evaluación</w:t>
      </w:r>
      <w:r>
        <w:rPr>
          <w:spacing w:val="-4"/>
          <w:lang w:val="es-CO"/>
        </w:rPr>
        <w:t xml:space="preserve"> </w:t>
      </w:r>
      <w:r>
        <w:rPr>
          <w:lang w:val="es-CO"/>
        </w:rPr>
        <w:t>de</w:t>
      </w:r>
      <w:r>
        <w:rPr>
          <w:spacing w:val="-3"/>
          <w:lang w:val="es-CO"/>
        </w:rPr>
        <w:t xml:space="preserve"> </w:t>
      </w:r>
      <w:r>
        <w:rPr>
          <w:spacing w:val="-5"/>
          <w:lang w:val="es-CO"/>
        </w:rPr>
        <w:t xml:space="preserve">la </w:t>
      </w:r>
      <w:r>
        <w:rPr>
          <w:lang w:val="es-CO"/>
        </w:rPr>
        <w:t>susceptibilidad</w:t>
      </w:r>
      <w:r>
        <w:rPr>
          <w:spacing w:val="8"/>
          <w:lang w:val="es-CO"/>
        </w:rPr>
        <w:t xml:space="preserve"> </w:t>
      </w:r>
      <w:r>
        <w:rPr>
          <w:lang w:val="es-CO"/>
        </w:rPr>
        <w:t>a</w:t>
      </w:r>
      <w:r>
        <w:rPr>
          <w:spacing w:val="9"/>
          <w:lang w:val="es-CO"/>
        </w:rPr>
        <w:t xml:space="preserve"> </w:t>
      </w:r>
      <w:r>
        <w:rPr>
          <w:lang w:val="es-CO"/>
        </w:rPr>
        <w:t>movimientos</w:t>
      </w:r>
      <w:r>
        <w:rPr>
          <w:spacing w:val="8"/>
          <w:lang w:val="es-CO"/>
        </w:rPr>
        <w:t xml:space="preserve"> </w:t>
      </w:r>
      <w:r>
        <w:rPr>
          <w:lang w:val="es-CO"/>
        </w:rPr>
        <w:t>en</w:t>
      </w:r>
      <w:r>
        <w:rPr>
          <w:spacing w:val="9"/>
          <w:lang w:val="es-CO"/>
        </w:rPr>
        <w:t xml:space="preserve"> </w:t>
      </w:r>
      <w:r>
        <w:rPr>
          <w:lang w:val="es-CO"/>
        </w:rPr>
        <w:t>masa</w:t>
      </w:r>
      <w:r>
        <w:rPr>
          <w:spacing w:val="9"/>
          <w:lang w:val="es-CO"/>
        </w:rPr>
        <w:t xml:space="preserve"> </w:t>
      </w:r>
      <w:del w:id="60" w:author="Daniel Bertin Ugarte" w:date="2026-01-28T22:52:00Z" w16du:dateUtc="2026-01-29T01:52:00Z">
        <w:r w:rsidDel="001E540E">
          <w:rPr>
            <w:lang w:val="es-CO"/>
          </w:rPr>
          <w:delText>ha</w:delText>
        </w:r>
        <w:r w:rsidDel="001E540E">
          <w:rPr>
            <w:spacing w:val="8"/>
            <w:lang w:val="es-CO"/>
          </w:rPr>
          <w:delText xml:space="preserve"> </w:delText>
        </w:r>
        <w:r w:rsidDel="001E540E">
          <w:rPr>
            <w:lang w:val="es-CO"/>
          </w:rPr>
          <w:delText>sido</w:delText>
        </w:r>
      </w:del>
      <w:ins w:id="61" w:author="Daniel Bertin Ugarte" w:date="2026-01-28T22:52:00Z" w16du:dateUtc="2026-01-29T01:52:00Z">
        <w:r w:rsidR="001E540E">
          <w:rPr>
            <w:lang w:val="es-CO"/>
          </w:rPr>
          <w:t>consiste en</w:t>
        </w:r>
      </w:ins>
      <w:r>
        <w:rPr>
          <w:spacing w:val="9"/>
          <w:lang w:val="es-CO"/>
        </w:rPr>
        <w:t xml:space="preserve"> </w:t>
      </w:r>
      <w:r>
        <w:rPr>
          <w:lang w:val="es-CO"/>
        </w:rPr>
        <w:t>dividir</w:t>
      </w:r>
      <w:r>
        <w:rPr>
          <w:spacing w:val="9"/>
          <w:lang w:val="es-CO"/>
        </w:rPr>
        <w:t xml:space="preserve"> </w:t>
      </w:r>
      <w:r>
        <w:rPr>
          <w:lang w:val="es-CO"/>
        </w:rPr>
        <w:t>el</w:t>
      </w:r>
      <w:r>
        <w:rPr>
          <w:spacing w:val="8"/>
          <w:lang w:val="es-CO"/>
        </w:rPr>
        <w:t xml:space="preserve"> </w:t>
      </w:r>
      <w:r>
        <w:rPr>
          <w:lang w:val="es-CO"/>
        </w:rPr>
        <w:t>área</w:t>
      </w:r>
      <w:r>
        <w:rPr>
          <w:spacing w:val="9"/>
          <w:lang w:val="es-CO"/>
        </w:rPr>
        <w:t xml:space="preserve"> </w:t>
      </w:r>
      <w:r>
        <w:rPr>
          <w:lang w:val="es-CO"/>
        </w:rPr>
        <w:t>de</w:t>
      </w:r>
      <w:r>
        <w:rPr>
          <w:spacing w:val="9"/>
          <w:lang w:val="es-CO"/>
        </w:rPr>
        <w:t xml:space="preserve"> </w:t>
      </w:r>
      <w:r>
        <w:rPr>
          <w:lang w:val="es-CO"/>
        </w:rPr>
        <w:t>estudio</w:t>
      </w:r>
      <w:r>
        <w:rPr>
          <w:spacing w:val="8"/>
          <w:lang w:val="es-CO"/>
        </w:rPr>
        <w:t xml:space="preserve"> </w:t>
      </w:r>
      <w:r>
        <w:rPr>
          <w:lang w:val="es-CO"/>
        </w:rPr>
        <w:t>en</w:t>
      </w:r>
      <w:r>
        <w:rPr>
          <w:spacing w:val="9"/>
          <w:lang w:val="es-CO"/>
        </w:rPr>
        <w:t xml:space="preserve"> </w:t>
      </w:r>
      <w:r>
        <w:rPr>
          <w:lang w:val="es-CO"/>
        </w:rPr>
        <w:t>unidades</w:t>
      </w:r>
      <w:r>
        <w:rPr>
          <w:spacing w:val="8"/>
          <w:lang w:val="es-CO"/>
        </w:rPr>
        <w:t xml:space="preserve"> </w:t>
      </w:r>
      <w:r>
        <w:rPr>
          <w:spacing w:val="-2"/>
          <w:lang w:val="es-CO"/>
        </w:rPr>
        <w:t xml:space="preserve">homogéneas, </w:t>
      </w:r>
      <w:r>
        <w:rPr>
          <w:lang w:val="es-CO"/>
        </w:rPr>
        <w:t>como</w:t>
      </w:r>
      <w:r>
        <w:rPr>
          <w:spacing w:val="17"/>
          <w:lang w:val="es-CO"/>
        </w:rPr>
        <w:t xml:space="preserve"> </w:t>
      </w:r>
      <w:r>
        <w:rPr>
          <w:lang w:val="es-CO"/>
        </w:rPr>
        <w:t>cuencas</w:t>
      </w:r>
      <w:r>
        <w:rPr>
          <w:spacing w:val="17"/>
          <w:lang w:val="es-CO"/>
        </w:rPr>
        <w:t xml:space="preserve"> </w:t>
      </w:r>
      <w:r>
        <w:rPr>
          <w:lang w:val="es-CO"/>
        </w:rPr>
        <w:t>hidrográficas,</w:t>
      </w:r>
      <w:r>
        <w:rPr>
          <w:spacing w:val="21"/>
          <w:lang w:val="es-CO"/>
        </w:rPr>
        <w:t xml:space="preserve"> </w:t>
      </w:r>
      <w:r>
        <w:rPr>
          <w:lang w:val="es-CO"/>
        </w:rPr>
        <w:t>y</w:t>
      </w:r>
      <w:r>
        <w:rPr>
          <w:spacing w:val="17"/>
          <w:lang w:val="es-CO"/>
        </w:rPr>
        <w:t xml:space="preserve"> </w:t>
      </w:r>
      <w:r>
        <w:rPr>
          <w:lang w:val="es-CO"/>
        </w:rPr>
        <w:t>aplicar</w:t>
      </w:r>
      <w:r>
        <w:rPr>
          <w:spacing w:val="17"/>
          <w:lang w:val="es-CO"/>
        </w:rPr>
        <w:t xml:space="preserve"> </w:t>
      </w:r>
      <w:r>
        <w:rPr>
          <w:lang w:val="es-CO"/>
        </w:rPr>
        <w:t>modelos</w:t>
      </w:r>
      <w:r>
        <w:rPr>
          <w:spacing w:val="18"/>
          <w:lang w:val="es-CO"/>
        </w:rPr>
        <w:t xml:space="preserve"> </w:t>
      </w:r>
      <w:r>
        <w:rPr>
          <w:lang w:val="es-CO"/>
        </w:rPr>
        <w:t>separados</w:t>
      </w:r>
      <w:r>
        <w:rPr>
          <w:spacing w:val="17"/>
          <w:lang w:val="es-CO"/>
        </w:rPr>
        <w:t xml:space="preserve"> </w:t>
      </w:r>
      <w:r>
        <w:rPr>
          <w:lang w:val="es-CO"/>
        </w:rPr>
        <w:t>en</w:t>
      </w:r>
      <w:r>
        <w:rPr>
          <w:spacing w:val="17"/>
          <w:lang w:val="es-CO"/>
        </w:rPr>
        <w:t xml:space="preserve"> </w:t>
      </w:r>
      <w:r>
        <w:rPr>
          <w:lang w:val="es-CO"/>
        </w:rPr>
        <w:t>cada</w:t>
      </w:r>
      <w:r>
        <w:rPr>
          <w:spacing w:val="17"/>
          <w:lang w:val="es-CO"/>
        </w:rPr>
        <w:t xml:space="preserve"> </w:t>
      </w:r>
      <w:r>
        <w:rPr>
          <w:lang w:val="es-CO"/>
        </w:rPr>
        <w:t>una</w:t>
      </w:r>
      <w:r>
        <w:rPr>
          <w:spacing w:val="17"/>
          <w:lang w:val="es-CO"/>
        </w:rPr>
        <w:t xml:space="preserve"> </w:t>
      </w:r>
      <w:r>
        <w:rPr>
          <w:lang w:val="es-CO"/>
        </w:rPr>
        <w:t>de</w:t>
      </w:r>
      <w:r>
        <w:rPr>
          <w:spacing w:val="17"/>
          <w:lang w:val="es-CO"/>
        </w:rPr>
        <w:t xml:space="preserve"> </w:t>
      </w:r>
      <w:r>
        <w:rPr>
          <w:lang w:val="es-CO"/>
        </w:rPr>
        <w:t>ellas.</w:t>
      </w:r>
      <w:r>
        <w:rPr>
          <w:spacing w:val="57"/>
          <w:lang w:val="es-CO"/>
        </w:rPr>
        <w:t xml:space="preserve"> </w:t>
      </w:r>
      <w:r>
        <w:rPr>
          <w:lang w:val="es-CO"/>
        </w:rPr>
        <w:t>Esta</w:t>
      </w:r>
      <w:r>
        <w:rPr>
          <w:spacing w:val="18"/>
          <w:lang w:val="es-CO"/>
        </w:rPr>
        <w:t xml:space="preserve"> </w:t>
      </w:r>
      <w:r>
        <w:rPr>
          <w:lang w:val="es-CO"/>
        </w:rPr>
        <w:t>estrategia</w:t>
      </w:r>
      <w:r>
        <w:rPr>
          <w:spacing w:val="17"/>
          <w:lang w:val="es-CO"/>
        </w:rPr>
        <w:t xml:space="preserve"> </w:t>
      </w:r>
      <w:r>
        <w:rPr>
          <w:spacing w:val="-5"/>
          <w:lang w:val="es-CO"/>
        </w:rPr>
        <w:t xml:space="preserve">es </w:t>
      </w:r>
      <w:r>
        <w:rPr>
          <w:lang w:val="es-CO"/>
        </w:rPr>
        <w:t>implementada</w:t>
      </w:r>
      <w:ins w:id="62" w:author="Daniel Bertin Ugarte" w:date="2026-01-28T22:52:00Z" w16du:dateUtc="2026-01-29T01:52:00Z">
        <w:r w:rsidR="001E540E">
          <w:rPr>
            <w:lang w:val="es-CO"/>
          </w:rPr>
          <w:t>,</w:t>
        </w:r>
      </w:ins>
      <w:r>
        <w:rPr>
          <w:spacing w:val="12"/>
          <w:lang w:val="es-CO"/>
        </w:rPr>
        <w:t xml:space="preserve"> </w:t>
      </w:r>
      <w:r>
        <w:rPr>
          <w:lang w:val="es-CO"/>
        </w:rPr>
        <w:t>por</w:t>
      </w:r>
      <w:r>
        <w:rPr>
          <w:spacing w:val="12"/>
          <w:lang w:val="es-CO"/>
        </w:rPr>
        <w:t xml:space="preserve"> </w:t>
      </w:r>
      <w:r>
        <w:rPr>
          <w:lang w:val="es-CO"/>
        </w:rPr>
        <w:t>ejemplo</w:t>
      </w:r>
      <w:ins w:id="63" w:author="Daniel Bertin Ugarte" w:date="2026-01-28T22:52:00Z" w16du:dateUtc="2026-01-29T01:52:00Z">
        <w:r w:rsidR="001E540E">
          <w:rPr>
            <w:lang w:val="es-CO"/>
          </w:rPr>
          <w:t>,</w:t>
        </w:r>
      </w:ins>
      <w:r>
        <w:rPr>
          <w:spacing w:val="12"/>
          <w:lang w:val="es-CO"/>
        </w:rPr>
        <w:t xml:space="preserve"> </w:t>
      </w:r>
      <w:r>
        <w:rPr>
          <w:lang w:val="es-CO"/>
        </w:rPr>
        <w:t>por</w:t>
      </w:r>
      <w:r>
        <w:rPr>
          <w:spacing w:val="12"/>
          <w:lang w:val="es-CO"/>
        </w:rPr>
        <w:t xml:space="preserve"> </w:t>
      </w:r>
      <w:r>
        <w:rPr>
          <w:lang w:val="es-CO"/>
        </w:rPr>
        <w:t>el</w:t>
      </w:r>
      <w:r>
        <w:rPr>
          <w:spacing w:val="12"/>
          <w:lang w:val="es-CO"/>
        </w:rPr>
        <w:t xml:space="preserve"> </w:t>
      </w:r>
      <w:r>
        <w:rPr>
          <w:lang w:val="es-CO"/>
        </w:rPr>
        <w:t>Servicio</w:t>
      </w:r>
      <w:r>
        <w:rPr>
          <w:spacing w:val="12"/>
          <w:lang w:val="es-CO"/>
        </w:rPr>
        <w:t xml:space="preserve"> </w:t>
      </w:r>
      <w:r>
        <w:rPr>
          <w:lang w:val="es-CO"/>
        </w:rPr>
        <w:t>Geológico</w:t>
      </w:r>
      <w:r>
        <w:rPr>
          <w:spacing w:val="13"/>
          <w:lang w:val="es-CO"/>
        </w:rPr>
        <w:t xml:space="preserve"> </w:t>
      </w:r>
      <w:r>
        <w:rPr>
          <w:lang w:val="es-CO"/>
        </w:rPr>
        <w:t>Colombiano</w:t>
      </w:r>
      <w:r>
        <w:rPr>
          <w:spacing w:val="12"/>
          <w:lang w:val="es-CO"/>
        </w:rPr>
        <w:t xml:space="preserve"> </w:t>
      </w:r>
      <w:r>
        <w:rPr>
          <w:lang w:val="es-CO"/>
        </w:rPr>
        <w:t>para</w:t>
      </w:r>
      <w:r>
        <w:rPr>
          <w:spacing w:val="12"/>
          <w:lang w:val="es-CO"/>
        </w:rPr>
        <w:t xml:space="preserve"> </w:t>
      </w:r>
      <w:r>
        <w:rPr>
          <w:lang w:val="es-CO"/>
        </w:rPr>
        <w:t>los</w:t>
      </w:r>
      <w:r>
        <w:rPr>
          <w:spacing w:val="12"/>
          <w:lang w:val="es-CO"/>
        </w:rPr>
        <w:t xml:space="preserve"> </w:t>
      </w:r>
      <w:r>
        <w:rPr>
          <w:lang w:val="es-CO"/>
        </w:rPr>
        <w:t>mapas</w:t>
      </w:r>
      <w:r>
        <w:rPr>
          <w:spacing w:val="12"/>
          <w:lang w:val="es-CO"/>
        </w:rPr>
        <w:t xml:space="preserve"> </w:t>
      </w:r>
      <w:r>
        <w:rPr>
          <w:lang w:val="es-CO"/>
        </w:rPr>
        <w:t>de</w:t>
      </w:r>
      <w:r>
        <w:rPr>
          <w:spacing w:val="12"/>
          <w:lang w:val="es-CO"/>
        </w:rPr>
        <w:t xml:space="preserve"> </w:t>
      </w:r>
      <w:r>
        <w:rPr>
          <w:lang w:val="es-CO"/>
        </w:rPr>
        <w:t>amenaza</w:t>
      </w:r>
      <w:r>
        <w:rPr>
          <w:spacing w:val="12"/>
          <w:lang w:val="es-CO"/>
        </w:rPr>
        <w:t xml:space="preserve"> </w:t>
      </w:r>
      <w:r>
        <w:rPr>
          <w:spacing w:val="-5"/>
          <w:lang w:val="es-CO"/>
        </w:rPr>
        <w:t xml:space="preserve">por </w:t>
      </w:r>
      <w:r>
        <w:rPr>
          <w:lang w:val="es-CO"/>
        </w:rPr>
        <w:t>movimientos</w:t>
      </w:r>
      <w:r>
        <w:rPr>
          <w:spacing w:val="16"/>
          <w:lang w:val="es-CO"/>
        </w:rPr>
        <w:t xml:space="preserve"> </w:t>
      </w:r>
      <w:r>
        <w:rPr>
          <w:lang w:val="es-CO"/>
        </w:rPr>
        <w:t>en</w:t>
      </w:r>
      <w:r>
        <w:rPr>
          <w:spacing w:val="17"/>
          <w:lang w:val="es-CO"/>
        </w:rPr>
        <w:t xml:space="preserve"> </w:t>
      </w:r>
      <w:r>
        <w:rPr>
          <w:lang w:val="es-CO"/>
        </w:rPr>
        <w:t>masa</w:t>
      </w:r>
      <w:r>
        <w:rPr>
          <w:spacing w:val="17"/>
          <w:lang w:val="es-CO"/>
        </w:rPr>
        <w:t xml:space="preserve"> </w:t>
      </w:r>
      <w:r>
        <w:rPr>
          <w:lang w:val="es-CO"/>
        </w:rPr>
        <w:t>a</w:t>
      </w:r>
      <w:r>
        <w:rPr>
          <w:spacing w:val="17"/>
          <w:lang w:val="es-CO"/>
        </w:rPr>
        <w:t xml:space="preserve"> </w:t>
      </w:r>
      <w:r>
        <w:rPr>
          <w:lang w:val="es-CO"/>
        </w:rPr>
        <w:t>nivel</w:t>
      </w:r>
      <w:r>
        <w:rPr>
          <w:spacing w:val="17"/>
          <w:lang w:val="es-CO"/>
        </w:rPr>
        <w:t xml:space="preserve"> </w:t>
      </w:r>
      <w:r>
        <w:rPr>
          <w:lang w:val="es-CO"/>
        </w:rPr>
        <w:t>nacional</w:t>
      </w:r>
      <w:r>
        <w:rPr>
          <w:spacing w:val="17"/>
          <w:lang w:val="es-CO"/>
        </w:rPr>
        <w:t xml:space="preserve"> </w:t>
      </w:r>
      <w:r>
        <w:rPr>
          <w:lang w:val="es-CO"/>
        </w:rPr>
        <w:t>(SGC,</w:t>
      </w:r>
      <w:r>
        <w:rPr>
          <w:spacing w:val="17"/>
          <w:lang w:val="es-CO"/>
        </w:rPr>
        <w:t xml:space="preserve"> </w:t>
      </w:r>
      <w:hyperlink w:anchor="_bookmark48">
        <w:r>
          <w:rPr>
            <w:color w:val="00004C"/>
            <w:lang w:val="es-CO"/>
          </w:rPr>
          <w:t>2013</w:t>
        </w:r>
      </w:hyperlink>
      <w:r>
        <w:rPr>
          <w:lang w:val="es-CO"/>
        </w:rPr>
        <w:t>).</w:t>
      </w:r>
      <w:r>
        <w:rPr>
          <w:spacing w:val="59"/>
          <w:lang w:val="es-CO"/>
        </w:rPr>
        <w:t xml:space="preserve"> </w:t>
      </w:r>
      <w:r>
        <w:rPr>
          <w:lang w:val="es-CO"/>
        </w:rPr>
        <w:t>Aunque</w:t>
      </w:r>
      <w:r>
        <w:rPr>
          <w:spacing w:val="16"/>
          <w:lang w:val="es-CO"/>
        </w:rPr>
        <w:t xml:space="preserve"> </w:t>
      </w:r>
      <w:r>
        <w:rPr>
          <w:lang w:val="es-CO"/>
        </w:rPr>
        <w:t>esta</w:t>
      </w:r>
      <w:r>
        <w:rPr>
          <w:spacing w:val="17"/>
          <w:lang w:val="es-CO"/>
        </w:rPr>
        <w:t xml:space="preserve"> </w:t>
      </w:r>
      <w:r>
        <w:rPr>
          <w:lang w:val="es-CO"/>
        </w:rPr>
        <w:t>técnica</w:t>
      </w:r>
      <w:r>
        <w:rPr>
          <w:spacing w:val="17"/>
          <w:lang w:val="es-CO"/>
        </w:rPr>
        <w:t xml:space="preserve"> </w:t>
      </w:r>
      <w:r>
        <w:rPr>
          <w:lang w:val="es-CO"/>
        </w:rPr>
        <w:t>permite</w:t>
      </w:r>
      <w:r>
        <w:rPr>
          <w:spacing w:val="17"/>
          <w:lang w:val="es-CO"/>
        </w:rPr>
        <w:t xml:space="preserve"> </w:t>
      </w:r>
      <w:r>
        <w:rPr>
          <w:lang w:val="es-CO"/>
        </w:rPr>
        <w:t>tener</w:t>
      </w:r>
      <w:r>
        <w:rPr>
          <w:spacing w:val="17"/>
          <w:lang w:val="es-CO"/>
        </w:rPr>
        <w:t xml:space="preserve"> </w:t>
      </w:r>
      <w:r>
        <w:rPr>
          <w:lang w:val="es-CO"/>
        </w:rPr>
        <w:t>en</w:t>
      </w:r>
      <w:r>
        <w:rPr>
          <w:spacing w:val="17"/>
          <w:lang w:val="es-CO"/>
        </w:rPr>
        <w:t xml:space="preserve"> </w:t>
      </w:r>
      <w:r>
        <w:rPr>
          <w:spacing w:val="-2"/>
          <w:lang w:val="es-CO"/>
        </w:rPr>
        <w:t xml:space="preserve">cuenta </w:t>
      </w:r>
      <w:r>
        <w:rPr>
          <w:lang w:val="es-CO"/>
        </w:rPr>
        <w:t>algunas</w:t>
      </w:r>
      <w:r>
        <w:rPr>
          <w:spacing w:val="25"/>
          <w:lang w:val="es-CO"/>
        </w:rPr>
        <w:t xml:space="preserve"> </w:t>
      </w:r>
      <w:r>
        <w:rPr>
          <w:lang w:val="es-CO"/>
        </w:rPr>
        <w:t>diferencias</w:t>
      </w:r>
      <w:r>
        <w:rPr>
          <w:spacing w:val="26"/>
          <w:lang w:val="es-CO"/>
        </w:rPr>
        <w:t xml:space="preserve"> </w:t>
      </w:r>
      <w:r>
        <w:rPr>
          <w:lang w:val="es-CO"/>
        </w:rPr>
        <w:t>espaciales,</w:t>
      </w:r>
      <w:r>
        <w:rPr>
          <w:spacing w:val="31"/>
          <w:lang w:val="es-CO"/>
        </w:rPr>
        <w:t xml:space="preserve"> </w:t>
      </w:r>
      <w:r>
        <w:rPr>
          <w:lang w:val="es-CO"/>
        </w:rPr>
        <w:t>presenta</w:t>
      </w:r>
      <w:r>
        <w:rPr>
          <w:spacing w:val="26"/>
          <w:lang w:val="es-CO"/>
        </w:rPr>
        <w:t xml:space="preserve"> </w:t>
      </w:r>
      <w:r>
        <w:rPr>
          <w:lang w:val="es-CO"/>
        </w:rPr>
        <w:t>también</w:t>
      </w:r>
      <w:r>
        <w:rPr>
          <w:spacing w:val="26"/>
          <w:lang w:val="es-CO"/>
        </w:rPr>
        <w:t xml:space="preserve"> </w:t>
      </w:r>
      <w:r>
        <w:rPr>
          <w:lang w:val="es-CO"/>
        </w:rPr>
        <w:t>varias</w:t>
      </w:r>
      <w:r>
        <w:rPr>
          <w:spacing w:val="26"/>
          <w:lang w:val="es-CO"/>
        </w:rPr>
        <w:t xml:space="preserve"> </w:t>
      </w:r>
      <w:r>
        <w:rPr>
          <w:lang w:val="es-CO"/>
        </w:rPr>
        <w:t>desventajas.</w:t>
      </w:r>
      <w:r>
        <w:rPr>
          <w:spacing w:val="79"/>
          <w:lang w:val="es-CO"/>
        </w:rPr>
        <w:t xml:space="preserve"> </w:t>
      </w:r>
      <w:r>
        <w:rPr>
          <w:lang w:val="es-CO"/>
        </w:rPr>
        <w:t>En</w:t>
      </w:r>
      <w:r>
        <w:rPr>
          <w:spacing w:val="26"/>
          <w:lang w:val="es-CO"/>
        </w:rPr>
        <w:t xml:space="preserve"> </w:t>
      </w:r>
      <w:r>
        <w:rPr>
          <w:lang w:val="es-CO"/>
        </w:rPr>
        <w:t>primer</w:t>
      </w:r>
      <w:r>
        <w:rPr>
          <w:spacing w:val="26"/>
          <w:lang w:val="es-CO"/>
        </w:rPr>
        <w:t xml:space="preserve"> </w:t>
      </w:r>
      <w:r>
        <w:rPr>
          <w:lang w:val="es-CO"/>
        </w:rPr>
        <w:t>lugar,</w:t>
      </w:r>
      <w:r>
        <w:rPr>
          <w:spacing w:val="31"/>
          <w:lang w:val="es-CO"/>
        </w:rPr>
        <w:t xml:space="preserve"> </w:t>
      </w:r>
      <w:r>
        <w:rPr>
          <w:lang w:val="es-CO"/>
        </w:rPr>
        <w:t>la</w:t>
      </w:r>
      <w:r>
        <w:rPr>
          <w:spacing w:val="26"/>
          <w:lang w:val="es-CO"/>
        </w:rPr>
        <w:t xml:space="preserve"> </w:t>
      </w:r>
      <w:r>
        <w:rPr>
          <w:spacing w:val="-2"/>
          <w:lang w:val="es-CO"/>
        </w:rPr>
        <w:t xml:space="preserve">división </w:t>
      </w:r>
      <w:r>
        <w:rPr>
          <w:lang w:val="es-CO"/>
        </w:rPr>
        <w:t>del</w:t>
      </w:r>
      <w:r>
        <w:rPr>
          <w:spacing w:val="3"/>
          <w:lang w:val="es-CO"/>
        </w:rPr>
        <w:t xml:space="preserve"> </w:t>
      </w:r>
      <w:r>
        <w:rPr>
          <w:lang w:val="es-CO"/>
        </w:rPr>
        <w:t>área</w:t>
      </w:r>
      <w:r>
        <w:rPr>
          <w:spacing w:val="4"/>
          <w:lang w:val="es-CO"/>
        </w:rPr>
        <w:t xml:space="preserve"> </w:t>
      </w:r>
      <w:r>
        <w:rPr>
          <w:lang w:val="es-CO"/>
        </w:rPr>
        <w:t>de</w:t>
      </w:r>
      <w:r>
        <w:rPr>
          <w:spacing w:val="4"/>
          <w:lang w:val="es-CO"/>
        </w:rPr>
        <w:t xml:space="preserve"> </w:t>
      </w:r>
      <w:r>
        <w:rPr>
          <w:lang w:val="es-CO"/>
        </w:rPr>
        <w:t>estudio</w:t>
      </w:r>
      <w:r>
        <w:rPr>
          <w:spacing w:val="3"/>
          <w:lang w:val="es-CO"/>
        </w:rPr>
        <w:t xml:space="preserve"> </w:t>
      </w:r>
      <w:r>
        <w:rPr>
          <w:lang w:val="es-CO"/>
        </w:rPr>
        <w:t>conlleva</w:t>
      </w:r>
      <w:r>
        <w:rPr>
          <w:spacing w:val="4"/>
          <w:lang w:val="es-CO"/>
        </w:rPr>
        <w:t xml:space="preserve"> </w:t>
      </w:r>
      <w:r>
        <w:rPr>
          <w:lang w:val="es-CO"/>
        </w:rPr>
        <w:t>una</w:t>
      </w:r>
      <w:r>
        <w:rPr>
          <w:spacing w:val="4"/>
          <w:lang w:val="es-CO"/>
        </w:rPr>
        <w:t xml:space="preserve"> </w:t>
      </w:r>
      <w:r>
        <w:rPr>
          <w:lang w:val="es-CO"/>
        </w:rPr>
        <w:t>disminución</w:t>
      </w:r>
      <w:r>
        <w:rPr>
          <w:spacing w:val="3"/>
          <w:lang w:val="es-CO"/>
        </w:rPr>
        <w:t xml:space="preserve"> </w:t>
      </w:r>
      <w:r>
        <w:rPr>
          <w:lang w:val="es-CO"/>
        </w:rPr>
        <w:t>en</w:t>
      </w:r>
      <w:r>
        <w:rPr>
          <w:spacing w:val="4"/>
          <w:lang w:val="es-CO"/>
        </w:rPr>
        <w:t xml:space="preserve"> </w:t>
      </w:r>
      <w:r>
        <w:rPr>
          <w:lang w:val="es-CO"/>
        </w:rPr>
        <w:t>la</w:t>
      </w:r>
      <w:r>
        <w:rPr>
          <w:spacing w:val="4"/>
          <w:lang w:val="es-CO"/>
        </w:rPr>
        <w:t xml:space="preserve"> </w:t>
      </w:r>
      <w:r>
        <w:rPr>
          <w:lang w:val="es-CO"/>
        </w:rPr>
        <w:t>cantidad</w:t>
      </w:r>
      <w:r>
        <w:rPr>
          <w:spacing w:val="4"/>
          <w:lang w:val="es-CO"/>
        </w:rPr>
        <w:t xml:space="preserve"> </w:t>
      </w:r>
      <w:r>
        <w:rPr>
          <w:lang w:val="es-CO"/>
        </w:rPr>
        <w:t>de</w:t>
      </w:r>
      <w:r>
        <w:rPr>
          <w:spacing w:val="3"/>
          <w:lang w:val="es-CO"/>
        </w:rPr>
        <w:t xml:space="preserve"> </w:t>
      </w:r>
      <w:r>
        <w:rPr>
          <w:lang w:val="es-CO"/>
        </w:rPr>
        <w:t>datos</w:t>
      </w:r>
      <w:r>
        <w:rPr>
          <w:spacing w:val="4"/>
          <w:lang w:val="es-CO"/>
        </w:rPr>
        <w:t xml:space="preserve"> </w:t>
      </w:r>
      <w:r>
        <w:rPr>
          <w:lang w:val="es-CO"/>
        </w:rPr>
        <w:t>disponibles</w:t>
      </w:r>
      <w:r>
        <w:rPr>
          <w:spacing w:val="4"/>
          <w:lang w:val="es-CO"/>
        </w:rPr>
        <w:t xml:space="preserve"> </w:t>
      </w:r>
      <w:r>
        <w:rPr>
          <w:lang w:val="es-CO"/>
        </w:rPr>
        <w:t>para</w:t>
      </w:r>
      <w:r>
        <w:rPr>
          <w:spacing w:val="3"/>
          <w:lang w:val="es-CO"/>
        </w:rPr>
        <w:t xml:space="preserve"> </w:t>
      </w:r>
      <w:r>
        <w:rPr>
          <w:lang w:val="es-CO"/>
        </w:rPr>
        <w:t>entrenar</w:t>
      </w:r>
      <w:r>
        <w:rPr>
          <w:spacing w:val="4"/>
          <w:lang w:val="es-CO"/>
        </w:rPr>
        <w:t xml:space="preserve"> </w:t>
      </w:r>
      <w:r>
        <w:rPr>
          <w:spacing w:val="-4"/>
          <w:lang w:val="es-CO"/>
        </w:rPr>
        <w:t xml:space="preserve">cada </w:t>
      </w:r>
      <w:r>
        <w:rPr>
          <w:lang w:val="es-CO"/>
        </w:rPr>
        <w:t>modelo,</w:t>
      </w:r>
      <w:r>
        <w:rPr>
          <w:spacing w:val="-11"/>
          <w:lang w:val="es-CO"/>
        </w:rPr>
        <w:t xml:space="preserve"> </w:t>
      </w:r>
      <w:r>
        <w:rPr>
          <w:lang w:val="es-CO"/>
        </w:rPr>
        <w:t>lo</w:t>
      </w:r>
      <w:r>
        <w:rPr>
          <w:spacing w:val="-16"/>
          <w:lang w:val="es-CO"/>
        </w:rPr>
        <w:t xml:space="preserve"> </w:t>
      </w:r>
      <w:r>
        <w:rPr>
          <w:lang w:val="es-CO"/>
        </w:rPr>
        <w:t>cual</w:t>
      </w:r>
      <w:r>
        <w:rPr>
          <w:spacing w:val="-14"/>
          <w:lang w:val="es-CO"/>
        </w:rPr>
        <w:t xml:space="preserve"> </w:t>
      </w:r>
      <w:r>
        <w:rPr>
          <w:lang w:val="es-CO"/>
        </w:rPr>
        <w:t>puede</w:t>
      </w:r>
      <w:r>
        <w:rPr>
          <w:spacing w:val="-14"/>
          <w:lang w:val="es-CO"/>
        </w:rPr>
        <w:t xml:space="preserve"> </w:t>
      </w:r>
      <w:r>
        <w:rPr>
          <w:lang w:val="es-CO"/>
        </w:rPr>
        <w:t>afectar</w:t>
      </w:r>
      <w:r>
        <w:rPr>
          <w:spacing w:val="-14"/>
          <w:lang w:val="es-CO"/>
        </w:rPr>
        <w:t xml:space="preserve"> </w:t>
      </w:r>
      <w:r>
        <w:rPr>
          <w:lang w:val="es-CO"/>
        </w:rPr>
        <w:t>la</w:t>
      </w:r>
      <w:r>
        <w:rPr>
          <w:spacing w:val="-15"/>
          <w:lang w:val="es-CO"/>
        </w:rPr>
        <w:t xml:space="preserve"> </w:t>
      </w:r>
      <w:r>
        <w:rPr>
          <w:lang w:val="es-CO"/>
        </w:rPr>
        <w:t>robustez</w:t>
      </w:r>
      <w:r>
        <w:rPr>
          <w:spacing w:val="-14"/>
          <w:lang w:val="es-CO"/>
        </w:rPr>
        <w:t xml:space="preserve"> </w:t>
      </w:r>
      <w:r>
        <w:rPr>
          <w:lang w:val="es-CO"/>
        </w:rPr>
        <w:t>de</w:t>
      </w:r>
      <w:r>
        <w:rPr>
          <w:spacing w:val="-14"/>
          <w:lang w:val="es-CO"/>
        </w:rPr>
        <w:t xml:space="preserve"> </w:t>
      </w:r>
      <w:r>
        <w:rPr>
          <w:lang w:val="es-CO"/>
        </w:rPr>
        <w:t>los</w:t>
      </w:r>
      <w:r>
        <w:rPr>
          <w:spacing w:val="-14"/>
          <w:lang w:val="es-CO"/>
        </w:rPr>
        <w:t xml:space="preserve"> </w:t>
      </w:r>
      <w:r>
        <w:rPr>
          <w:lang w:val="es-CO"/>
        </w:rPr>
        <w:t>resultados.</w:t>
      </w:r>
      <w:r>
        <w:rPr>
          <w:spacing w:val="4"/>
          <w:lang w:val="es-CO"/>
        </w:rPr>
        <w:t xml:space="preserve"> </w:t>
      </w:r>
      <w:r>
        <w:rPr>
          <w:lang w:val="es-CO"/>
        </w:rPr>
        <w:t>Además,</w:t>
      </w:r>
      <w:r>
        <w:rPr>
          <w:spacing w:val="-11"/>
          <w:lang w:val="es-CO"/>
        </w:rPr>
        <w:t xml:space="preserve"> </w:t>
      </w:r>
      <w:r>
        <w:rPr>
          <w:lang w:val="es-CO"/>
        </w:rPr>
        <w:t>se</w:t>
      </w:r>
      <w:r>
        <w:rPr>
          <w:spacing w:val="-15"/>
          <w:lang w:val="es-CO"/>
        </w:rPr>
        <w:t xml:space="preserve"> </w:t>
      </w:r>
      <w:r>
        <w:rPr>
          <w:lang w:val="es-CO"/>
        </w:rPr>
        <w:t>incrementa</w:t>
      </w:r>
      <w:r>
        <w:rPr>
          <w:spacing w:val="-14"/>
          <w:lang w:val="es-CO"/>
        </w:rPr>
        <w:t xml:space="preserve"> </w:t>
      </w:r>
      <w:r>
        <w:rPr>
          <w:spacing w:val="-2"/>
          <w:lang w:val="es-CO"/>
        </w:rPr>
        <w:t xml:space="preserve">significativamente </w:t>
      </w:r>
      <w:r>
        <w:rPr>
          <w:lang w:val="es-CO"/>
        </w:rPr>
        <w:t>la</w:t>
      </w:r>
      <w:r>
        <w:rPr>
          <w:spacing w:val="8"/>
          <w:lang w:val="es-CO"/>
        </w:rPr>
        <w:t xml:space="preserve"> </w:t>
      </w:r>
      <w:r>
        <w:rPr>
          <w:lang w:val="es-CO"/>
        </w:rPr>
        <w:t>complejidad</w:t>
      </w:r>
      <w:r>
        <w:rPr>
          <w:spacing w:val="8"/>
          <w:lang w:val="es-CO"/>
        </w:rPr>
        <w:t xml:space="preserve"> </w:t>
      </w:r>
      <w:r>
        <w:rPr>
          <w:lang w:val="es-CO"/>
        </w:rPr>
        <w:t>debido</w:t>
      </w:r>
      <w:r>
        <w:rPr>
          <w:spacing w:val="8"/>
          <w:lang w:val="es-CO"/>
        </w:rPr>
        <w:t xml:space="preserve"> </w:t>
      </w:r>
      <w:r>
        <w:rPr>
          <w:lang w:val="es-CO"/>
        </w:rPr>
        <w:t>a</w:t>
      </w:r>
      <w:r>
        <w:rPr>
          <w:spacing w:val="9"/>
          <w:lang w:val="es-CO"/>
        </w:rPr>
        <w:t xml:space="preserve"> </w:t>
      </w:r>
      <w:r>
        <w:rPr>
          <w:lang w:val="es-CO"/>
        </w:rPr>
        <w:t>la</w:t>
      </w:r>
      <w:r>
        <w:rPr>
          <w:spacing w:val="8"/>
          <w:lang w:val="es-CO"/>
        </w:rPr>
        <w:t xml:space="preserve"> </w:t>
      </w:r>
      <w:r>
        <w:rPr>
          <w:lang w:val="es-CO"/>
        </w:rPr>
        <w:t>necesidad</w:t>
      </w:r>
      <w:r>
        <w:rPr>
          <w:spacing w:val="8"/>
          <w:lang w:val="es-CO"/>
        </w:rPr>
        <w:t xml:space="preserve"> </w:t>
      </w:r>
      <w:r>
        <w:rPr>
          <w:lang w:val="es-CO"/>
        </w:rPr>
        <w:t>de</w:t>
      </w:r>
      <w:r>
        <w:rPr>
          <w:spacing w:val="9"/>
          <w:lang w:val="es-CO"/>
        </w:rPr>
        <w:t xml:space="preserve"> </w:t>
      </w:r>
      <w:r>
        <w:rPr>
          <w:lang w:val="es-CO"/>
        </w:rPr>
        <w:t>entrenar</w:t>
      </w:r>
      <w:r>
        <w:rPr>
          <w:spacing w:val="8"/>
          <w:lang w:val="es-CO"/>
        </w:rPr>
        <w:t xml:space="preserve"> </w:t>
      </w:r>
      <w:r>
        <w:rPr>
          <w:lang w:val="es-CO"/>
        </w:rPr>
        <w:t>y</w:t>
      </w:r>
      <w:r>
        <w:rPr>
          <w:spacing w:val="8"/>
          <w:lang w:val="es-CO"/>
        </w:rPr>
        <w:t xml:space="preserve"> </w:t>
      </w:r>
      <w:r>
        <w:rPr>
          <w:lang w:val="es-CO"/>
        </w:rPr>
        <w:t>aplicar</w:t>
      </w:r>
      <w:r>
        <w:rPr>
          <w:spacing w:val="9"/>
          <w:lang w:val="es-CO"/>
        </w:rPr>
        <w:t xml:space="preserve"> </w:t>
      </w:r>
      <w:r>
        <w:rPr>
          <w:lang w:val="es-CO"/>
        </w:rPr>
        <w:t>múltiples</w:t>
      </w:r>
      <w:r>
        <w:rPr>
          <w:spacing w:val="8"/>
          <w:lang w:val="es-CO"/>
        </w:rPr>
        <w:t xml:space="preserve"> </w:t>
      </w:r>
      <w:r>
        <w:rPr>
          <w:lang w:val="es-CO"/>
        </w:rPr>
        <w:t>modelos</w:t>
      </w:r>
      <w:r>
        <w:rPr>
          <w:spacing w:val="8"/>
          <w:lang w:val="es-CO"/>
        </w:rPr>
        <w:t xml:space="preserve"> </w:t>
      </w:r>
      <w:r>
        <w:rPr>
          <w:lang w:val="es-CO"/>
        </w:rPr>
        <w:t>independientes.</w:t>
      </w:r>
      <w:r>
        <w:rPr>
          <w:spacing w:val="26"/>
          <w:lang w:val="es-CO"/>
        </w:rPr>
        <w:t xml:space="preserve"> </w:t>
      </w:r>
      <w:r>
        <w:rPr>
          <w:spacing w:val="-4"/>
          <w:lang w:val="es-CO"/>
        </w:rPr>
        <w:t xml:space="preserve">Otro </w:t>
      </w:r>
      <w:r>
        <w:rPr>
          <w:lang w:val="es-CO"/>
        </w:rPr>
        <w:t>problema importante es la aparición de discontinuidades en los resultados obtenidos, ya que los</w:t>
      </w:r>
      <w:r>
        <w:rPr>
          <w:spacing w:val="40"/>
          <w:lang w:val="es-CO"/>
        </w:rPr>
        <w:t xml:space="preserve"> </w:t>
      </w:r>
      <w:r>
        <w:rPr>
          <w:lang w:val="es-CO"/>
        </w:rPr>
        <w:t>modelos</w:t>
      </w:r>
      <w:r>
        <w:rPr>
          <w:spacing w:val="-10"/>
          <w:lang w:val="es-CO"/>
        </w:rPr>
        <w:t xml:space="preserve"> </w:t>
      </w:r>
      <w:r>
        <w:rPr>
          <w:lang w:val="es-CO"/>
        </w:rPr>
        <w:t>entrenados</w:t>
      </w:r>
      <w:r>
        <w:rPr>
          <w:spacing w:val="-10"/>
          <w:lang w:val="es-CO"/>
        </w:rPr>
        <w:t xml:space="preserve"> </w:t>
      </w:r>
      <w:r>
        <w:rPr>
          <w:lang w:val="es-CO"/>
        </w:rPr>
        <w:t>por</w:t>
      </w:r>
      <w:r>
        <w:rPr>
          <w:spacing w:val="-10"/>
          <w:lang w:val="es-CO"/>
        </w:rPr>
        <w:t xml:space="preserve"> </w:t>
      </w:r>
      <w:r>
        <w:rPr>
          <w:lang w:val="es-CO"/>
        </w:rPr>
        <w:t>separado</w:t>
      </w:r>
      <w:r>
        <w:rPr>
          <w:spacing w:val="-10"/>
          <w:lang w:val="es-CO"/>
        </w:rPr>
        <w:t xml:space="preserve"> </w:t>
      </w:r>
      <w:r>
        <w:rPr>
          <w:lang w:val="es-CO"/>
        </w:rPr>
        <w:t>tienden</w:t>
      </w:r>
      <w:r>
        <w:rPr>
          <w:spacing w:val="-10"/>
          <w:lang w:val="es-CO"/>
        </w:rPr>
        <w:t xml:space="preserve"> </w:t>
      </w:r>
      <w:r>
        <w:rPr>
          <w:lang w:val="es-CO"/>
        </w:rPr>
        <w:t>a</w:t>
      </w:r>
      <w:r>
        <w:rPr>
          <w:spacing w:val="-10"/>
          <w:lang w:val="es-CO"/>
        </w:rPr>
        <w:t xml:space="preserve"> </w:t>
      </w:r>
      <w:r>
        <w:rPr>
          <w:lang w:val="es-CO"/>
        </w:rPr>
        <w:t>generar</w:t>
      </w:r>
      <w:r>
        <w:rPr>
          <w:spacing w:val="-10"/>
          <w:lang w:val="es-CO"/>
        </w:rPr>
        <w:t xml:space="preserve"> </w:t>
      </w:r>
      <w:r>
        <w:rPr>
          <w:lang w:val="es-CO"/>
        </w:rPr>
        <w:t>diferencias</w:t>
      </w:r>
      <w:r>
        <w:rPr>
          <w:spacing w:val="-10"/>
          <w:lang w:val="es-CO"/>
        </w:rPr>
        <w:t xml:space="preserve"> </w:t>
      </w:r>
      <w:r>
        <w:rPr>
          <w:lang w:val="es-CO"/>
        </w:rPr>
        <w:t>en</w:t>
      </w:r>
      <w:r>
        <w:rPr>
          <w:spacing w:val="-10"/>
          <w:lang w:val="es-CO"/>
        </w:rPr>
        <w:t xml:space="preserve"> </w:t>
      </w:r>
      <w:r>
        <w:rPr>
          <w:lang w:val="es-CO"/>
        </w:rPr>
        <w:t>los</w:t>
      </w:r>
      <w:r>
        <w:rPr>
          <w:spacing w:val="-10"/>
          <w:lang w:val="es-CO"/>
        </w:rPr>
        <w:t xml:space="preserve"> </w:t>
      </w:r>
      <w:r>
        <w:rPr>
          <w:lang w:val="es-CO"/>
        </w:rPr>
        <w:t>bordes</w:t>
      </w:r>
      <w:r>
        <w:rPr>
          <w:spacing w:val="-10"/>
          <w:lang w:val="es-CO"/>
        </w:rPr>
        <w:t xml:space="preserve"> </w:t>
      </w:r>
      <w:r>
        <w:rPr>
          <w:lang w:val="es-CO"/>
        </w:rPr>
        <w:t>de</w:t>
      </w:r>
      <w:r>
        <w:rPr>
          <w:spacing w:val="-10"/>
          <w:lang w:val="es-CO"/>
        </w:rPr>
        <w:t xml:space="preserve"> </w:t>
      </w:r>
      <w:r>
        <w:rPr>
          <w:lang w:val="es-CO"/>
        </w:rPr>
        <w:t>las</w:t>
      </w:r>
      <w:r>
        <w:rPr>
          <w:spacing w:val="-10"/>
          <w:lang w:val="es-CO"/>
        </w:rPr>
        <w:t xml:space="preserve"> </w:t>
      </w:r>
      <w:r>
        <w:rPr>
          <w:lang w:val="es-CO"/>
        </w:rPr>
        <w:t>zonas</w:t>
      </w:r>
      <w:r>
        <w:rPr>
          <w:spacing w:val="-10"/>
          <w:lang w:val="es-CO"/>
        </w:rPr>
        <w:t xml:space="preserve"> </w:t>
      </w:r>
      <w:r>
        <w:rPr>
          <w:lang w:val="es-CO"/>
        </w:rPr>
        <w:t>modeladas,</w:t>
      </w:r>
      <w:r>
        <w:rPr>
          <w:spacing w:val="80"/>
          <w:w w:val="150"/>
          <w:lang w:val="es-CO"/>
        </w:rPr>
        <w:t xml:space="preserve"> </w:t>
      </w:r>
      <w:r>
        <w:rPr>
          <w:lang w:val="es-CO"/>
        </w:rPr>
        <w:t>lo</w:t>
      </w:r>
      <w:r>
        <w:rPr>
          <w:spacing w:val="3"/>
          <w:lang w:val="es-CO"/>
        </w:rPr>
        <w:t xml:space="preserve"> </w:t>
      </w:r>
      <w:r>
        <w:rPr>
          <w:lang w:val="es-CO"/>
        </w:rPr>
        <w:t>cual</w:t>
      </w:r>
      <w:r>
        <w:rPr>
          <w:spacing w:val="3"/>
          <w:lang w:val="es-CO"/>
        </w:rPr>
        <w:t xml:space="preserve"> </w:t>
      </w:r>
      <w:r>
        <w:rPr>
          <w:lang w:val="es-CO"/>
        </w:rPr>
        <w:t>requiere</w:t>
      </w:r>
      <w:r>
        <w:rPr>
          <w:spacing w:val="4"/>
          <w:lang w:val="es-CO"/>
        </w:rPr>
        <w:t xml:space="preserve"> </w:t>
      </w:r>
      <w:r>
        <w:rPr>
          <w:lang w:val="es-CO"/>
        </w:rPr>
        <w:t>ajustes</w:t>
      </w:r>
      <w:r>
        <w:rPr>
          <w:spacing w:val="3"/>
          <w:lang w:val="es-CO"/>
        </w:rPr>
        <w:t xml:space="preserve"> </w:t>
      </w:r>
      <w:r>
        <w:rPr>
          <w:lang w:val="es-CO"/>
        </w:rPr>
        <w:t>y</w:t>
      </w:r>
      <w:r>
        <w:rPr>
          <w:spacing w:val="4"/>
          <w:lang w:val="es-CO"/>
        </w:rPr>
        <w:t xml:space="preserve"> </w:t>
      </w:r>
      <w:r>
        <w:rPr>
          <w:spacing w:val="-2"/>
          <w:lang w:val="es-CO"/>
        </w:rPr>
        <w:t>reprocesos.</w:t>
      </w:r>
    </w:p>
    <w:p w14:paraId="6CA2D9AF" w14:textId="7921C229" w:rsidR="00D05FC9" w:rsidRPr="00CC34F8" w:rsidRDefault="00510033">
      <w:pPr>
        <w:pStyle w:val="Ttulo1"/>
        <w:tabs>
          <w:tab w:val="left" w:pos="8463"/>
        </w:tabs>
        <w:spacing w:before="131"/>
        <w:jc w:val="both"/>
        <w:rPr>
          <w:lang w:val="es-CL"/>
        </w:rPr>
      </w:pPr>
      <w:r>
        <w:rPr>
          <w:lang w:val="es-CO"/>
        </w:rPr>
        <w:t>Ante</w:t>
      </w:r>
      <w:r>
        <w:rPr>
          <w:spacing w:val="10"/>
          <w:lang w:val="es-CO"/>
        </w:rPr>
        <w:t xml:space="preserve"> </w:t>
      </w:r>
      <w:r>
        <w:rPr>
          <w:lang w:val="es-CO"/>
        </w:rPr>
        <w:t>estas</w:t>
      </w:r>
      <w:r>
        <w:rPr>
          <w:spacing w:val="10"/>
          <w:lang w:val="es-CO"/>
        </w:rPr>
        <w:t xml:space="preserve"> </w:t>
      </w:r>
      <w:r>
        <w:rPr>
          <w:lang w:val="es-CO"/>
        </w:rPr>
        <w:t>limitaciones,</w:t>
      </w:r>
      <w:r>
        <w:rPr>
          <w:spacing w:val="12"/>
          <w:lang w:val="es-CO"/>
        </w:rPr>
        <w:t xml:space="preserve"> </w:t>
      </w:r>
      <w:r>
        <w:rPr>
          <w:lang w:val="es-CO"/>
        </w:rPr>
        <w:t>en</w:t>
      </w:r>
      <w:r>
        <w:rPr>
          <w:spacing w:val="10"/>
          <w:lang w:val="es-CO"/>
        </w:rPr>
        <w:t xml:space="preserve"> </w:t>
      </w:r>
      <w:r>
        <w:rPr>
          <w:lang w:val="es-CO"/>
        </w:rPr>
        <w:t>las</w:t>
      </w:r>
      <w:r>
        <w:rPr>
          <w:spacing w:val="11"/>
          <w:lang w:val="es-CO"/>
        </w:rPr>
        <w:t xml:space="preserve"> </w:t>
      </w:r>
      <w:r>
        <w:rPr>
          <w:lang w:val="es-CO"/>
        </w:rPr>
        <w:t>últimas</w:t>
      </w:r>
      <w:r>
        <w:rPr>
          <w:spacing w:val="10"/>
          <w:lang w:val="es-CO"/>
        </w:rPr>
        <w:t xml:space="preserve"> </w:t>
      </w:r>
      <w:r>
        <w:rPr>
          <w:lang w:val="es-CO"/>
        </w:rPr>
        <w:t>décadas</w:t>
      </w:r>
      <w:r>
        <w:rPr>
          <w:spacing w:val="10"/>
          <w:lang w:val="es-CO"/>
        </w:rPr>
        <w:t xml:space="preserve"> </w:t>
      </w:r>
      <w:r>
        <w:rPr>
          <w:lang w:val="es-CO"/>
        </w:rPr>
        <w:t>se</w:t>
      </w:r>
      <w:r>
        <w:rPr>
          <w:spacing w:val="11"/>
          <w:lang w:val="es-CO"/>
        </w:rPr>
        <w:t xml:space="preserve"> </w:t>
      </w:r>
      <w:r>
        <w:rPr>
          <w:lang w:val="es-CO"/>
        </w:rPr>
        <w:t>han</w:t>
      </w:r>
      <w:r>
        <w:rPr>
          <w:spacing w:val="10"/>
          <w:lang w:val="es-CO"/>
        </w:rPr>
        <w:t xml:space="preserve"> </w:t>
      </w:r>
      <w:r>
        <w:rPr>
          <w:lang w:val="es-CO"/>
        </w:rPr>
        <w:t>desarrollado</w:t>
      </w:r>
      <w:r>
        <w:rPr>
          <w:spacing w:val="10"/>
          <w:lang w:val="es-CO"/>
        </w:rPr>
        <w:t xml:space="preserve"> </w:t>
      </w:r>
      <w:r>
        <w:rPr>
          <w:lang w:val="es-CO"/>
        </w:rPr>
        <w:t>modelos</w:t>
      </w:r>
      <w:r>
        <w:rPr>
          <w:spacing w:val="11"/>
          <w:lang w:val="es-CO"/>
        </w:rPr>
        <w:t xml:space="preserve"> </w:t>
      </w:r>
      <w:r>
        <w:rPr>
          <w:lang w:val="es-CO"/>
        </w:rPr>
        <w:t>estadísticos</w:t>
      </w:r>
      <w:r>
        <w:rPr>
          <w:spacing w:val="10"/>
          <w:lang w:val="es-CO"/>
        </w:rPr>
        <w:t xml:space="preserve"> </w:t>
      </w:r>
      <w:r>
        <w:rPr>
          <w:spacing w:val="-2"/>
          <w:lang w:val="es-CO"/>
        </w:rPr>
        <w:t xml:space="preserve">espaciales </w:t>
      </w:r>
      <w:r>
        <w:rPr>
          <w:lang w:val="es-CO"/>
        </w:rPr>
        <w:t>que</w:t>
      </w:r>
      <w:r>
        <w:rPr>
          <w:spacing w:val="11"/>
          <w:lang w:val="es-CO"/>
        </w:rPr>
        <w:t xml:space="preserve"> </w:t>
      </w:r>
      <w:r>
        <w:rPr>
          <w:lang w:val="es-CO"/>
        </w:rPr>
        <w:t>permiten</w:t>
      </w:r>
      <w:r>
        <w:rPr>
          <w:spacing w:val="11"/>
          <w:lang w:val="es-CO"/>
        </w:rPr>
        <w:t xml:space="preserve"> </w:t>
      </w:r>
      <w:r>
        <w:rPr>
          <w:lang w:val="es-CO"/>
        </w:rPr>
        <w:t>incorporar</w:t>
      </w:r>
      <w:r>
        <w:rPr>
          <w:spacing w:val="12"/>
          <w:lang w:val="es-CO"/>
        </w:rPr>
        <w:t xml:space="preserve"> </w:t>
      </w:r>
      <w:r>
        <w:rPr>
          <w:lang w:val="es-CO"/>
        </w:rPr>
        <w:t>la</w:t>
      </w:r>
      <w:r>
        <w:rPr>
          <w:spacing w:val="11"/>
          <w:lang w:val="es-CO"/>
        </w:rPr>
        <w:t xml:space="preserve"> </w:t>
      </w:r>
      <w:r>
        <w:rPr>
          <w:lang w:val="es-CO"/>
        </w:rPr>
        <w:t>heterogeneidad</w:t>
      </w:r>
      <w:r>
        <w:rPr>
          <w:spacing w:val="12"/>
          <w:lang w:val="es-CO"/>
        </w:rPr>
        <w:t xml:space="preserve"> </w:t>
      </w:r>
      <w:r>
        <w:rPr>
          <w:lang w:val="es-CO"/>
        </w:rPr>
        <w:t>de</w:t>
      </w:r>
      <w:r>
        <w:rPr>
          <w:spacing w:val="11"/>
          <w:lang w:val="es-CO"/>
        </w:rPr>
        <w:t xml:space="preserve"> </w:t>
      </w:r>
      <w:r>
        <w:rPr>
          <w:lang w:val="es-CO"/>
        </w:rPr>
        <w:t>una</w:t>
      </w:r>
      <w:r>
        <w:rPr>
          <w:spacing w:val="12"/>
          <w:lang w:val="es-CO"/>
        </w:rPr>
        <w:t xml:space="preserve"> </w:t>
      </w:r>
      <w:r>
        <w:rPr>
          <w:lang w:val="es-CO"/>
        </w:rPr>
        <w:t>manera</w:t>
      </w:r>
      <w:r>
        <w:rPr>
          <w:spacing w:val="11"/>
          <w:lang w:val="es-CO"/>
        </w:rPr>
        <w:t xml:space="preserve"> </w:t>
      </w:r>
      <w:r>
        <w:rPr>
          <w:lang w:val="es-CO"/>
        </w:rPr>
        <w:t>más</w:t>
      </w:r>
      <w:r>
        <w:rPr>
          <w:spacing w:val="12"/>
          <w:lang w:val="es-CO"/>
        </w:rPr>
        <w:t xml:space="preserve"> </w:t>
      </w:r>
      <w:r>
        <w:rPr>
          <w:lang w:val="es-CO"/>
        </w:rPr>
        <w:t>integral</w:t>
      </w:r>
      <w:r>
        <w:rPr>
          <w:spacing w:val="11"/>
          <w:lang w:val="es-CO"/>
        </w:rPr>
        <w:t xml:space="preserve"> </w:t>
      </w:r>
      <w:r>
        <w:rPr>
          <w:lang w:val="es-CO"/>
        </w:rPr>
        <w:t>(Anselin</w:t>
      </w:r>
      <w:r>
        <w:rPr>
          <w:spacing w:val="12"/>
          <w:lang w:val="es-CO"/>
        </w:rPr>
        <w:t xml:space="preserve"> y</w:t>
      </w:r>
      <w:r>
        <w:rPr>
          <w:spacing w:val="11"/>
          <w:lang w:val="es-CO"/>
        </w:rPr>
        <w:t xml:space="preserve"> </w:t>
      </w:r>
      <w:r>
        <w:rPr>
          <w:lang w:val="es-CO"/>
        </w:rPr>
        <w:t>Griffith,</w:t>
      </w:r>
      <w:r>
        <w:rPr>
          <w:spacing w:val="12"/>
          <w:lang w:val="es-CO"/>
        </w:rPr>
        <w:t xml:space="preserve"> </w:t>
      </w:r>
      <w:hyperlink w:anchor="_bookmark13">
        <w:r>
          <w:rPr>
            <w:color w:val="00004C"/>
            <w:spacing w:val="-2"/>
            <w:lang w:val="es-CO"/>
          </w:rPr>
          <w:t>1988</w:t>
        </w:r>
      </w:hyperlink>
      <w:r>
        <w:rPr>
          <w:spacing w:val="-2"/>
          <w:lang w:val="es-CO"/>
        </w:rPr>
        <w:t xml:space="preserve">; </w:t>
      </w:r>
      <w:del w:id="64" w:author="Daniel Bertin Ugarte" w:date="2026-01-28T22:55:00Z" w16du:dateUtc="2026-01-29T01:55:00Z">
        <w:r w:rsidDel="001E540E">
          <w:rPr>
            <w:lang w:val="es-CO"/>
          </w:rPr>
          <w:delText>Anselin,</w:delText>
        </w:r>
        <w:r w:rsidDel="001E540E">
          <w:rPr>
            <w:spacing w:val="-6"/>
            <w:lang w:val="es-CO"/>
          </w:rPr>
          <w:delText xml:space="preserve"> </w:delText>
        </w:r>
        <w:r w:rsidDel="001E540E">
          <w:fldChar w:fldCharType="begin"/>
        </w:r>
        <w:r w:rsidRPr="00CC34F8" w:rsidDel="001E540E">
          <w:rPr>
            <w:lang w:val="es-CL"/>
          </w:rPr>
          <w:delInstrText>HYPERLINK \l "_bookmark11" \h</w:delInstrText>
        </w:r>
        <w:r w:rsidDel="001E540E">
          <w:fldChar w:fldCharType="separate"/>
        </w:r>
        <w:r w:rsidDel="001E540E">
          <w:rPr>
            <w:color w:val="00004C"/>
            <w:lang w:val="es-CO"/>
          </w:rPr>
          <w:delText>2022</w:delText>
        </w:r>
        <w:r w:rsidDel="001E540E">
          <w:fldChar w:fldCharType="end"/>
        </w:r>
        <w:r w:rsidDel="001E540E">
          <w:rPr>
            <w:lang w:val="es-CO"/>
          </w:rPr>
          <w:delText>;</w:delText>
        </w:r>
        <w:r w:rsidDel="001E540E">
          <w:rPr>
            <w:spacing w:val="-5"/>
            <w:lang w:val="es-CO"/>
          </w:rPr>
          <w:delText xml:space="preserve"> </w:delText>
        </w:r>
      </w:del>
      <w:r>
        <w:rPr>
          <w:lang w:val="es-CO"/>
        </w:rPr>
        <w:t>LeSage</w:t>
      </w:r>
      <w:r>
        <w:rPr>
          <w:spacing w:val="-6"/>
          <w:lang w:val="es-CO"/>
        </w:rPr>
        <w:t xml:space="preserve"> y </w:t>
      </w:r>
      <w:r>
        <w:rPr>
          <w:lang w:val="es-CO"/>
        </w:rPr>
        <w:t>Pace,</w:t>
      </w:r>
      <w:r>
        <w:rPr>
          <w:spacing w:val="-6"/>
          <w:lang w:val="es-CO"/>
        </w:rPr>
        <w:t xml:space="preserve"> </w:t>
      </w:r>
      <w:hyperlink w:anchor="_bookmark35">
        <w:r>
          <w:rPr>
            <w:color w:val="00004C"/>
            <w:lang w:val="es-CO"/>
          </w:rPr>
          <w:t>2009</w:t>
        </w:r>
      </w:hyperlink>
      <w:r>
        <w:rPr>
          <w:lang w:val="es-CO"/>
        </w:rPr>
        <w:t>;</w:t>
      </w:r>
      <w:r>
        <w:rPr>
          <w:spacing w:val="-5"/>
          <w:lang w:val="es-CO"/>
        </w:rPr>
        <w:t xml:space="preserve"> </w:t>
      </w:r>
      <w:r>
        <w:rPr>
          <w:lang w:val="es-CO"/>
        </w:rPr>
        <w:t>Cressie,</w:t>
      </w:r>
      <w:r>
        <w:rPr>
          <w:spacing w:val="-6"/>
          <w:lang w:val="es-CO"/>
        </w:rPr>
        <w:t xml:space="preserve"> </w:t>
      </w:r>
      <w:hyperlink w:anchor="_bookmark23">
        <w:r>
          <w:rPr>
            <w:color w:val="00004C"/>
            <w:lang w:val="es-CO"/>
          </w:rPr>
          <w:t>2015</w:t>
        </w:r>
      </w:hyperlink>
      <w:ins w:id="65" w:author="Daniel Bertin Ugarte" w:date="2026-01-28T22:55:00Z" w16du:dateUtc="2026-01-29T01:55:00Z">
        <w:r w:rsidR="001E540E" w:rsidRPr="00BB6F4D">
          <w:rPr>
            <w:lang w:val="es-CL"/>
          </w:rPr>
          <w:t xml:space="preserve">; </w:t>
        </w:r>
        <w:r w:rsidR="001E540E">
          <w:rPr>
            <w:lang w:val="es-CO"/>
          </w:rPr>
          <w:t>Anselin,</w:t>
        </w:r>
        <w:r w:rsidR="001E540E">
          <w:rPr>
            <w:spacing w:val="-6"/>
            <w:lang w:val="es-CO"/>
          </w:rPr>
          <w:t xml:space="preserve"> </w:t>
        </w:r>
        <w:r w:rsidR="001E540E">
          <w:fldChar w:fldCharType="begin"/>
        </w:r>
        <w:r w:rsidR="001E540E" w:rsidRPr="00CC34F8">
          <w:rPr>
            <w:lang w:val="es-CL"/>
          </w:rPr>
          <w:instrText>HYPERLINK \l "_bookmark11" \h</w:instrText>
        </w:r>
        <w:r w:rsidR="001E540E">
          <w:fldChar w:fldCharType="separate"/>
        </w:r>
        <w:r w:rsidR="001E540E">
          <w:rPr>
            <w:color w:val="00004C"/>
            <w:lang w:val="es-CO"/>
          </w:rPr>
          <w:t>2022</w:t>
        </w:r>
        <w:r w:rsidR="001E540E">
          <w:fldChar w:fldCharType="end"/>
        </w:r>
      </w:ins>
      <w:r>
        <w:rPr>
          <w:lang w:val="es-CO"/>
        </w:rPr>
        <w:t>).</w:t>
      </w:r>
      <w:r>
        <w:rPr>
          <w:spacing w:val="6"/>
          <w:lang w:val="es-CO"/>
        </w:rPr>
        <w:t xml:space="preserve"> </w:t>
      </w:r>
      <w:r>
        <w:rPr>
          <w:lang w:val="es-CO"/>
        </w:rPr>
        <w:t>Entre</w:t>
      </w:r>
      <w:r>
        <w:rPr>
          <w:spacing w:val="-6"/>
          <w:lang w:val="es-CO"/>
        </w:rPr>
        <w:t xml:space="preserve"> </w:t>
      </w:r>
      <w:r>
        <w:rPr>
          <w:lang w:val="es-CO"/>
        </w:rPr>
        <w:t>estos</w:t>
      </w:r>
      <w:r>
        <w:rPr>
          <w:spacing w:val="-5"/>
          <w:lang w:val="es-CO"/>
        </w:rPr>
        <w:t xml:space="preserve"> </w:t>
      </w:r>
      <w:r>
        <w:rPr>
          <w:lang w:val="es-CO"/>
        </w:rPr>
        <w:t>modelos</w:t>
      </w:r>
      <w:r>
        <w:rPr>
          <w:spacing w:val="-6"/>
          <w:lang w:val="es-CO"/>
        </w:rPr>
        <w:t xml:space="preserve"> </w:t>
      </w:r>
      <w:r>
        <w:rPr>
          <w:lang w:val="es-CO"/>
        </w:rPr>
        <w:t>se</w:t>
      </w:r>
      <w:r>
        <w:rPr>
          <w:spacing w:val="-6"/>
          <w:lang w:val="es-CO"/>
        </w:rPr>
        <w:t xml:space="preserve"> </w:t>
      </w:r>
      <w:r>
        <w:rPr>
          <w:lang w:val="es-CO"/>
        </w:rPr>
        <w:t>encuentran</w:t>
      </w:r>
      <w:r>
        <w:rPr>
          <w:spacing w:val="-6"/>
          <w:lang w:val="es-CO"/>
        </w:rPr>
        <w:t xml:space="preserve"> </w:t>
      </w:r>
      <w:r>
        <w:rPr>
          <w:lang w:val="es-CO"/>
        </w:rPr>
        <w:t>los</w:t>
      </w:r>
      <w:r>
        <w:rPr>
          <w:spacing w:val="-6"/>
          <w:lang w:val="es-CO"/>
        </w:rPr>
        <w:t xml:space="preserve"> </w:t>
      </w:r>
      <w:r>
        <w:rPr>
          <w:spacing w:val="-2"/>
          <w:lang w:val="es-CO"/>
        </w:rPr>
        <w:t xml:space="preserve">modelos </w:t>
      </w:r>
      <w:r>
        <w:rPr>
          <w:lang w:val="es-CO"/>
        </w:rPr>
        <w:t>jerárquicos</w:t>
      </w:r>
      <w:r>
        <w:rPr>
          <w:spacing w:val="6"/>
          <w:lang w:val="es-CO"/>
        </w:rPr>
        <w:t xml:space="preserve"> </w:t>
      </w:r>
      <w:r>
        <w:rPr>
          <w:lang w:val="es-CO"/>
        </w:rPr>
        <w:t>o</w:t>
      </w:r>
      <w:r>
        <w:rPr>
          <w:spacing w:val="6"/>
          <w:lang w:val="es-CO"/>
        </w:rPr>
        <w:t xml:space="preserve"> </w:t>
      </w:r>
      <w:r>
        <w:rPr>
          <w:lang w:val="es-CO"/>
        </w:rPr>
        <w:t>multiniveles</w:t>
      </w:r>
      <w:r>
        <w:rPr>
          <w:spacing w:val="6"/>
          <w:lang w:val="es-CO"/>
        </w:rPr>
        <w:t xml:space="preserve"> </w:t>
      </w:r>
      <w:r>
        <w:rPr>
          <w:lang w:val="es-CO"/>
        </w:rPr>
        <w:t>(Kumar et al.,</w:t>
      </w:r>
      <w:r>
        <w:rPr>
          <w:spacing w:val="6"/>
          <w:lang w:val="es-CO"/>
        </w:rPr>
        <w:t xml:space="preserve"> </w:t>
      </w:r>
      <w:hyperlink w:anchor="_bookmark33">
        <w:r>
          <w:rPr>
            <w:color w:val="00004C"/>
            <w:lang w:val="es-CO"/>
          </w:rPr>
          <w:t>2011</w:t>
        </w:r>
      </w:hyperlink>
      <w:r>
        <w:rPr>
          <w:lang w:val="es-CO"/>
        </w:rPr>
        <w:t>),</w:t>
      </w:r>
      <w:r>
        <w:rPr>
          <w:spacing w:val="9"/>
          <w:lang w:val="es-CO"/>
        </w:rPr>
        <w:t xml:space="preserve"> </w:t>
      </w:r>
      <w:r>
        <w:rPr>
          <w:lang w:val="es-CO"/>
        </w:rPr>
        <w:t>así</w:t>
      </w:r>
      <w:r>
        <w:rPr>
          <w:spacing w:val="6"/>
          <w:lang w:val="es-CO"/>
        </w:rPr>
        <w:t xml:space="preserve"> </w:t>
      </w:r>
      <w:r>
        <w:rPr>
          <w:lang w:val="es-CO"/>
        </w:rPr>
        <w:t>como</w:t>
      </w:r>
      <w:r>
        <w:rPr>
          <w:spacing w:val="6"/>
          <w:lang w:val="es-CO"/>
        </w:rPr>
        <w:t xml:space="preserve"> </w:t>
      </w:r>
      <w:r>
        <w:rPr>
          <w:lang w:val="es-CO"/>
        </w:rPr>
        <w:t>los</w:t>
      </w:r>
      <w:r>
        <w:rPr>
          <w:spacing w:val="6"/>
          <w:lang w:val="es-CO"/>
        </w:rPr>
        <w:t xml:space="preserve"> </w:t>
      </w:r>
      <w:r>
        <w:rPr>
          <w:spacing w:val="-2"/>
          <w:lang w:val="es-CO"/>
        </w:rPr>
        <w:t xml:space="preserve">modelos </w:t>
      </w:r>
      <w:r>
        <w:rPr>
          <w:lang w:val="es-CO"/>
        </w:rPr>
        <w:t>de</w:t>
      </w:r>
      <w:r>
        <w:rPr>
          <w:spacing w:val="7"/>
          <w:lang w:val="es-CO"/>
        </w:rPr>
        <w:t xml:space="preserve"> </w:t>
      </w:r>
      <w:r>
        <w:rPr>
          <w:lang w:val="es-CO"/>
        </w:rPr>
        <w:t>regresión</w:t>
      </w:r>
      <w:r>
        <w:rPr>
          <w:spacing w:val="7"/>
          <w:lang w:val="es-CO"/>
        </w:rPr>
        <w:t xml:space="preserve"> </w:t>
      </w:r>
      <w:r>
        <w:rPr>
          <w:lang w:val="es-CO"/>
        </w:rPr>
        <w:t>espacial</w:t>
      </w:r>
      <w:r>
        <w:rPr>
          <w:spacing w:val="7"/>
          <w:lang w:val="es-CO"/>
        </w:rPr>
        <w:t xml:space="preserve"> </w:t>
      </w:r>
      <w:r>
        <w:rPr>
          <w:lang w:val="es-CO"/>
        </w:rPr>
        <w:t>ponderada</w:t>
      </w:r>
      <w:r>
        <w:rPr>
          <w:spacing w:val="7"/>
          <w:lang w:val="es-CO"/>
        </w:rPr>
        <w:t xml:space="preserve"> </w:t>
      </w:r>
      <w:r>
        <w:rPr>
          <w:lang w:val="es-CO"/>
        </w:rPr>
        <w:t>(Fotheringham et al.,</w:t>
      </w:r>
      <w:r>
        <w:rPr>
          <w:spacing w:val="7"/>
          <w:lang w:val="es-CO"/>
        </w:rPr>
        <w:t xml:space="preserve"> </w:t>
      </w:r>
      <w:hyperlink w:anchor="_bookmark27">
        <w:r>
          <w:rPr>
            <w:color w:val="00004C"/>
            <w:lang w:val="es-CO"/>
          </w:rPr>
          <w:t>2009</w:t>
        </w:r>
      </w:hyperlink>
      <w:r>
        <w:rPr>
          <w:lang w:val="es-CO"/>
        </w:rPr>
        <w:t>).</w:t>
      </w:r>
      <w:r>
        <w:rPr>
          <w:spacing w:val="31"/>
          <w:lang w:val="es-CO"/>
        </w:rPr>
        <w:t xml:space="preserve"> </w:t>
      </w:r>
      <w:r>
        <w:rPr>
          <w:lang w:val="es-CO"/>
        </w:rPr>
        <w:t>Los</w:t>
      </w:r>
      <w:r>
        <w:rPr>
          <w:spacing w:val="8"/>
          <w:lang w:val="es-CO"/>
        </w:rPr>
        <w:t xml:space="preserve"> </w:t>
      </w:r>
      <w:r>
        <w:rPr>
          <w:lang w:val="es-CO"/>
        </w:rPr>
        <w:t>modelos</w:t>
      </w:r>
      <w:r>
        <w:rPr>
          <w:spacing w:val="7"/>
          <w:lang w:val="es-CO"/>
        </w:rPr>
        <w:t xml:space="preserve"> </w:t>
      </w:r>
      <w:r>
        <w:rPr>
          <w:spacing w:val="-4"/>
          <w:lang w:val="es-CO"/>
        </w:rPr>
        <w:t>mul</w:t>
      </w:r>
      <w:r>
        <w:rPr>
          <w:lang w:val="es-CO"/>
        </w:rPr>
        <w:t>tiniveles</w:t>
      </w:r>
      <w:r>
        <w:rPr>
          <w:spacing w:val="13"/>
          <w:lang w:val="es-CO"/>
        </w:rPr>
        <w:t xml:space="preserve"> </w:t>
      </w:r>
      <w:r>
        <w:rPr>
          <w:lang w:val="es-CO"/>
        </w:rPr>
        <w:t>permiten</w:t>
      </w:r>
      <w:r>
        <w:rPr>
          <w:spacing w:val="13"/>
          <w:lang w:val="es-CO"/>
        </w:rPr>
        <w:t xml:space="preserve"> </w:t>
      </w:r>
      <w:r>
        <w:rPr>
          <w:lang w:val="es-CO"/>
        </w:rPr>
        <w:t>la</w:t>
      </w:r>
      <w:r>
        <w:rPr>
          <w:spacing w:val="13"/>
          <w:lang w:val="es-CO"/>
        </w:rPr>
        <w:t xml:space="preserve"> </w:t>
      </w:r>
      <w:r>
        <w:rPr>
          <w:lang w:val="es-CO"/>
        </w:rPr>
        <w:t>incorporación</w:t>
      </w:r>
      <w:r>
        <w:rPr>
          <w:spacing w:val="14"/>
          <w:lang w:val="es-CO"/>
        </w:rPr>
        <w:t xml:space="preserve"> </w:t>
      </w:r>
      <w:r>
        <w:rPr>
          <w:lang w:val="es-CO"/>
        </w:rPr>
        <w:t>de</w:t>
      </w:r>
      <w:r>
        <w:rPr>
          <w:spacing w:val="13"/>
          <w:lang w:val="es-CO"/>
        </w:rPr>
        <w:t xml:space="preserve"> </w:t>
      </w:r>
      <w:r>
        <w:rPr>
          <w:lang w:val="es-CO"/>
        </w:rPr>
        <w:t>variaciones</w:t>
      </w:r>
      <w:r>
        <w:rPr>
          <w:spacing w:val="13"/>
          <w:lang w:val="es-CO"/>
        </w:rPr>
        <w:t xml:space="preserve"> </w:t>
      </w:r>
      <w:r>
        <w:rPr>
          <w:lang w:val="es-CO"/>
        </w:rPr>
        <w:t>en</w:t>
      </w:r>
      <w:r>
        <w:rPr>
          <w:spacing w:val="14"/>
          <w:lang w:val="es-CO"/>
        </w:rPr>
        <w:t xml:space="preserve"> </w:t>
      </w:r>
      <w:r>
        <w:rPr>
          <w:lang w:val="es-CO"/>
        </w:rPr>
        <w:t>el</w:t>
      </w:r>
      <w:r>
        <w:rPr>
          <w:spacing w:val="13"/>
          <w:lang w:val="es-CO"/>
        </w:rPr>
        <w:t xml:space="preserve"> </w:t>
      </w:r>
      <w:r>
        <w:rPr>
          <w:lang w:val="es-CO"/>
        </w:rPr>
        <w:t>intercepto</w:t>
      </w:r>
      <w:r>
        <w:rPr>
          <w:spacing w:val="13"/>
          <w:lang w:val="es-CO"/>
        </w:rPr>
        <w:t xml:space="preserve"> </w:t>
      </w:r>
      <w:commentRangeStart w:id="66"/>
      <w:r>
        <w:rPr>
          <w:lang w:val="es-CO"/>
        </w:rPr>
        <w:t>o</w:t>
      </w:r>
      <w:r>
        <w:rPr>
          <w:spacing w:val="14"/>
          <w:lang w:val="es-CO"/>
        </w:rPr>
        <w:t xml:space="preserve"> </w:t>
      </w:r>
      <w:r>
        <w:rPr>
          <w:lang w:val="es-CO"/>
        </w:rPr>
        <w:t>los</w:t>
      </w:r>
      <w:r>
        <w:rPr>
          <w:spacing w:val="13"/>
          <w:lang w:val="es-CO"/>
        </w:rPr>
        <w:t xml:space="preserve"> </w:t>
      </w:r>
      <w:r>
        <w:rPr>
          <w:lang w:val="es-CO"/>
        </w:rPr>
        <w:t>coeficientes</w:t>
      </w:r>
      <w:r>
        <w:rPr>
          <w:spacing w:val="13"/>
          <w:lang w:val="es-CO"/>
        </w:rPr>
        <w:t xml:space="preserve"> </w:t>
      </w:r>
      <w:commentRangeEnd w:id="66"/>
      <w:r w:rsidR="001E540E">
        <w:rPr>
          <w:rStyle w:val="Refdecomentario"/>
          <w:sz w:val="20"/>
          <w:szCs w:val="20"/>
          <w:lang w:val="es-CO"/>
        </w:rPr>
        <w:commentReference w:id="66"/>
      </w:r>
      <w:r>
        <w:rPr>
          <w:lang w:val="es-CO"/>
        </w:rPr>
        <w:t>a</w:t>
      </w:r>
      <w:r>
        <w:rPr>
          <w:spacing w:val="14"/>
          <w:lang w:val="es-CO"/>
        </w:rPr>
        <w:t xml:space="preserve"> </w:t>
      </w:r>
      <w:r>
        <w:rPr>
          <w:lang w:val="es-CO"/>
        </w:rPr>
        <w:t>lo</w:t>
      </w:r>
      <w:r>
        <w:rPr>
          <w:spacing w:val="13"/>
          <w:lang w:val="es-CO"/>
        </w:rPr>
        <w:t xml:space="preserve"> </w:t>
      </w:r>
      <w:r>
        <w:rPr>
          <w:lang w:val="es-CO"/>
        </w:rPr>
        <w:t>largo</w:t>
      </w:r>
      <w:r>
        <w:rPr>
          <w:spacing w:val="13"/>
          <w:lang w:val="es-CO"/>
        </w:rPr>
        <w:t xml:space="preserve"> </w:t>
      </w:r>
      <w:r>
        <w:rPr>
          <w:spacing w:val="-5"/>
          <w:lang w:val="es-CO"/>
        </w:rPr>
        <w:t xml:space="preserve">del </w:t>
      </w:r>
      <w:r>
        <w:rPr>
          <w:lang w:val="es-CO"/>
        </w:rPr>
        <w:t>área</w:t>
      </w:r>
      <w:r>
        <w:rPr>
          <w:spacing w:val="13"/>
          <w:lang w:val="es-CO"/>
        </w:rPr>
        <w:t xml:space="preserve"> </w:t>
      </w:r>
      <w:r>
        <w:rPr>
          <w:lang w:val="es-CO"/>
        </w:rPr>
        <w:t>de</w:t>
      </w:r>
      <w:r>
        <w:rPr>
          <w:spacing w:val="13"/>
          <w:lang w:val="es-CO"/>
        </w:rPr>
        <w:t xml:space="preserve"> </w:t>
      </w:r>
      <w:r>
        <w:rPr>
          <w:lang w:val="es-CO"/>
        </w:rPr>
        <w:t>estudio,</w:t>
      </w:r>
      <w:r>
        <w:rPr>
          <w:spacing w:val="15"/>
          <w:lang w:val="es-CO"/>
        </w:rPr>
        <w:t xml:space="preserve"> </w:t>
      </w:r>
      <w:r>
        <w:rPr>
          <w:lang w:val="es-CO"/>
        </w:rPr>
        <w:t>lo</w:t>
      </w:r>
      <w:r>
        <w:rPr>
          <w:spacing w:val="13"/>
          <w:lang w:val="es-CO"/>
        </w:rPr>
        <w:t xml:space="preserve"> </w:t>
      </w:r>
      <w:r>
        <w:rPr>
          <w:lang w:val="es-CO"/>
        </w:rPr>
        <w:t>cual</w:t>
      </w:r>
      <w:r>
        <w:rPr>
          <w:spacing w:val="13"/>
          <w:lang w:val="es-CO"/>
        </w:rPr>
        <w:t xml:space="preserve"> </w:t>
      </w:r>
      <w:r>
        <w:rPr>
          <w:lang w:val="es-CO"/>
        </w:rPr>
        <w:t>es</w:t>
      </w:r>
      <w:r>
        <w:rPr>
          <w:spacing w:val="13"/>
          <w:lang w:val="es-CO"/>
        </w:rPr>
        <w:t xml:space="preserve"> </w:t>
      </w:r>
      <w:r>
        <w:rPr>
          <w:lang w:val="es-CO"/>
        </w:rPr>
        <w:t>ideal</w:t>
      </w:r>
      <w:r>
        <w:rPr>
          <w:spacing w:val="13"/>
          <w:lang w:val="es-CO"/>
        </w:rPr>
        <w:t xml:space="preserve"> </w:t>
      </w:r>
      <w:r>
        <w:rPr>
          <w:lang w:val="es-CO"/>
        </w:rPr>
        <w:t>para</w:t>
      </w:r>
      <w:r>
        <w:rPr>
          <w:spacing w:val="13"/>
          <w:lang w:val="es-CO"/>
        </w:rPr>
        <w:t xml:space="preserve"> </w:t>
      </w:r>
      <w:r>
        <w:rPr>
          <w:lang w:val="es-CO"/>
        </w:rPr>
        <w:t>capturar</w:t>
      </w:r>
      <w:r>
        <w:rPr>
          <w:spacing w:val="13"/>
          <w:lang w:val="es-CO"/>
        </w:rPr>
        <w:t xml:space="preserve"> </w:t>
      </w:r>
      <w:r>
        <w:rPr>
          <w:lang w:val="es-CO"/>
        </w:rPr>
        <w:t>la</w:t>
      </w:r>
      <w:r>
        <w:rPr>
          <w:spacing w:val="13"/>
          <w:lang w:val="es-CO"/>
        </w:rPr>
        <w:t xml:space="preserve"> </w:t>
      </w:r>
      <w:r>
        <w:rPr>
          <w:lang w:val="es-CO"/>
        </w:rPr>
        <w:t>heterogeneidad</w:t>
      </w:r>
      <w:r>
        <w:rPr>
          <w:spacing w:val="13"/>
          <w:lang w:val="es-CO"/>
        </w:rPr>
        <w:t xml:space="preserve"> </w:t>
      </w:r>
      <w:r>
        <w:rPr>
          <w:lang w:val="es-CO"/>
        </w:rPr>
        <w:t>en</w:t>
      </w:r>
      <w:r>
        <w:rPr>
          <w:spacing w:val="13"/>
          <w:lang w:val="es-CO"/>
        </w:rPr>
        <w:t xml:space="preserve"> </w:t>
      </w:r>
      <w:r>
        <w:rPr>
          <w:lang w:val="es-CO"/>
        </w:rPr>
        <w:t>las</w:t>
      </w:r>
      <w:r>
        <w:rPr>
          <w:spacing w:val="13"/>
          <w:lang w:val="es-CO"/>
        </w:rPr>
        <w:t xml:space="preserve"> </w:t>
      </w:r>
      <w:r>
        <w:rPr>
          <w:lang w:val="es-CO"/>
        </w:rPr>
        <w:t>variables</w:t>
      </w:r>
      <w:r>
        <w:rPr>
          <w:spacing w:val="13"/>
          <w:lang w:val="es-CO"/>
        </w:rPr>
        <w:t xml:space="preserve"> </w:t>
      </w:r>
      <w:r>
        <w:rPr>
          <w:lang w:val="es-CO"/>
        </w:rPr>
        <w:t>predictoras</w:t>
      </w:r>
      <w:del w:id="67" w:author="Daniel Bertin Ugarte" w:date="2026-01-28T22:56:00Z" w16du:dateUtc="2026-01-29T01:56:00Z">
        <w:r w:rsidDel="001E540E">
          <w:rPr>
            <w:spacing w:val="13"/>
            <w:lang w:val="es-CO"/>
          </w:rPr>
          <w:delText xml:space="preserve"> </w:delText>
        </w:r>
        <w:r w:rsidDel="001E540E">
          <w:rPr>
            <w:lang w:val="es-CO"/>
          </w:rPr>
          <w:delText>de</w:delText>
        </w:r>
        <w:r w:rsidDel="001E540E">
          <w:rPr>
            <w:spacing w:val="13"/>
            <w:lang w:val="es-CO"/>
          </w:rPr>
          <w:delText xml:space="preserve"> </w:delText>
        </w:r>
        <w:r w:rsidDel="001E540E">
          <w:rPr>
            <w:spacing w:val="-5"/>
            <w:lang w:val="es-CO"/>
          </w:rPr>
          <w:delText xml:space="preserve">los </w:delText>
        </w:r>
        <w:r w:rsidDel="001E540E">
          <w:rPr>
            <w:lang w:val="es-CO"/>
          </w:rPr>
          <w:delText>movimientos</w:delText>
        </w:r>
        <w:r w:rsidDel="001E540E">
          <w:rPr>
            <w:spacing w:val="6"/>
            <w:lang w:val="es-CO"/>
          </w:rPr>
          <w:delText xml:space="preserve"> </w:delText>
        </w:r>
        <w:r w:rsidDel="001E540E">
          <w:rPr>
            <w:lang w:val="es-CO"/>
          </w:rPr>
          <w:delText>en</w:delText>
        </w:r>
        <w:r w:rsidDel="001E540E">
          <w:rPr>
            <w:spacing w:val="6"/>
            <w:lang w:val="es-CO"/>
          </w:rPr>
          <w:delText xml:space="preserve"> </w:delText>
        </w:r>
        <w:r w:rsidDel="001E540E">
          <w:rPr>
            <w:lang w:val="es-CO"/>
          </w:rPr>
          <w:delText>masa</w:delText>
        </w:r>
      </w:del>
      <w:r>
        <w:rPr>
          <w:lang w:val="es-CO"/>
        </w:rPr>
        <w:t>.</w:t>
      </w:r>
      <w:r>
        <w:rPr>
          <w:spacing w:val="15"/>
          <w:lang w:val="es-CO"/>
        </w:rPr>
        <w:t xml:space="preserve"> </w:t>
      </w:r>
      <w:r>
        <w:rPr>
          <w:lang w:val="es-CO"/>
        </w:rPr>
        <w:t>Estos</w:t>
      </w:r>
      <w:r>
        <w:rPr>
          <w:spacing w:val="6"/>
          <w:lang w:val="es-CO"/>
        </w:rPr>
        <w:t xml:space="preserve"> </w:t>
      </w:r>
      <w:r>
        <w:rPr>
          <w:lang w:val="es-CO"/>
        </w:rPr>
        <w:t>modelos</w:t>
      </w:r>
      <w:r>
        <w:rPr>
          <w:spacing w:val="6"/>
          <w:lang w:val="es-CO"/>
        </w:rPr>
        <w:t xml:space="preserve"> </w:t>
      </w:r>
      <w:r>
        <w:rPr>
          <w:lang w:val="es-CO"/>
        </w:rPr>
        <w:lastRenderedPageBreak/>
        <w:t>también</w:t>
      </w:r>
      <w:r>
        <w:rPr>
          <w:spacing w:val="6"/>
          <w:lang w:val="es-CO"/>
        </w:rPr>
        <w:t xml:space="preserve"> </w:t>
      </w:r>
      <w:r>
        <w:rPr>
          <w:lang w:val="es-CO"/>
        </w:rPr>
        <w:t>permiten</w:t>
      </w:r>
      <w:r>
        <w:rPr>
          <w:spacing w:val="6"/>
          <w:lang w:val="es-CO"/>
        </w:rPr>
        <w:t xml:space="preserve"> </w:t>
      </w:r>
      <w:r>
        <w:rPr>
          <w:lang w:val="es-CO"/>
        </w:rPr>
        <w:t>considerar</w:t>
      </w:r>
      <w:r>
        <w:rPr>
          <w:spacing w:val="6"/>
          <w:lang w:val="es-CO"/>
        </w:rPr>
        <w:t xml:space="preserve"> </w:t>
      </w:r>
      <w:r>
        <w:rPr>
          <w:lang w:val="es-CO"/>
        </w:rPr>
        <w:t>distintos</w:t>
      </w:r>
      <w:r>
        <w:rPr>
          <w:spacing w:val="6"/>
          <w:lang w:val="es-CO"/>
        </w:rPr>
        <w:t xml:space="preserve"> </w:t>
      </w:r>
      <w:r>
        <w:rPr>
          <w:lang w:val="es-CO"/>
        </w:rPr>
        <w:t>niveles</w:t>
      </w:r>
      <w:r>
        <w:rPr>
          <w:spacing w:val="6"/>
          <w:lang w:val="es-CO"/>
        </w:rPr>
        <w:t xml:space="preserve"> </w:t>
      </w:r>
      <w:r>
        <w:rPr>
          <w:lang w:val="es-CO"/>
        </w:rPr>
        <w:t>de</w:t>
      </w:r>
      <w:r>
        <w:rPr>
          <w:spacing w:val="6"/>
          <w:lang w:val="es-CO"/>
        </w:rPr>
        <w:t xml:space="preserve"> </w:t>
      </w:r>
      <w:r>
        <w:rPr>
          <w:spacing w:val="-2"/>
          <w:lang w:val="es-CO"/>
        </w:rPr>
        <w:t xml:space="preserve">agrupación, </w:t>
      </w:r>
      <w:r>
        <w:rPr>
          <w:lang w:val="es-CO"/>
        </w:rPr>
        <w:t>como</w:t>
      </w:r>
      <w:r>
        <w:rPr>
          <w:spacing w:val="26"/>
          <w:lang w:val="es-CO"/>
        </w:rPr>
        <w:t xml:space="preserve"> </w:t>
      </w:r>
      <w:r>
        <w:rPr>
          <w:lang w:val="es-CO"/>
        </w:rPr>
        <w:t>cuencas/subcuencas,</w:t>
      </w:r>
      <w:r>
        <w:rPr>
          <w:spacing w:val="31"/>
          <w:lang w:val="es-CO"/>
        </w:rPr>
        <w:t xml:space="preserve"> </w:t>
      </w:r>
      <w:r>
        <w:rPr>
          <w:lang w:val="es-CO"/>
        </w:rPr>
        <w:t>ciudad/barrio,</w:t>
      </w:r>
      <w:ins w:id="68" w:author="Daniel Bertin Ugarte" w:date="2026-01-28T22:57:00Z" w16du:dateUtc="2026-01-29T01:57:00Z">
        <w:r w:rsidR="001E540E">
          <w:rPr>
            <w:lang w:val="es-CO"/>
          </w:rPr>
          <w:t xml:space="preserve"> etc.,</w:t>
        </w:r>
      </w:ins>
      <w:r>
        <w:rPr>
          <w:spacing w:val="32"/>
          <w:lang w:val="es-CO"/>
        </w:rPr>
        <w:t xml:space="preserve"> </w:t>
      </w:r>
      <w:r>
        <w:rPr>
          <w:lang w:val="es-CO"/>
        </w:rPr>
        <w:t>proporcionando</w:t>
      </w:r>
      <w:r>
        <w:rPr>
          <w:spacing w:val="26"/>
          <w:lang w:val="es-CO"/>
        </w:rPr>
        <w:t xml:space="preserve"> </w:t>
      </w:r>
      <w:r>
        <w:rPr>
          <w:lang w:val="es-CO"/>
        </w:rPr>
        <w:t>una</w:t>
      </w:r>
      <w:r>
        <w:rPr>
          <w:spacing w:val="28"/>
          <w:lang w:val="es-CO"/>
        </w:rPr>
        <w:t xml:space="preserve"> </w:t>
      </w:r>
      <w:r>
        <w:rPr>
          <w:lang w:val="es-CO"/>
        </w:rPr>
        <w:t>representación</w:t>
      </w:r>
      <w:r>
        <w:rPr>
          <w:spacing w:val="27"/>
          <w:lang w:val="es-CO"/>
        </w:rPr>
        <w:t xml:space="preserve"> </w:t>
      </w:r>
      <w:r>
        <w:rPr>
          <w:lang w:val="es-CO"/>
        </w:rPr>
        <w:t>más</w:t>
      </w:r>
      <w:r>
        <w:rPr>
          <w:spacing w:val="26"/>
          <w:lang w:val="es-CO"/>
        </w:rPr>
        <w:t xml:space="preserve"> </w:t>
      </w:r>
      <w:r>
        <w:rPr>
          <w:lang w:val="es-CO"/>
        </w:rPr>
        <w:t>detallada</w:t>
      </w:r>
      <w:r>
        <w:rPr>
          <w:spacing w:val="28"/>
          <w:lang w:val="es-CO"/>
        </w:rPr>
        <w:t xml:space="preserve"> </w:t>
      </w:r>
      <w:r>
        <w:rPr>
          <w:lang w:val="es-CO"/>
        </w:rPr>
        <w:t>de</w:t>
      </w:r>
      <w:r>
        <w:rPr>
          <w:spacing w:val="27"/>
          <w:lang w:val="es-CO"/>
        </w:rPr>
        <w:t xml:space="preserve"> </w:t>
      </w:r>
      <w:r>
        <w:rPr>
          <w:spacing w:val="-5"/>
          <w:lang w:val="es-CO"/>
        </w:rPr>
        <w:t xml:space="preserve">la </w:t>
      </w:r>
      <w:r>
        <w:rPr>
          <w:lang w:val="es-CO"/>
        </w:rPr>
        <w:t>estructura</w:t>
      </w:r>
      <w:r>
        <w:rPr>
          <w:spacing w:val="7"/>
          <w:lang w:val="es-CO"/>
        </w:rPr>
        <w:t xml:space="preserve"> </w:t>
      </w:r>
      <w:r>
        <w:rPr>
          <w:lang w:val="es-CO"/>
        </w:rPr>
        <w:t>espacial</w:t>
      </w:r>
      <w:r>
        <w:rPr>
          <w:spacing w:val="8"/>
          <w:lang w:val="es-CO"/>
        </w:rPr>
        <w:t xml:space="preserve"> </w:t>
      </w:r>
      <w:r>
        <w:rPr>
          <w:lang w:val="es-CO"/>
        </w:rPr>
        <w:t>de</w:t>
      </w:r>
      <w:r>
        <w:rPr>
          <w:spacing w:val="8"/>
          <w:lang w:val="es-CO"/>
        </w:rPr>
        <w:t xml:space="preserve"> </w:t>
      </w:r>
      <w:r>
        <w:rPr>
          <w:lang w:val="es-CO"/>
        </w:rPr>
        <w:t>los</w:t>
      </w:r>
      <w:r>
        <w:rPr>
          <w:spacing w:val="7"/>
          <w:lang w:val="es-CO"/>
        </w:rPr>
        <w:t xml:space="preserve"> </w:t>
      </w:r>
      <w:r>
        <w:rPr>
          <w:spacing w:val="-2"/>
          <w:lang w:val="es-CO"/>
        </w:rPr>
        <w:t>datos.</w:t>
      </w:r>
      <w:r>
        <w:rPr>
          <w:lang w:val="es-CO"/>
        </w:rPr>
        <w:tab/>
      </w:r>
    </w:p>
    <w:p w14:paraId="3E85FB5F" w14:textId="598F76E0" w:rsidR="00D05FC9" w:rsidRPr="00CC34F8" w:rsidRDefault="00510033">
      <w:pPr>
        <w:pStyle w:val="Ttulo1"/>
        <w:tabs>
          <w:tab w:val="left" w:pos="8463"/>
        </w:tabs>
        <w:spacing w:before="141"/>
        <w:jc w:val="both"/>
        <w:rPr>
          <w:lang w:val="es-CL"/>
        </w:rPr>
      </w:pPr>
      <w:r>
        <w:rPr>
          <w:lang w:val="es-CO"/>
        </w:rPr>
        <w:t>En</w:t>
      </w:r>
      <w:r>
        <w:rPr>
          <w:spacing w:val="13"/>
          <w:lang w:val="es-CO"/>
        </w:rPr>
        <w:t xml:space="preserve"> </w:t>
      </w:r>
      <w:r>
        <w:rPr>
          <w:lang w:val="es-CO"/>
        </w:rPr>
        <w:t>este</w:t>
      </w:r>
      <w:r>
        <w:rPr>
          <w:spacing w:val="14"/>
          <w:lang w:val="es-CO"/>
        </w:rPr>
        <w:t xml:space="preserve"> </w:t>
      </w:r>
      <w:r>
        <w:rPr>
          <w:lang w:val="es-CO"/>
        </w:rPr>
        <w:t>trabajo</w:t>
      </w:r>
      <w:r>
        <w:rPr>
          <w:spacing w:val="14"/>
          <w:lang w:val="es-CO"/>
        </w:rPr>
        <w:t xml:space="preserve"> </w:t>
      </w:r>
      <w:r>
        <w:rPr>
          <w:lang w:val="es-CO"/>
        </w:rPr>
        <w:t>se</w:t>
      </w:r>
      <w:r>
        <w:rPr>
          <w:spacing w:val="13"/>
          <w:lang w:val="es-CO"/>
        </w:rPr>
        <w:t xml:space="preserve"> </w:t>
      </w:r>
      <w:r>
        <w:rPr>
          <w:lang w:val="es-CO"/>
        </w:rPr>
        <w:t>presenta</w:t>
      </w:r>
      <w:r>
        <w:rPr>
          <w:spacing w:val="14"/>
          <w:lang w:val="es-CO"/>
        </w:rPr>
        <w:t xml:space="preserve"> </w:t>
      </w:r>
      <w:r>
        <w:rPr>
          <w:lang w:val="es-CO"/>
        </w:rPr>
        <w:t>la</w:t>
      </w:r>
      <w:r>
        <w:rPr>
          <w:spacing w:val="14"/>
          <w:lang w:val="es-CO"/>
        </w:rPr>
        <w:t xml:space="preserve"> </w:t>
      </w:r>
      <w:r>
        <w:rPr>
          <w:lang w:val="es-CO"/>
        </w:rPr>
        <w:t>aplicación</w:t>
      </w:r>
      <w:r>
        <w:rPr>
          <w:spacing w:val="13"/>
          <w:lang w:val="es-CO"/>
        </w:rPr>
        <w:t xml:space="preserve"> </w:t>
      </w:r>
      <w:r>
        <w:rPr>
          <w:lang w:val="es-CO"/>
        </w:rPr>
        <w:t>de</w:t>
      </w:r>
      <w:r>
        <w:rPr>
          <w:spacing w:val="14"/>
          <w:lang w:val="es-CO"/>
        </w:rPr>
        <w:t xml:space="preserve"> </w:t>
      </w:r>
      <w:r>
        <w:rPr>
          <w:lang w:val="es-CO"/>
        </w:rPr>
        <w:t>un</w:t>
      </w:r>
      <w:r>
        <w:rPr>
          <w:spacing w:val="14"/>
          <w:lang w:val="es-CO"/>
        </w:rPr>
        <w:t xml:space="preserve"> </w:t>
      </w:r>
      <w:r>
        <w:rPr>
          <w:lang w:val="es-CO"/>
        </w:rPr>
        <w:t>modelo</w:t>
      </w:r>
      <w:r>
        <w:rPr>
          <w:spacing w:val="13"/>
          <w:lang w:val="es-CO"/>
        </w:rPr>
        <w:t xml:space="preserve"> </w:t>
      </w:r>
      <w:r>
        <w:rPr>
          <w:lang w:val="es-CO"/>
        </w:rPr>
        <w:t>multinivel</w:t>
      </w:r>
      <w:r>
        <w:rPr>
          <w:spacing w:val="14"/>
          <w:lang w:val="es-CO"/>
        </w:rPr>
        <w:t xml:space="preserve"> </w:t>
      </w:r>
      <w:r>
        <w:rPr>
          <w:lang w:val="es-CO"/>
        </w:rPr>
        <w:t>para</w:t>
      </w:r>
      <w:r>
        <w:rPr>
          <w:spacing w:val="14"/>
          <w:lang w:val="es-CO"/>
        </w:rPr>
        <w:t xml:space="preserve"> </w:t>
      </w:r>
      <w:r>
        <w:rPr>
          <w:lang w:val="es-CO"/>
        </w:rPr>
        <w:t>la</w:t>
      </w:r>
      <w:r>
        <w:rPr>
          <w:spacing w:val="13"/>
          <w:lang w:val="es-CO"/>
        </w:rPr>
        <w:t xml:space="preserve"> </w:t>
      </w:r>
      <w:r>
        <w:rPr>
          <w:lang w:val="es-CO"/>
        </w:rPr>
        <w:t>evaluación</w:t>
      </w:r>
      <w:r>
        <w:rPr>
          <w:spacing w:val="14"/>
          <w:lang w:val="es-CO"/>
        </w:rPr>
        <w:t xml:space="preserve"> </w:t>
      </w:r>
      <w:r>
        <w:rPr>
          <w:lang w:val="es-CO"/>
        </w:rPr>
        <w:t>de</w:t>
      </w:r>
      <w:r>
        <w:rPr>
          <w:spacing w:val="14"/>
          <w:lang w:val="es-CO"/>
        </w:rPr>
        <w:t xml:space="preserve"> </w:t>
      </w:r>
      <w:r>
        <w:rPr>
          <w:lang w:val="es-CO"/>
        </w:rPr>
        <w:t>la</w:t>
      </w:r>
      <w:r>
        <w:rPr>
          <w:spacing w:val="13"/>
          <w:lang w:val="es-CO"/>
        </w:rPr>
        <w:t xml:space="preserve"> </w:t>
      </w:r>
      <w:r>
        <w:rPr>
          <w:spacing w:val="-2"/>
          <w:lang w:val="es-CO"/>
        </w:rPr>
        <w:t>suscep</w:t>
      </w:r>
      <w:r>
        <w:rPr>
          <w:lang w:val="es-CO"/>
        </w:rPr>
        <w:t>tibilidad</w:t>
      </w:r>
      <w:r>
        <w:rPr>
          <w:spacing w:val="7"/>
          <w:lang w:val="es-CO"/>
        </w:rPr>
        <w:t xml:space="preserve"> </w:t>
      </w:r>
      <w:r>
        <w:rPr>
          <w:lang w:val="es-CO"/>
        </w:rPr>
        <w:t>por</w:t>
      </w:r>
      <w:r>
        <w:rPr>
          <w:spacing w:val="7"/>
          <w:lang w:val="es-CO"/>
        </w:rPr>
        <w:t xml:space="preserve"> </w:t>
      </w:r>
      <w:r>
        <w:rPr>
          <w:lang w:val="es-CO"/>
        </w:rPr>
        <w:t>movimientos</w:t>
      </w:r>
      <w:r>
        <w:rPr>
          <w:spacing w:val="7"/>
          <w:lang w:val="es-CO"/>
        </w:rPr>
        <w:t xml:space="preserve"> </w:t>
      </w:r>
      <w:r>
        <w:rPr>
          <w:lang w:val="es-CO"/>
        </w:rPr>
        <w:t>en</w:t>
      </w:r>
      <w:r>
        <w:rPr>
          <w:spacing w:val="8"/>
          <w:lang w:val="es-CO"/>
        </w:rPr>
        <w:t xml:space="preserve"> </w:t>
      </w:r>
      <w:r>
        <w:rPr>
          <w:lang w:val="es-CO"/>
        </w:rPr>
        <w:t>masa</w:t>
      </w:r>
      <w:r>
        <w:rPr>
          <w:spacing w:val="7"/>
          <w:lang w:val="es-CO"/>
        </w:rPr>
        <w:t xml:space="preserve"> </w:t>
      </w:r>
      <w:r>
        <w:rPr>
          <w:lang w:val="es-CO"/>
        </w:rPr>
        <w:t>a</w:t>
      </w:r>
      <w:r>
        <w:rPr>
          <w:spacing w:val="7"/>
          <w:lang w:val="es-CO"/>
        </w:rPr>
        <w:t xml:space="preserve"> </w:t>
      </w:r>
      <w:r>
        <w:rPr>
          <w:lang w:val="es-CO"/>
        </w:rPr>
        <w:t>escala</w:t>
      </w:r>
      <w:r>
        <w:rPr>
          <w:spacing w:val="7"/>
          <w:lang w:val="es-CO"/>
        </w:rPr>
        <w:t xml:space="preserve"> </w:t>
      </w:r>
      <w:r>
        <w:rPr>
          <w:lang w:val="es-CO"/>
        </w:rPr>
        <w:t>de</w:t>
      </w:r>
      <w:r>
        <w:rPr>
          <w:spacing w:val="8"/>
          <w:lang w:val="es-CO"/>
        </w:rPr>
        <w:t xml:space="preserve"> </w:t>
      </w:r>
      <w:r>
        <w:rPr>
          <w:lang w:val="es-CO"/>
        </w:rPr>
        <w:t>subcuenca</w:t>
      </w:r>
      <w:r>
        <w:rPr>
          <w:spacing w:val="7"/>
          <w:lang w:val="es-CO"/>
        </w:rPr>
        <w:t xml:space="preserve"> </w:t>
      </w:r>
      <w:r>
        <w:rPr>
          <w:lang w:val="es-CO"/>
        </w:rPr>
        <w:t>en</w:t>
      </w:r>
      <w:r>
        <w:rPr>
          <w:spacing w:val="7"/>
          <w:lang w:val="es-CO"/>
        </w:rPr>
        <w:t xml:space="preserve"> </w:t>
      </w:r>
      <w:r>
        <w:rPr>
          <w:lang w:val="es-CO"/>
        </w:rPr>
        <w:t>los</w:t>
      </w:r>
      <w:r>
        <w:rPr>
          <w:spacing w:val="8"/>
          <w:lang w:val="es-CO"/>
        </w:rPr>
        <w:t xml:space="preserve"> </w:t>
      </w:r>
      <w:r>
        <w:rPr>
          <w:lang w:val="es-CO"/>
        </w:rPr>
        <w:t>Andes</w:t>
      </w:r>
      <w:r>
        <w:rPr>
          <w:spacing w:val="7"/>
          <w:lang w:val="es-CO"/>
        </w:rPr>
        <w:t xml:space="preserve"> </w:t>
      </w:r>
      <w:r>
        <w:rPr>
          <w:lang w:val="es-CO"/>
        </w:rPr>
        <w:t>colombianos,</w:t>
      </w:r>
      <w:r>
        <w:rPr>
          <w:spacing w:val="9"/>
          <w:lang w:val="es-CO"/>
        </w:rPr>
        <w:t xml:space="preserve"> </w:t>
      </w:r>
      <w:r>
        <w:rPr>
          <w:spacing w:val="-2"/>
          <w:lang w:val="es-CO"/>
        </w:rPr>
        <w:t xml:space="preserve">utilizando </w:t>
      </w:r>
      <w:r>
        <w:rPr>
          <w:lang w:val="es-CO"/>
        </w:rPr>
        <w:t>como</w:t>
      </w:r>
      <w:r>
        <w:rPr>
          <w:spacing w:val="6"/>
          <w:lang w:val="es-CO"/>
        </w:rPr>
        <w:t xml:space="preserve"> </w:t>
      </w:r>
      <w:r>
        <w:rPr>
          <w:lang w:val="es-CO"/>
        </w:rPr>
        <w:t>grupos</w:t>
      </w:r>
      <w:r>
        <w:rPr>
          <w:spacing w:val="6"/>
          <w:lang w:val="es-CO"/>
        </w:rPr>
        <w:t xml:space="preserve"> </w:t>
      </w:r>
      <w:r>
        <w:rPr>
          <w:lang w:val="es-CO"/>
        </w:rPr>
        <w:t>homogéneos</w:t>
      </w:r>
      <w:r>
        <w:rPr>
          <w:spacing w:val="6"/>
          <w:lang w:val="es-CO"/>
        </w:rPr>
        <w:t xml:space="preserve"> </w:t>
      </w:r>
      <w:r>
        <w:rPr>
          <w:lang w:val="es-CO"/>
        </w:rPr>
        <w:t>las</w:t>
      </w:r>
      <w:r>
        <w:rPr>
          <w:spacing w:val="7"/>
          <w:lang w:val="es-CO"/>
        </w:rPr>
        <w:t xml:space="preserve"> </w:t>
      </w:r>
      <w:r>
        <w:rPr>
          <w:lang w:val="es-CO"/>
        </w:rPr>
        <w:t>cuencas</w:t>
      </w:r>
      <w:r>
        <w:rPr>
          <w:spacing w:val="6"/>
          <w:lang w:val="es-CO"/>
        </w:rPr>
        <w:t xml:space="preserve"> </w:t>
      </w:r>
      <w:r>
        <w:rPr>
          <w:lang w:val="es-CO"/>
        </w:rPr>
        <w:t>hidrográficas</w:t>
      </w:r>
      <w:r>
        <w:rPr>
          <w:spacing w:val="6"/>
          <w:lang w:val="es-CO"/>
        </w:rPr>
        <w:t xml:space="preserve"> </w:t>
      </w:r>
      <w:r>
        <w:rPr>
          <w:lang w:val="es-CO"/>
        </w:rPr>
        <w:t>del</w:t>
      </w:r>
      <w:r>
        <w:rPr>
          <w:spacing w:val="7"/>
          <w:lang w:val="es-CO"/>
        </w:rPr>
        <w:t xml:space="preserve"> </w:t>
      </w:r>
      <w:r>
        <w:rPr>
          <w:lang w:val="es-CO"/>
        </w:rPr>
        <w:t>Atrato,</w:t>
      </w:r>
      <w:r>
        <w:rPr>
          <w:spacing w:val="7"/>
          <w:lang w:val="es-CO"/>
        </w:rPr>
        <w:t xml:space="preserve"> </w:t>
      </w:r>
      <w:r>
        <w:rPr>
          <w:lang w:val="es-CO"/>
        </w:rPr>
        <w:t>Cauca</w:t>
      </w:r>
      <w:r>
        <w:rPr>
          <w:spacing w:val="6"/>
          <w:lang w:val="es-CO"/>
        </w:rPr>
        <w:t xml:space="preserve"> </w:t>
      </w:r>
      <w:r>
        <w:rPr>
          <w:lang w:val="es-CO"/>
        </w:rPr>
        <w:t>y</w:t>
      </w:r>
      <w:r>
        <w:rPr>
          <w:spacing w:val="6"/>
          <w:lang w:val="es-CO"/>
        </w:rPr>
        <w:t xml:space="preserve"> </w:t>
      </w:r>
      <w:r>
        <w:rPr>
          <w:lang w:val="es-CO"/>
        </w:rPr>
        <w:t>Magdalena.</w:t>
      </w:r>
      <w:r>
        <w:rPr>
          <w:spacing w:val="27"/>
          <w:lang w:val="es-CO"/>
        </w:rPr>
        <w:t xml:space="preserve"> </w:t>
      </w:r>
      <w:r>
        <w:rPr>
          <w:lang w:val="es-CO"/>
        </w:rPr>
        <w:t>El</w:t>
      </w:r>
      <w:r>
        <w:rPr>
          <w:spacing w:val="7"/>
          <w:lang w:val="es-CO"/>
        </w:rPr>
        <w:t xml:space="preserve"> </w:t>
      </w:r>
      <w:r>
        <w:rPr>
          <w:lang w:val="es-CO"/>
        </w:rPr>
        <w:t>objetivo</w:t>
      </w:r>
      <w:r>
        <w:rPr>
          <w:spacing w:val="6"/>
          <w:lang w:val="es-CO"/>
        </w:rPr>
        <w:t xml:space="preserve"> </w:t>
      </w:r>
      <w:r>
        <w:rPr>
          <w:spacing w:val="-5"/>
          <w:lang w:val="es-CO"/>
        </w:rPr>
        <w:t xml:space="preserve">es </w:t>
      </w:r>
      <w:r>
        <w:rPr>
          <w:lang w:val="es-CO"/>
        </w:rPr>
        <w:t>presentar</w:t>
      </w:r>
      <w:r>
        <w:rPr>
          <w:spacing w:val="14"/>
          <w:lang w:val="es-CO"/>
        </w:rPr>
        <w:t xml:space="preserve"> </w:t>
      </w:r>
      <w:r>
        <w:rPr>
          <w:lang w:val="es-CO"/>
        </w:rPr>
        <w:t>cómo</w:t>
      </w:r>
      <w:r>
        <w:rPr>
          <w:spacing w:val="15"/>
          <w:lang w:val="es-CO"/>
        </w:rPr>
        <w:t xml:space="preserve"> </w:t>
      </w:r>
      <w:r>
        <w:rPr>
          <w:lang w:val="es-CO"/>
        </w:rPr>
        <w:t>los</w:t>
      </w:r>
      <w:r>
        <w:rPr>
          <w:spacing w:val="15"/>
          <w:lang w:val="es-CO"/>
        </w:rPr>
        <w:t xml:space="preserve"> </w:t>
      </w:r>
      <w:r>
        <w:rPr>
          <w:lang w:val="es-CO"/>
        </w:rPr>
        <w:t>modelos</w:t>
      </w:r>
      <w:r>
        <w:rPr>
          <w:spacing w:val="15"/>
          <w:lang w:val="es-CO"/>
        </w:rPr>
        <w:t xml:space="preserve"> </w:t>
      </w:r>
      <w:r>
        <w:rPr>
          <w:lang w:val="es-CO"/>
        </w:rPr>
        <w:t>multiniveles</w:t>
      </w:r>
      <w:r>
        <w:rPr>
          <w:spacing w:val="15"/>
          <w:lang w:val="es-CO"/>
        </w:rPr>
        <w:t xml:space="preserve"> </w:t>
      </w:r>
      <w:r>
        <w:rPr>
          <w:lang w:val="es-CO"/>
        </w:rPr>
        <w:t>permiten</w:t>
      </w:r>
      <w:r>
        <w:rPr>
          <w:spacing w:val="13"/>
          <w:lang w:val="es-CO"/>
        </w:rPr>
        <w:t xml:space="preserve"> </w:t>
      </w:r>
      <w:r>
        <w:rPr>
          <w:lang w:val="es-CO"/>
        </w:rPr>
        <w:t>una</w:t>
      </w:r>
      <w:r>
        <w:rPr>
          <w:spacing w:val="15"/>
          <w:lang w:val="es-CO"/>
        </w:rPr>
        <w:t xml:space="preserve"> </w:t>
      </w:r>
      <w:r>
        <w:rPr>
          <w:lang w:val="es-CO"/>
        </w:rPr>
        <w:t>mejor</w:t>
      </w:r>
      <w:r>
        <w:rPr>
          <w:spacing w:val="15"/>
          <w:lang w:val="es-CO"/>
        </w:rPr>
        <w:t xml:space="preserve"> </w:t>
      </w:r>
      <w:r>
        <w:rPr>
          <w:lang w:val="es-CO"/>
        </w:rPr>
        <w:t>representación</w:t>
      </w:r>
      <w:r>
        <w:rPr>
          <w:spacing w:val="15"/>
          <w:lang w:val="es-CO"/>
        </w:rPr>
        <w:t xml:space="preserve"> </w:t>
      </w:r>
      <w:r>
        <w:rPr>
          <w:lang w:val="es-CO"/>
        </w:rPr>
        <w:t>de</w:t>
      </w:r>
      <w:r>
        <w:rPr>
          <w:spacing w:val="15"/>
          <w:lang w:val="es-CO"/>
        </w:rPr>
        <w:t xml:space="preserve"> </w:t>
      </w:r>
      <w:r>
        <w:rPr>
          <w:lang w:val="es-CO"/>
        </w:rPr>
        <w:t>la</w:t>
      </w:r>
      <w:r>
        <w:rPr>
          <w:spacing w:val="15"/>
          <w:lang w:val="es-CO"/>
        </w:rPr>
        <w:t xml:space="preserve"> </w:t>
      </w:r>
      <w:r>
        <w:rPr>
          <w:spacing w:val="-2"/>
          <w:lang w:val="es-CO"/>
        </w:rPr>
        <w:t xml:space="preserve">heterogeneidad </w:t>
      </w:r>
      <w:r>
        <w:rPr>
          <w:lang w:val="es-CO"/>
        </w:rPr>
        <w:t>espacial,</w:t>
      </w:r>
      <w:r>
        <w:rPr>
          <w:spacing w:val="5"/>
          <w:lang w:val="es-CO"/>
        </w:rPr>
        <w:t xml:space="preserve"> </w:t>
      </w:r>
      <w:r>
        <w:rPr>
          <w:lang w:val="es-CO"/>
        </w:rPr>
        <w:t>facilitando</w:t>
      </w:r>
      <w:r>
        <w:rPr>
          <w:spacing w:val="3"/>
          <w:lang w:val="es-CO"/>
        </w:rPr>
        <w:t xml:space="preserve"> </w:t>
      </w:r>
      <w:r>
        <w:rPr>
          <w:lang w:val="es-CO"/>
        </w:rPr>
        <w:t>la</w:t>
      </w:r>
      <w:r>
        <w:rPr>
          <w:spacing w:val="4"/>
          <w:lang w:val="es-CO"/>
        </w:rPr>
        <w:t xml:space="preserve"> </w:t>
      </w:r>
      <w:r>
        <w:rPr>
          <w:lang w:val="es-CO"/>
        </w:rPr>
        <w:t>incorporación</w:t>
      </w:r>
      <w:r>
        <w:rPr>
          <w:spacing w:val="4"/>
          <w:lang w:val="es-CO"/>
        </w:rPr>
        <w:t xml:space="preserve"> </w:t>
      </w:r>
      <w:r>
        <w:rPr>
          <w:lang w:val="es-CO"/>
        </w:rPr>
        <w:t>de</w:t>
      </w:r>
      <w:r>
        <w:rPr>
          <w:spacing w:val="4"/>
          <w:lang w:val="es-CO"/>
        </w:rPr>
        <w:t xml:space="preserve"> </w:t>
      </w:r>
      <w:r>
        <w:rPr>
          <w:lang w:val="es-CO"/>
        </w:rPr>
        <w:t>las</w:t>
      </w:r>
      <w:r>
        <w:rPr>
          <w:spacing w:val="4"/>
          <w:lang w:val="es-CO"/>
        </w:rPr>
        <w:t xml:space="preserve"> </w:t>
      </w:r>
      <w:r>
        <w:rPr>
          <w:lang w:val="es-CO"/>
        </w:rPr>
        <w:t>variaciones</w:t>
      </w:r>
      <w:r>
        <w:rPr>
          <w:spacing w:val="4"/>
          <w:lang w:val="es-CO"/>
        </w:rPr>
        <w:t xml:space="preserve"> </w:t>
      </w:r>
      <w:r>
        <w:rPr>
          <w:lang w:val="es-CO"/>
        </w:rPr>
        <w:t>en</w:t>
      </w:r>
      <w:r>
        <w:rPr>
          <w:spacing w:val="5"/>
          <w:lang w:val="es-CO"/>
        </w:rPr>
        <w:t xml:space="preserve"> </w:t>
      </w:r>
      <w:r>
        <w:rPr>
          <w:lang w:val="es-CO"/>
        </w:rPr>
        <w:t>la</w:t>
      </w:r>
      <w:r>
        <w:rPr>
          <w:spacing w:val="4"/>
          <w:lang w:val="es-CO"/>
        </w:rPr>
        <w:t xml:space="preserve"> </w:t>
      </w:r>
      <w:r>
        <w:rPr>
          <w:lang w:val="es-CO"/>
        </w:rPr>
        <w:t>influencia</w:t>
      </w:r>
      <w:r>
        <w:rPr>
          <w:spacing w:val="4"/>
          <w:lang w:val="es-CO"/>
        </w:rPr>
        <w:t xml:space="preserve"> </w:t>
      </w:r>
      <w:r>
        <w:rPr>
          <w:lang w:val="es-CO"/>
        </w:rPr>
        <w:t>de</w:t>
      </w:r>
      <w:r>
        <w:rPr>
          <w:spacing w:val="4"/>
          <w:lang w:val="es-CO"/>
        </w:rPr>
        <w:t xml:space="preserve"> </w:t>
      </w:r>
      <w:r>
        <w:rPr>
          <w:lang w:val="es-CO"/>
        </w:rPr>
        <w:t>las</w:t>
      </w:r>
      <w:r>
        <w:rPr>
          <w:spacing w:val="4"/>
          <w:lang w:val="es-CO"/>
        </w:rPr>
        <w:t xml:space="preserve"> </w:t>
      </w:r>
      <w:r>
        <w:rPr>
          <w:lang w:val="es-CO"/>
        </w:rPr>
        <w:t>variables</w:t>
      </w:r>
      <w:r>
        <w:rPr>
          <w:spacing w:val="4"/>
          <w:lang w:val="es-CO"/>
        </w:rPr>
        <w:t xml:space="preserve"> </w:t>
      </w:r>
      <w:r>
        <w:rPr>
          <w:spacing w:val="-2"/>
          <w:lang w:val="es-CO"/>
        </w:rPr>
        <w:t xml:space="preserve">predictoras </w:t>
      </w:r>
      <w:r>
        <w:rPr>
          <w:lang w:val="es-CO"/>
        </w:rPr>
        <w:t>a</w:t>
      </w:r>
      <w:r>
        <w:rPr>
          <w:spacing w:val="14"/>
          <w:lang w:val="es-CO"/>
        </w:rPr>
        <w:t xml:space="preserve"> </w:t>
      </w:r>
      <w:r>
        <w:rPr>
          <w:lang w:val="es-CO"/>
        </w:rPr>
        <w:t>lo</w:t>
      </w:r>
      <w:r>
        <w:rPr>
          <w:spacing w:val="17"/>
          <w:lang w:val="es-CO"/>
        </w:rPr>
        <w:t xml:space="preserve"> </w:t>
      </w:r>
      <w:r>
        <w:rPr>
          <w:lang w:val="es-CO"/>
        </w:rPr>
        <w:t>largo</w:t>
      </w:r>
      <w:r>
        <w:rPr>
          <w:spacing w:val="16"/>
          <w:lang w:val="es-CO"/>
        </w:rPr>
        <w:t xml:space="preserve"> </w:t>
      </w:r>
      <w:r>
        <w:rPr>
          <w:lang w:val="es-CO"/>
        </w:rPr>
        <w:t>del</w:t>
      </w:r>
      <w:r>
        <w:rPr>
          <w:spacing w:val="17"/>
          <w:lang w:val="es-CO"/>
        </w:rPr>
        <w:t xml:space="preserve"> </w:t>
      </w:r>
      <w:r>
        <w:rPr>
          <w:lang w:val="es-CO"/>
        </w:rPr>
        <w:t>área</w:t>
      </w:r>
      <w:r>
        <w:rPr>
          <w:spacing w:val="17"/>
          <w:lang w:val="es-CO"/>
        </w:rPr>
        <w:t xml:space="preserve"> </w:t>
      </w:r>
      <w:r>
        <w:rPr>
          <w:lang w:val="es-CO"/>
        </w:rPr>
        <w:t>de</w:t>
      </w:r>
      <w:r>
        <w:rPr>
          <w:spacing w:val="16"/>
          <w:lang w:val="es-CO"/>
        </w:rPr>
        <w:t xml:space="preserve"> </w:t>
      </w:r>
      <w:r>
        <w:rPr>
          <w:lang w:val="es-CO"/>
        </w:rPr>
        <w:t>estudio.</w:t>
      </w:r>
      <w:r>
        <w:rPr>
          <w:spacing w:val="54"/>
          <w:lang w:val="es-CO"/>
        </w:rPr>
        <w:t xml:space="preserve"> </w:t>
      </w:r>
      <w:r>
        <w:rPr>
          <w:lang w:val="es-CO"/>
        </w:rPr>
        <w:t>De</w:t>
      </w:r>
      <w:r>
        <w:rPr>
          <w:spacing w:val="17"/>
          <w:lang w:val="es-CO"/>
        </w:rPr>
        <w:t xml:space="preserve"> </w:t>
      </w:r>
      <w:r>
        <w:rPr>
          <w:lang w:val="es-CO"/>
        </w:rPr>
        <w:t>esta</w:t>
      </w:r>
      <w:r>
        <w:rPr>
          <w:spacing w:val="16"/>
          <w:lang w:val="es-CO"/>
        </w:rPr>
        <w:t xml:space="preserve"> </w:t>
      </w:r>
      <w:r>
        <w:rPr>
          <w:lang w:val="es-CO"/>
        </w:rPr>
        <w:t>manera,</w:t>
      </w:r>
      <w:r>
        <w:rPr>
          <w:spacing w:val="20"/>
          <w:lang w:val="es-CO"/>
        </w:rPr>
        <w:t xml:space="preserve"> </w:t>
      </w:r>
      <w:r>
        <w:rPr>
          <w:lang w:val="es-CO"/>
        </w:rPr>
        <w:t>se</w:t>
      </w:r>
      <w:r>
        <w:rPr>
          <w:spacing w:val="17"/>
          <w:lang w:val="es-CO"/>
        </w:rPr>
        <w:t xml:space="preserve"> </w:t>
      </w:r>
      <w:r>
        <w:rPr>
          <w:lang w:val="es-CO"/>
        </w:rPr>
        <w:t>espera</w:t>
      </w:r>
      <w:r>
        <w:rPr>
          <w:spacing w:val="17"/>
          <w:lang w:val="es-CO"/>
        </w:rPr>
        <w:t xml:space="preserve"> </w:t>
      </w:r>
      <w:r>
        <w:rPr>
          <w:lang w:val="es-CO"/>
        </w:rPr>
        <w:t>contribuir</w:t>
      </w:r>
      <w:r>
        <w:rPr>
          <w:spacing w:val="16"/>
          <w:lang w:val="es-CO"/>
        </w:rPr>
        <w:t xml:space="preserve"> </w:t>
      </w:r>
      <w:r>
        <w:rPr>
          <w:lang w:val="es-CO"/>
        </w:rPr>
        <w:t>al</w:t>
      </w:r>
      <w:r>
        <w:rPr>
          <w:spacing w:val="17"/>
          <w:lang w:val="es-CO"/>
        </w:rPr>
        <w:t xml:space="preserve"> </w:t>
      </w:r>
      <w:r>
        <w:rPr>
          <w:lang w:val="es-CO"/>
        </w:rPr>
        <w:t>desarrollo</w:t>
      </w:r>
      <w:r>
        <w:rPr>
          <w:spacing w:val="16"/>
          <w:lang w:val="es-CO"/>
        </w:rPr>
        <w:t xml:space="preserve"> </w:t>
      </w:r>
      <w:r>
        <w:rPr>
          <w:lang w:val="es-CO"/>
        </w:rPr>
        <w:t>de</w:t>
      </w:r>
      <w:r>
        <w:rPr>
          <w:spacing w:val="17"/>
          <w:lang w:val="es-CO"/>
        </w:rPr>
        <w:t xml:space="preserve"> </w:t>
      </w:r>
      <w:r>
        <w:rPr>
          <w:lang w:val="es-CO"/>
        </w:rPr>
        <w:t>métodos</w:t>
      </w:r>
      <w:r>
        <w:rPr>
          <w:spacing w:val="17"/>
          <w:lang w:val="es-CO"/>
        </w:rPr>
        <w:t xml:space="preserve"> </w:t>
      </w:r>
      <w:r>
        <w:rPr>
          <w:spacing w:val="-5"/>
          <w:lang w:val="es-CO"/>
        </w:rPr>
        <w:t xml:space="preserve">más </w:t>
      </w:r>
      <w:r>
        <w:rPr>
          <w:lang w:val="es-CO"/>
        </w:rPr>
        <w:t>precisos</w:t>
      </w:r>
      <w:r>
        <w:rPr>
          <w:spacing w:val="3"/>
          <w:lang w:val="es-CO"/>
        </w:rPr>
        <w:t xml:space="preserve"> </w:t>
      </w:r>
      <w:r>
        <w:rPr>
          <w:lang w:val="es-CO"/>
        </w:rPr>
        <w:t>y</w:t>
      </w:r>
      <w:r>
        <w:rPr>
          <w:spacing w:val="4"/>
          <w:lang w:val="es-CO"/>
        </w:rPr>
        <w:t xml:space="preserve"> </w:t>
      </w:r>
      <w:r>
        <w:rPr>
          <w:lang w:val="es-CO"/>
        </w:rPr>
        <w:t>efectivos</w:t>
      </w:r>
      <w:r>
        <w:rPr>
          <w:spacing w:val="4"/>
          <w:lang w:val="es-CO"/>
        </w:rPr>
        <w:t xml:space="preserve"> </w:t>
      </w:r>
      <w:r>
        <w:rPr>
          <w:lang w:val="es-CO"/>
        </w:rPr>
        <w:t>para</w:t>
      </w:r>
      <w:r>
        <w:rPr>
          <w:spacing w:val="4"/>
          <w:lang w:val="es-CO"/>
        </w:rPr>
        <w:t xml:space="preserve"> </w:t>
      </w:r>
      <w:r>
        <w:rPr>
          <w:lang w:val="es-CO"/>
        </w:rPr>
        <w:t>la</w:t>
      </w:r>
      <w:r>
        <w:rPr>
          <w:spacing w:val="4"/>
          <w:lang w:val="es-CO"/>
        </w:rPr>
        <w:t xml:space="preserve"> </w:t>
      </w:r>
      <w:r>
        <w:rPr>
          <w:lang w:val="es-CO"/>
        </w:rPr>
        <w:t>evaluación</w:t>
      </w:r>
      <w:r>
        <w:rPr>
          <w:spacing w:val="3"/>
          <w:lang w:val="es-CO"/>
        </w:rPr>
        <w:t xml:space="preserve"> </w:t>
      </w:r>
      <w:r>
        <w:rPr>
          <w:lang w:val="es-CO"/>
        </w:rPr>
        <w:t>de</w:t>
      </w:r>
      <w:r>
        <w:rPr>
          <w:spacing w:val="4"/>
          <w:lang w:val="es-CO"/>
        </w:rPr>
        <w:t xml:space="preserve"> </w:t>
      </w:r>
      <w:r>
        <w:rPr>
          <w:lang w:val="es-CO"/>
        </w:rPr>
        <w:t>la</w:t>
      </w:r>
      <w:r>
        <w:rPr>
          <w:spacing w:val="4"/>
          <w:lang w:val="es-CO"/>
        </w:rPr>
        <w:t xml:space="preserve"> </w:t>
      </w:r>
      <w:r>
        <w:rPr>
          <w:lang w:val="es-CO"/>
        </w:rPr>
        <w:t>susceptibilidad</w:t>
      </w:r>
      <w:r>
        <w:rPr>
          <w:spacing w:val="4"/>
          <w:lang w:val="es-CO"/>
        </w:rPr>
        <w:t xml:space="preserve"> </w:t>
      </w:r>
      <w:r>
        <w:rPr>
          <w:lang w:val="es-CO"/>
        </w:rPr>
        <w:t>por</w:t>
      </w:r>
      <w:r>
        <w:rPr>
          <w:spacing w:val="4"/>
          <w:lang w:val="es-CO"/>
        </w:rPr>
        <w:t xml:space="preserve"> </w:t>
      </w:r>
      <w:r>
        <w:rPr>
          <w:lang w:val="es-CO"/>
        </w:rPr>
        <w:t>fenómenos</w:t>
      </w:r>
      <w:r>
        <w:rPr>
          <w:spacing w:val="3"/>
          <w:lang w:val="es-CO"/>
        </w:rPr>
        <w:t xml:space="preserve"> </w:t>
      </w:r>
      <w:r>
        <w:rPr>
          <w:lang w:val="es-CO"/>
        </w:rPr>
        <w:t>geológicos</w:t>
      </w:r>
      <w:del w:id="69" w:author="Daniel Bertin Ugarte" w:date="2026-01-28T22:59:00Z" w16du:dateUtc="2026-01-29T01:59:00Z">
        <w:r w:rsidDel="001E540E">
          <w:rPr>
            <w:lang w:val="es-CO"/>
          </w:rPr>
          <w:delText>,</w:delText>
        </w:r>
        <w:r w:rsidDel="001E540E">
          <w:rPr>
            <w:spacing w:val="4"/>
            <w:lang w:val="es-CO"/>
          </w:rPr>
          <w:delText xml:space="preserve"> </w:delText>
        </w:r>
        <w:commentRangeStart w:id="70"/>
        <w:r w:rsidDel="001E540E">
          <w:rPr>
            <w:lang w:val="es-CO"/>
          </w:rPr>
          <w:delText>que</w:delText>
        </w:r>
        <w:r w:rsidDel="001E540E">
          <w:rPr>
            <w:spacing w:val="4"/>
            <w:lang w:val="es-CO"/>
          </w:rPr>
          <w:delText xml:space="preserve"> </w:delText>
        </w:r>
        <w:r w:rsidDel="001E540E">
          <w:rPr>
            <w:spacing w:val="-2"/>
            <w:lang w:val="es-CO"/>
          </w:rPr>
          <w:delText xml:space="preserve">puedan </w:delText>
        </w:r>
        <w:r w:rsidDel="001E540E">
          <w:rPr>
            <w:lang w:val="es-CO"/>
          </w:rPr>
          <w:delText>ser</w:delText>
        </w:r>
        <w:r w:rsidDel="001E540E">
          <w:rPr>
            <w:spacing w:val="3"/>
            <w:lang w:val="es-CO"/>
          </w:rPr>
          <w:delText xml:space="preserve"> </w:delText>
        </w:r>
        <w:r w:rsidDel="001E540E">
          <w:rPr>
            <w:lang w:val="es-CO"/>
          </w:rPr>
          <w:delText>aplicados</w:delText>
        </w:r>
        <w:r w:rsidDel="001E540E">
          <w:rPr>
            <w:spacing w:val="4"/>
            <w:lang w:val="es-CO"/>
          </w:rPr>
          <w:delText xml:space="preserve"> </w:delText>
        </w:r>
        <w:r w:rsidDel="001E540E">
          <w:rPr>
            <w:lang w:val="es-CO"/>
          </w:rPr>
          <w:delText>en</w:delText>
        </w:r>
        <w:r w:rsidDel="001E540E">
          <w:rPr>
            <w:spacing w:val="4"/>
            <w:lang w:val="es-CO"/>
          </w:rPr>
          <w:delText xml:space="preserve"> </w:delText>
        </w:r>
        <w:r w:rsidDel="001E540E">
          <w:rPr>
            <w:spacing w:val="-2"/>
            <w:lang w:val="es-CO"/>
          </w:rPr>
          <w:delText>Colombia</w:delText>
        </w:r>
      </w:del>
      <w:r>
        <w:rPr>
          <w:spacing w:val="-2"/>
          <w:lang w:val="es-CO"/>
        </w:rPr>
        <w:t>.</w:t>
      </w:r>
      <w:commentRangeEnd w:id="70"/>
      <w:r w:rsidR="001E540E" w:rsidRPr="00CC34F8">
        <w:rPr>
          <w:rStyle w:val="Refdecomentario"/>
          <w:sz w:val="20"/>
          <w:szCs w:val="20"/>
          <w:lang w:val="es-CL"/>
        </w:rPr>
        <w:commentReference w:id="70"/>
      </w:r>
    </w:p>
    <w:p w14:paraId="35093B76" w14:textId="4522B426" w:rsidR="00D05FC9" w:rsidRDefault="00510033">
      <w:pPr>
        <w:pStyle w:val="Prrafodelista"/>
        <w:numPr>
          <w:ilvl w:val="0"/>
          <w:numId w:val="1"/>
        </w:numPr>
        <w:tabs>
          <w:tab w:val="left" w:pos="397"/>
          <w:tab w:val="left" w:pos="8463"/>
        </w:tabs>
        <w:spacing w:before="236"/>
        <w:ind w:left="397" w:hanging="284"/>
        <w:rPr>
          <w:lang w:val="es-CO"/>
        </w:rPr>
      </w:pPr>
      <w:bookmarkStart w:id="71" w:name="Modelo_de_Regresión_Logística_Multinivel"/>
      <w:bookmarkEnd w:id="71"/>
      <w:r>
        <w:rPr>
          <w:b/>
          <w:color w:val="00004C"/>
          <w:spacing w:val="-4"/>
          <w:sz w:val="24"/>
          <w:lang w:val="es-CO"/>
        </w:rPr>
        <w:t>Modelo</w:t>
      </w:r>
      <w:r>
        <w:rPr>
          <w:b/>
          <w:color w:val="00004C"/>
          <w:spacing w:val="-2"/>
          <w:sz w:val="24"/>
          <w:lang w:val="es-CO"/>
        </w:rPr>
        <w:t xml:space="preserve"> </w:t>
      </w:r>
      <w:r>
        <w:rPr>
          <w:b/>
          <w:color w:val="00004C"/>
          <w:spacing w:val="-4"/>
          <w:sz w:val="24"/>
          <w:lang w:val="es-CO"/>
        </w:rPr>
        <w:t>de</w:t>
      </w:r>
      <w:r>
        <w:rPr>
          <w:b/>
          <w:color w:val="00004C"/>
          <w:spacing w:val="-2"/>
          <w:sz w:val="24"/>
          <w:lang w:val="es-CO"/>
        </w:rPr>
        <w:t xml:space="preserve"> </w:t>
      </w:r>
      <w:del w:id="72" w:author="Daniel Bertin Ugarte" w:date="2026-01-29T08:18:00Z" w16du:dateUtc="2026-01-29T11:18:00Z">
        <w:r w:rsidDel="00B21BDF">
          <w:rPr>
            <w:b/>
            <w:color w:val="00004C"/>
            <w:spacing w:val="-4"/>
            <w:sz w:val="24"/>
            <w:lang w:val="es-CO"/>
          </w:rPr>
          <w:delText>R</w:delText>
        </w:r>
      </w:del>
      <w:ins w:id="73" w:author="Daniel Bertin Ugarte" w:date="2026-01-29T08:18:00Z" w16du:dateUtc="2026-01-29T11:18:00Z">
        <w:r w:rsidR="00B21BDF">
          <w:rPr>
            <w:b/>
            <w:color w:val="00004C"/>
            <w:spacing w:val="-4"/>
            <w:sz w:val="24"/>
            <w:lang w:val="es-CO"/>
          </w:rPr>
          <w:t>r</w:t>
        </w:r>
      </w:ins>
      <w:r>
        <w:rPr>
          <w:b/>
          <w:color w:val="00004C"/>
          <w:spacing w:val="-4"/>
          <w:sz w:val="24"/>
          <w:lang w:val="es-CO"/>
        </w:rPr>
        <w:t>egresión</w:t>
      </w:r>
      <w:r>
        <w:rPr>
          <w:b/>
          <w:color w:val="00004C"/>
          <w:spacing w:val="-2"/>
          <w:sz w:val="24"/>
          <w:lang w:val="es-CO"/>
        </w:rPr>
        <w:t xml:space="preserve"> </w:t>
      </w:r>
      <w:del w:id="74" w:author="Daniel Bertin Ugarte" w:date="2026-01-29T08:18:00Z" w16du:dateUtc="2026-01-29T11:18:00Z">
        <w:r w:rsidDel="00B21BDF">
          <w:rPr>
            <w:b/>
            <w:color w:val="00004C"/>
            <w:spacing w:val="-4"/>
            <w:sz w:val="24"/>
            <w:lang w:val="es-CO"/>
          </w:rPr>
          <w:delText>L</w:delText>
        </w:r>
      </w:del>
      <w:ins w:id="75" w:author="Daniel Bertin Ugarte" w:date="2026-01-29T08:18:00Z" w16du:dateUtc="2026-01-29T11:18:00Z">
        <w:r w:rsidR="00B21BDF">
          <w:rPr>
            <w:b/>
            <w:color w:val="00004C"/>
            <w:spacing w:val="-4"/>
            <w:sz w:val="24"/>
            <w:lang w:val="es-CO"/>
          </w:rPr>
          <w:t>l</w:t>
        </w:r>
      </w:ins>
      <w:r>
        <w:rPr>
          <w:b/>
          <w:color w:val="00004C"/>
          <w:spacing w:val="-4"/>
          <w:sz w:val="24"/>
          <w:lang w:val="es-CO"/>
        </w:rPr>
        <w:t>ogística</w:t>
      </w:r>
      <w:r>
        <w:rPr>
          <w:b/>
          <w:color w:val="00004C"/>
          <w:spacing w:val="-2"/>
          <w:sz w:val="24"/>
          <w:lang w:val="es-CO"/>
        </w:rPr>
        <w:t xml:space="preserve"> </w:t>
      </w:r>
      <w:del w:id="76" w:author="Daniel Bertin Ugarte" w:date="2026-01-29T08:18:00Z" w16du:dateUtc="2026-01-29T11:18:00Z">
        <w:r w:rsidDel="00B21BDF">
          <w:rPr>
            <w:b/>
            <w:color w:val="00004C"/>
            <w:spacing w:val="-4"/>
            <w:sz w:val="24"/>
            <w:lang w:val="es-CO"/>
          </w:rPr>
          <w:delText>M</w:delText>
        </w:r>
      </w:del>
      <w:ins w:id="77" w:author="Daniel Bertin Ugarte" w:date="2026-01-29T08:18:00Z" w16du:dateUtc="2026-01-29T11:18:00Z">
        <w:r w:rsidR="00B21BDF">
          <w:rPr>
            <w:b/>
            <w:color w:val="00004C"/>
            <w:spacing w:val="-4"/>
            <w:sz w:val="24"/>
            <w:lang w:val="es-CO"/>
          </w:rPr>
          <w:t>m</w:t>
        </w:r>
      </w:ins>
      <w:r>
        <w:rPr>
          <w:b/>
          <w:color w:val="00004C"/>
          <w:spacing w:val="-4"/>
          <w:sz w:val="24"/>
          <w:lang w:val="es-CO"/>
        </w:rPr>
        <w:t>ultinivel</w:t>
      </w:r>
      <w:r>
        <w:rPr>
          <w:rFonts w:ascii="Times New Roman" w:hAnsi="Times New Roman"/>
          <w:color w:val="00004C"/>
          <w:sz w:val="24"/>
          <w:lang w:val="es-CO"/>
        </w:rPr>
        <w:tab/>
      </w:r>
    </w:p>
    <w:p w14:paraId="7626D8F8" w14:textId="06D9F4D1" w:rsidR="00D05FC9" w:rsidRPr="00CC34F8" w:rsidRDefault="00510033" w:rsidP="00B21BDF">
      <w:pPr>
        <w:pStyle w:val="Ttulo1"/>
        <w:tabs>
          <w:tab w:val="left" w:pos="8463"/>
        </w:tabs>
        <w:spacing w:before="164"/>
        <w:jc w:val="both"/>
        <w:rPr>
          <w:lang w:val="es-CL"/>
        </w:rPr>
      </w:pPr>
      <w:r>
        <w:rPr>
          <w:lang w:val="es-CO"/>
        </w:rPr>
        <w:t>Los</w:t>
      </w:r>
      <w:r>
        <w:rPr>
          <w:spacing w:val="-2"/>
          <w:lang w:val="es-CO"/>
        </w:rPr>
        <w:t xml:space="preserve"> </w:t>
      </w:r>
      <w:r>
        <w:rPr>
          <w:lang w:val="es-CO"/>
        </w:rPr>
        <w:t>modelos</w:t>
      </w:r>
      <w:r>
        <w:rPr>
          <w:spacing w:val="-1"/>
          <w:lang w:val="es-CO"/>
        </w:rPr>
        <w:t xml:space="preserve"> </w:t>
      </w:r>
      <w:r>
        <w:rPr>
          <w:lang w:val="es-CO"/>
        </w:rPr>
        <w:t>multiniveles,</w:t>
      </w:r>
      <w:r>
        <w:rPr>
          <w:spacing w:val="-1"/>
          <w:lang w:val="es-CO"/>
        </w:rPr>
        <w:t xml:space="preserve"> </w:t>
      </w:r>
      <w:r>
        <w:rPr>
          <w:lang w:val="es-CO"/>
        </w:rPr>
        <w:t>también</w:t>
      </w:r>
      <w:r>
        <w:rPr>
          <w:spacing w:val="-1"/>
          <w:lang w:val="es-CO"/>
        </w:rPr>
        <w:t xml:space="preserve"> </w:t>
      </w:r>
      <w:r>
        <w:rPr>
          <w:lang w:val="es-CO"/>
        </w:rPr>
        <w:t>conocidos</w:t>
      </w:r>
      <w:r>
        <w:rPr>
          <w:spacing w:val="-1"/>
          <w:lang w:val="es-CO"/>
        </w:rPr>
        <w:t xml:space="preserve"> </w:t>
      </w:r>
      <w:r>
        <w:rPr>
          <w:lang w:val="es-CO"/>
        </w:rPr>
        <w:t>como</w:t>
      </w:r>
      <w:r>
        <w:rPr>
          <w:spacing w:val="-1"/>
          <w:lang w:val="es-CO"/>
        </w:rPr>
        <w:t xml:space="preserve"> </w:t>
      </w:r>
      <w:r>
        <w:rPr>
          <w:lang w:val="es-CO"/>
        </w:rPr>
        <w:t>modelos</w:t>
      </w:r>
      <w:r>
        <w:rPr>
          <w:spacing w:val="-2"/>
          <w:lang w:val="es-CO"/>
        </w:rPr>
        <w:t xml:space="preserve"> </w:t>
      </w:r>
      <w:r>
        <w:rPr>
          <w:lang w:val="es-CO"/>
        </w:rPr>
        <w:t>jerárquicos,</w:t>
      </w:r>
      <w:r>
        <w:rPr>
          <w:spacing w:val="-1"/>
          <w:lang w:val="es-CO"/>
        </w:rPr>
        <w:t xml:space="preserve"> </w:t>
      </w:r>
      <w:r>
        <w:rPr>
          <w:lang w:val="es-CO"/>
        </w:rPr>
        <w:t>y</w:t>
      </w:r>
      <w:r>
        <w:rPr>
          <w:spacing w:val="-1"/>
          <w:lang w:val="es-CO"/>
        </w:rPr>
        <w:t xml:space="preserve"> </w:t>
      </w:r>
      <w:r>
        <w:rPr>
          <w:lang w:val="es-CO"/>
        </w:rPr>
        <w:t>en</w:t>
      </w:r>
      <w:r>
        <w:rPr>
          <w:spacing w:val="-1"/>
          <w:lang w:val="es-CO"/>
        </w:rPr>
        <w:t xml:space="preserve"> </w:t>
      </w:r>
      <w:r>
        <w:rPr>
          <w:lang w:val="es-CO"/>
        </w:rPr>
        <w:t>algunos</w:t>
      </w:r>
      <w:r>
        <w:rPr>
          <w:spacing w:val="-1"/>
          <w:lang w:val="es-CO"/>
        </w:rPr>
        <w:t xml:space="preserve"> </w:t>
      </w:r>
      <w:r>
        <w:rPr>
          <w:lang w:val="es-CO"/>
        </w:rPr>
        <w:t>casos</w:t>
      </w:r>
      <w:r>
        <w:rPr>
          <w:spacing w:val="-2"/>
          <w:lang w:val="es-CO"/>
        </w:rPr>
        <w:t xml:space="preserve"> mixtos </w:t>
      </w:r>
      <w:r>
        <w:rPr>
          <w:lang w:val="es-CO"/>
        </w:rPr>
        <w:t>o</w:t>
      </w:r>
      <w:r>
        <w:rPr>
          <w:spacing w:val="14"/>
          <w:lang w:val="es-CO"/>
        </w:rPr>
        <w:t xml:space="preserve"> </w:t>
      </w:r>
      <w:r>
        <w:rPr>
          <w:lang w:val="es-CO"/>
        </w:rPr>
        <w:t>de</w:t>
      </w:r>
      <w:r>
        <w:rPr>
          <w:spacing w:val="14"/>
          <w:lang w:val="es-CO"/>
        </w:rPr>
        <w:t xml:space="preserve"> </w:t>
      </w:r>
      <w:r>
        <w:rPr>
          <w:lang w:val="es-CO"/>
        </w:rPr>
        <w:t>regímenes</w:t>
      </w:r>
      <w:r>
        <w:rPr>
          <w:spacing w:val="14"/>
          <w:lang w:val="es-CO"/>
        </w:rPr>
        <w:t xml:space="preserve"> </w:t>
      </w:r>
      <w:r>
        <w:rPr>
          <w:lang w:val="es-CO"/>
        </w:rPr>
        <w:t>espaciales,</w:t>
      </w:r>
      <w:r>
        <w:rPr>
          <w:spacing w:val="16"/>
          <w:lang w:val="es-CO"/>
        </w:rPr>
        <w:t xml:space="preserve"> </w:t>
      </w:r>
      <w:r>
        <w:rPr>
          <w:lang w:val="es-CO"/>
        </w:rPr>
        <w:t>son</w:t>
      </w:r>
      <w:r>
        <w:rPr>
          <w:spacing w:val="14"/>
          <w:lang w:val="es-CO"/>
        </w:rPr>
        <w:t xml:space="preserve"> </w:t>
      </w:r>
      <w:r>
        <w:rPr>
          <w:lang w:val="es-CO"/>
        </w:rPr>
        <w:t>un</w:t>
      </w:r>
      <w:r>
        <w:rPr>
          <w:spacing w:val="14"/>
          <w:lang w:val="es-CO"/>
        </w:rPr>
        <w:t xml:space="preserve"> </w:t>
      </w:r>
      <w:r>
        <w:rPr>
          <w:lang w:val="es-CO"/>
        </w:rPr>
        <w:t>enfoque</w:t>
      </w:r>
      <w:r>
        <w:rPr>
          <w:spacing w:val="14"/>
          <w:lang w:val="es-CO"/>
        </w:rPr>
        <w:t xml:space="preserve"> </w:t>
      </w:r>
      <w:r>
        <w:rPr>
          <w:lang w:val="es-CO"/>
        </w:rPr>
        <w:t>estadístico</w:t>
      </w:r>
      <w:r>
        <w:rPr>
          <w:spacing w:val="14"/>
          <w:lang w:val="es-CO"/>
        </w:rPr>
        <w:t xml:space="preserve"> </w:t>
      </w:r>
      <w:r>
        <w:rPr>
          <w:lang w:val="es-CO"/>
        </w:rPr>
        <w:t>que</w:t>
      </w:r>
      <w:r>
        <w:rPr>
          <w:spacing w:val="15"/>
          <w:lang w:val="es-CO"/>
        </w:rPr>
        <w:t xml:space="preserve"> </w:t>
      </w:r>
      <w:r>
        <w:rPr>
          <w:lang w:val="es-CO"/>
        </w:rPr>
        <w:t>permite</w:t>
      </w:r>
      <w:r>
        <w:rPr>
          <w:spacing w:val="14"/>
          <w:lang w:val="es-CO"/>
        </w:rPr>
        <w:t xml:space="preserve"> </w:t>
      </w:r>
      <w:r>
        <w:rPr>
          <w:lang w:val="es-CO"/>
        </w:rPr>
        <w:t>la</w:t>
      </w:r>
      <w:r>
        <w:rPr>
          <w:spacing w:val="14"/>
          <w:lang w:val="es-CO"/>
        </w:rPr>
        <w:t xml:space="preserve"> </w:t>
      </w:r>
      <w:r>
        <w:rPr>
          <w:lang w:val="es-CO"/>
        </w:rPr>
        <w:t>incorporación</w:t>
      </w:r>
      <w:r>
        <w:rPr>
          <w:spacing w:val="14"/>
          <w:lang w:val="es-CO"/>
        </w:rPr>
        <w:t xml:space="preserve"> </w:t>
      </w:r>
      <w:r>
        <w:rPr>
          <w:lang w:val="es-CO"/>
        </w:rPr>
        <w:t>explícita</w:t>
      </w:r>
      <w:r>
        <w:rPr>
          <w:spacing w:val="14"/>
          <w:lang w:val="es-CO"/>
        </w:rPr>
        <w:t xml:space="preserve"> </w:t>
      </w:r>
      <w:r>
        <w:rPr>
          <w:lang w:val="es-CO"/>
        </w:rPr>
        <w:t>de</w:t>
      </w:r>
      <w:r>
        <w:rPr>
          <w:spacing w:val="14"/>
          <w:lang w:val="es-CO"/>
        </w:rPr>
        <w:t xml:space="preserve"> </w:t>
      </w:r>
      <w:r>
        <w:rPr>
          <w:spacing w:val="-5"/>
          <w:lang w:val="es-CO"/>
        </w:rPr>
        <w:t xml:space="preserve">la </w:t>
      </w:r>
      <w:r>
        <w:rPr>
          <w:lang w:val="es-CO"/>
        </w:rPr>
        <w:t>estructura</w:t>
      </w:r>
      <w:r>
        <w:rPr>
          <w:spacing w:val="-14"/>
          <w:lang w:val="es-CO"/>
        </w:rPr>
        <w:t xml:space="preserve"> </w:t>
      </w:r>
      <w:r>
        <w:rPr>
          <w:lang w:val="es-CO"/>
        </w:rPr>
        <w:t>jerárquica</w:t>
      </w:r>
      <w:r>
        <w:rPr>
          <w:spacing w:val="-14"/>
          <w:lang w:val="es-CO"/>
        </w:rPr>
        <w:t xml:space="preserve"> </w:t>
      </w:r>
      <w:r>
        <w:rPr>
          <w:lang w:val="es-CO"/>
        </w:rPr>
        <w:t>o</w:t>
      </w:r>
      <w:r>
        <w:rPr>
          <w:spacing w:val="-13"/>
          <w:lang w:val="es-CO"/>
        </w:rPr>
        <w:t xml:space="preserve"> </w:t>
      </w:r>
      <w:r>
        <w:rPr>
          <w:lang w:val="es-CO"/>
        </w:rPr>
        <w:t>anidada</w:t>
      </w:r>
      <w:r>
        <w:rPr>
          <w:spacing w:val="-14"/>
          <w:lang w:val="es-CO"/>
        </w:rPr>
        <w:t xml:space="preserve"> </w:t>
      </w:r>
      <w:r>
        <w:rPr>
          <w:lang w:val="es-CO"/>
        </w:rPr>
        <w:t>de</w:t>
      </w:r>
      <w:r>
        <w:rPr>
          <w:spacing w:val="-13"/>
          <w:lang w:val="es-CO"/>
        </w:rPr>
        <w:t xml:space="preserve"> </w:t>
      </w:r>
      <w:r>
        <w:rPr>
          <w:lang w:val="es-CO"/>
        </w:rPr>
        <w:t>los</w:t>
      </w:r>
      <w:r>
        <w:rPr>
          <w:spacing w:val="-14"/>
          <w:lang w:val="es-CO"/>
        </w:rPr>
        <w:t xml:space="preserve"> </w:t>
      </w:r>
      <w:r>
        <w:rPr>
          <w:lang w:val="es-CO"/>
        </w:rPr>
        <w:t>datos</w:t>
      </w:r>
      <w:r>
        <w:rPr>
          <w:spacing w:val="-13"/>
          <w:lang w:val="es-CO"/>
        </w:rPr>
        <w:t xml:space="preserve"> </w:t>
      </w:r>
      <w:r>
        <w:rPr>
          <w:lang w:val="es-CO"/>
        </w:rPr>
        <w:t>(Lee</w:t>
      </w:r>
      <w:r>
        <w:rPr>
          <w:spacing w:val="-14"/>
          <w:lang w:val="es-CO"/>
        </w:rPr>
        <w:t xml:space="preserve"> y</w:t>
      </w:r>
      <w:r>
        <w:rPr>
          <w:spacing w:val="-13"/>
          <w:lang w:val="es-CO"/>
        </w:rPr>
        <w:t xml:space="preserve"> </w:t>
      </w:r>
      <w:r>
        <w:rPr>
          <w:lang w:val="es-CO"/>
        </w:rPr>
        <w:t>Nelder,</w:t>
      </w:r>
      <w:r>
        <w:rPr>
          <w:spacing w:val="-14"/>
          <w:lang w:val="es-CO"/>
        </w:rPr>
        <w:t xml:space="preserve"> </w:t>
      </w:r>
      <w:hyperlink w:anchor="_bookmark34">
        <w:r>
          <w:rPr>
            <w:color w:val="00004C"/>
            <w:lang w:val="es-CO"/>
          </w:rPr>
          <w:t>1996</w:t>
        </w:r>
      </w:hyperlink>
      <w:r>
        <w:rPr>
          <w:lang w:val="es-CO"/>
        </w:rPr>
        <w:t>).</w:t>
      </w:r>
      <w:r>
        <w:rPr>
          <w:spacing w:val="4"/>
          <w:lang w:val="es-CO"/>
        </w:rPr>
        <w:t xml:space="preserve"> </w:t>
      </w:r>
      <w:r>
        <w:rPr>
          <w:lang w:val="es-CO"/>
        </w:rPr>
        <w:t>Estos</w:t>
      </w:r>
      <w:r>
        <w:rPr>
          <w:spacing w:val="-14"/>
          <w:lang w:val="es-CO"/>
        </w:rPr>
        <w:t xml:space="preserve"> </w:t>
      </w:r>
      <w:r>
        <w:rPr>
          <w:lang w:val="es-CO"/>
        </w:rPr>
        <w:t>modelos</w:t>
      </w:r>
      <w:r>
        <w:rPr>
          <w:spacing w:val="-13"/>
          <w:lang w:val="es-CO"/>
        </w:rPr>
        <w:t xml:space="preserve"> </w:t>
      </w:r>
      <w:r>
        <w:rPr>
          <w:lang w:val="es-CO"/>
        </w:rPr>
        <w:t>combinan</w:t>
      </w:r>
      <w:r>
        <w:rPr>
          <w:spacing w:val="-14"/>
          <w:lang w:val="es-CO"/>
        </w:rPr>
        <w:t xml:space="preserve"> </w:t>
      </w:r>
      <w:r>
        <w:rPr>
          <w:lang w:val="es-CO"/>
        </w:rPr>
        <w:t>dos</w:t>
      </w:r>
      <w:r>
        <w:rPr>
          <w:spacing w:val="-13"/>
          <w:lang w:val="es-CO"/>
        </w:rPr>
        <w:t xml:space="preserve"> </w:t>
      </w:r>
      <w:r>
        <w:rPr>
          <w:spacing w:val="-2"/>
          <w:lang w:val="es-CO"/>
        </w:rPr>
        <w:t xml:space="preserve">tipos </w:t>
      </w:r>
      <w:r>
        <w:rPr>
          <w:lang w:val="es-CO"/>
        </w:rPr>
        <w:t>de</w:t>
      </w:r>
      <w:r>
        <w:rPr>
          <w:spacing w:val="10"/>
          <w:lang w:val="es-CO"/>
        </w:rPr>
        <w:t xml:space="preserve"> </w:t>
      </w:r>
      <w:r>
        <w:rPr>
          <w:lang w:val="es-CO"/>
        </w:rPr>
        <w:t>efectos:</w:t>
      </w:r>
      <w:r>
        <w:rPr>
          <w:spacing w:val="31"/>
          <w:lang w:val="es-CO"/>
        </w:rPr>
        <w:t xml:space="preserve"> </w:t>
      </w:r>
      <w:r>
        <w:rPr>
          <w:lang w:val="es-CO"/>
        </w:rPr>
        <w:t>efectos</w:t>
      </w:r>
      <w:r>
        <w:rPr>
          <w:spacing w:val="10"/>
          <w:lang w:val="es-CO"/>
        </w:rPr>
        <w:t xml:space="preserve"> </w:t>
      </w:r>
      <w:r>
        <w:rPr>
          <w:lang w:val="es-CO"/>
        </w:rPr>
        <w:t>fijos</w:t>
      </w:r>
      <w:r>
        <w:rPr>
          <w:spacing w:val="11"/>
          <w:lang w:val="es-CO"/>
        </w:rPr>
        <w:t xml:space="preserve"> </w:t>
      </w:r>
      <w:r>
        <w:rPr>
          <w:lang w:val="es-CO"/>
        </w:rPr>
        <w:t>y</w:t>
      </w:r>
      <w:r>
        <w:rPr>
          <w:spacing w:val="10"/>
          <w:lang w:val="es-CO"/>
        </w:rPr>
        <w:t xml:space="preserve"> </w:t>
      </w:r>
      <w:r>
        <w:rPr>
          <w:lang w:val="es-CO"/>
        </w:rPr>
        <w:t>efectos</w:t>
      </w:r>
      <w:r>
        <w:rPr>
          <w:spacing w:val="10"/>
          <w:lang w:val="es-CO"/>
        </w:rPr>
        <w:t xml:space="preserve"> </w:t>
      </w:r>
      <w:r>
        <w:rPr>
          <w:lang w:val="es-CO"/>
        </w:rPr>
        <w:t>aleatorios.</w:t>
      </w:r>
      <w:r>
        <w:rPr>
          <w:spacing w:val="43"/>
          <w:lang w:val="es-CO"/>
        </w:rPr>
        <w:t xml:space="preserve"> </w:t>
      </w:r>
      <w:r>
        <w:rPr>
          <w:lang w:val="es-CO"/>
        </w:rPr>
        <w:t>Los</w:t>
      </w:r>
      <w:r>
        <w:rPr>
          <w:spacing w:val="11"/>
          <w:lang w:val="es-CO"/>
        </w:rPr>
        <w:t xml:space="preserve"> </w:t>
      </w:r>
      <w:r>
        <w:rPr>
          <w:lang w:val="es-CO"/>
        </w:rPr>
        <w:t>efectos</w:t>
      </w:r>
      <w:r>
        <w:rPr>
          <w:spacing w:val="10"/>
          <w:lang w:val="es-CO"/>
        </w:rPr>
        <w:t xml:space="preserve"> </w:t>
      </w:r>
      <w:r>
        <w:rPr>
          <w:lang w:val="es-CO"/>
        </w:rPr>
        <w:t>fijos</w:t>
      </w:r>
      <w:r>
        <w:rPr>
          <w:spacing w:val="10"/>
          <w:lang w:val="es-CO"/>
        </w:rPr>
        <w:t xml:space="preserve"> </w:t>
      </w:r>
      <w:r>
        <w:rPr>
          <w:lang w:val="es-CO"/>
        </w:rPr>
        <w:t>representan</w:t>
      </w:r>
      <w:r>
        <w:rPr>
          <w:spacing w:val="11"/>
          <w:lang w:val="es-CO"/>
        </w:rPr>
        <w:t xml:space="preserve"> </w:t>
      </w:r>
      <w:r>
        <w:rPr>
          <w:lang w:val="es-CO"/>
        </w:rPr>
        <w:t>las</w:t>
      </w:r>
      <w:r>
        <w:rPr>
          <w:spacing w:val="10"/>
          <w:lang w:val="es-CO"/>
        </w:rPr>
        <w:t xml:space="preserve"> </w:t>
      </w:r>
      <w:r>
        <w:rPr>
          <w:lang w:val="es-CO"/>
        </w:rPr>
        <w:t>relaciones</w:t>
      </w:r>
      <w:r>
        <w:rPr>
          <w:spacing w:val="11"/>
          <w:lang w:val="es-CO"/>
        </w:rPr>
        <w:t xml:space="preserve"> </w:t>
      </w:r>
      <w:r>
        <w:rPr>
          <w:spacing w:val="-2"/>
          <w:lang w:val="es-CO"/>
        </w:rPr>
        <w:t xml:space="preserve">generales </w:t>
      </w:r>
      <w:r>
        <w:rPr>
          <w:lang w:val="es-CO"/>
        </w:rPr>
        <w:t>entre</w:t>
      </w:r>
      <w:r>
        <w:rPr>
          <w:spacing w:val="13"/>
          <w:lang w:val="es-CO"/>
        </w:rPr>
        <w:t xml:space="preserve"> </w:t>
      </w:r>
      <w:r>
        <w:rPr>
          <w:lang w:val="es-CO"/>
        </w:rPr>
        <w:t>las</w:t>
      </w:r>
      <w:r>
        <w:rPr>
          <w:spacing w:val="14"/>
          <w:lang w:val="es-CO"/>
        </w:rPr>
        <w:t xml:space="preserve"> </w:t>
      </w:r>
      <w:r>
        <w:rPr>
          <w:lang w:val="es-CO"/>
        </w:rPr>
        <w:t>variables</w:t>
      </w:r>
      <w:r>
        <w:rPr>
          <w:spacing w:val="14"/>
          <w:lang w:val="es-CO"/>
        </w:rPr>
        <w:t xml:space="preserve"> </w:t>
      </w:r>
      <w:r>
        <w:rPr>
          <w:lang w:val="es-CO"/>
        </w:rPr>
        <w:t>predictoras</w:t>
      </w:r>
      <w:r>
        <w:rPr>
          <w:spacing w:val="14"/>
          <w:lang w:val="es-CO"/>
        </w:rPr>
        <w:t xml:space="preserve"> </w:t>
      </w:r>
      <w:r>
        <w:rPr>
          <w:lang w:val="es-CO"/>
        </w:rPr>
        <w:t>y</w:t>
      </w:r>
      <w:r>
        <w:rPr>
          <w:spacing w:val="14"/>
          <w:lang w:val="es-CO"/>
        </w:rPr>
        <w:t xml:space="preserve"> </w:t>
      </w:r>
      <w:r>
        <w:rPr>
          <w:lang w:val="es-CO"/>
        </w:rPr>
        <w:t>la</w:t>
      </w:r>
      <w:r>
        <w:rPr>
          <w:spacing w:val="14"/>
          <w:lang w:val="es-CO"/>
        </w:rPr>
        <w:t xml:space="preserve"> </w:t>
      </w:r>
      <w:r>
        <w:rPr>
          <w:lang w:val="es-CO"/>
        </w:rPr>
        <w:t>variable</w:t>
      </w:r>
      <w:r>
        <w:rPr>
          <w:spacing w:val="14"/>
          <w:lang w:val="es-CO"/>
        </w:rPr>
        <w:t xml:space="preserve"> </w:t>
      </w:r>
      <w:r>
        <w:rPr>
          <w:lang w:val="es-CO"/>
        </w:rPr>
        <w:t>respuesta,</w:t>
      </w:r>
      <w:r>
        <w:rPr>
          <w:spacing w:val="16"/>
          <w:lang w:val="es-CO"/>
        </w:rPr>
        <w:t xml:space="preserve"> </w:t>
      </w:r>
      <w:r>
        <w:rPr>
          <w:lang w:val="es-CO"/>
        </w:rPr>
        <w:t>aplicables</w:t>
      </w:r>
      <w:r>
        <w:rPr>
          <w:spacing w:val="14"/>
          <w:lang w:val="es-CO"/>
        </w:rPr>
        <w:t xml:space="preserve"> </w:t>
      </w:r>
      <w:r>
        <w:rPr>
          <w:lang w:val="es-CO"/>
        </w:rPr>
        <w:t>a</w:t>
      </w:r>
      <w:r>
        <w:rPr>
          <w:spacing w:val="14"/>
          <w:lang w:val="es-CO"/>
        </w:rPr>
        <w:t xml:space="preserve"> </w:t>
      </w:r>
      <w:r>
        <w:rPr>
          <w:lang w:val="es-CO"/>
        </w:rPr>
        <w:t>toda</w:t>
      </w:r>
      <w:r>
        <w:rPr>
          <w:spacing w:val="14"/>
          <w:lang w:val="es-CO"/>
        </w:rPr>
        <w:t xml:space="preserve"> </w:t>
      </w:r>
      <w:r>
        <w:rPr>
          <w:lang w:val="es-CO"/>
        </w:rPr>
        <w:t>el</w:t>
      </w:r>
      <w:r>
        <w:rPr>
          <w:spacing w:val="14"/>
          <w:lang w:val="es-CO"/>
        </w:rPr>
        <w:t xml:space="preserve"> </w:t>
      </w:r>
      <w:r>
        <w:rPr>
          <w:lang w:val="es-CO"/>
        </w:rPr>
        <w:t>área</w:t>
      </w:r>
      <w:r>
        <w:rPr>
          <w:spacing w:val="14"/>
          <w:lang w:val="es-CO"/>
        </w:rPr>
        <w:t xml:space="preserve"> </w:t>
      </w:r>
      <w:r>
        <w:rPr>
          <w:lang w:val="es-CO"/>
        </w:rPr>
        <w:t>de</w:t>
      </w:r>
      <w:r>
        <w:rPr>
          <w:spacing w:val="14"/>
          <w:lang w:val="es-CO"/>
        </w:rPr>
        <w:t xml:space="preserve"> </w:t>
      </w:r>
      <w:r>
        <w:rPr>
          <w:lang w:val="es-CO"/>
        </w:rPr>
        <w:t>estudio</w:t>
      </w:r>
      <w:r>
        <w:rPr>
          <w:spacing w:val="14"/>
          <w:lang w:val="es-CO"/>
        </w:rPr>
        <w:t xml:space="preserve"> </w:t>
      </w:r>
      <w:r>
        <w:rPr>
          <w:spacing w:val="-2"/>
          <w:lang w:val="es-CO"/>
        </w:rPr>
        <w:t>(Kumar et al.,</w:t>
      </w:r>
      <w:r>
        <w:rPr>
          <w:spacing w:val="10"/>
          <w:lang w:val="es-CO"/>
        </w:rPr>
        <w:t xml:space="preserve"> </w:t>
      </w:r>
      <w:hyperlink w:anchor="_bookmark33">
        <w:r>
          <w:rPr>
            <w:color w:val="00004C"/>
            <w:lang w:val="es-CO"/>
          </w:rPr>
          <w:t>2011</w:t>
        </w:r>
      </w:hyperlink>
      <w:r>
        <w:rPr>
          <w:lang w:val="es-CO"/>
        </w:rPr>
        <w:t>)</w:t>
      </w:r>
      <w:ins w:id="78" w:author="Daniel Bertin Ugarte" w:date="2026-01-29T08:21:00Z" w16du:dateUtc="2026-01-29T11:21:00Z">
        <w:r w:rsidR="00433EF9">
          <w:rPr>
            <w:lang w:val="es-CO"/>
          </w:rPr>
          <w:t>, y</w:t>
        </w:r>
        <w:r w:rsidR="00433EF9">
          <w:rPr>
            <w:spacing w:val="13"/>
            <w:lang w:val="es-CO"/>
          </w:rPr>
          <w:t xml:space="preserve"> </w:t>
        </w:r>
        <w:r w:rsidR="00433EF9">
          <w:rPr>
            <w:lang w:val="es-CO"/>
          </w:rPr>
          <w:t>se</w:t>
        </w:r>
        <w:r w:rsidR="00433EF9">
          <w:rPr>
            <w:spacing w:val="13"/>
            <w:lang w:val="es-CO"/>
          </w:rPr>
          <w:t xml:space="preserve"> </w:t>
        </w:r>
        <w:r w:rsidR="00433EF9">
          <w:rPr>
            <w:lang w:val="es-CO"/>
          </w:rPr>
          <w:t>representan</w:t>
        </w:r>
        <w:r w:rsidR="00433EF9">
          <w:rPr>
            <w:spacing w:val="14"/>
            <w:lang w:val="es-CO"/>
          </w:rPr>
          <w:t xml:space="preserve"> </w:t>
        </w:r>
        <w:r w:rsidR="00433EF9">
          <w:rPr>
            <w:lang w:val="es-CO"/>
          </w:rPr>
          <w:t>mediante</w:t>
        </w:r>
        <w:r w:rsidR="00433EF9">
          <w:rPr>
            <w:spacing w:val="13"/>
            <w:lang w:val="es-CO"/>
          </w:rPr>
          <w:t xml:space="preserve"> </w:t>
        </w:r>
        <w:r w:rsidR="00433EF9">
          <w:rPr>
            <w:lang w:val="es-CO"/>
          </w:rPr>
          <w:t>coeficientes</w:t>
        </w:r>
        <w:r w:rsidR="00433EF9">
          <w:rPr>
            <w:spacing w:val="13"/>
            <w:lang w:val="es-CO"/>
          </w:rPr>
          <w:t xml:space="preserve"> </w:t>
        </w:r>
        <w:r w:rsidR="00433EF9">
          <w:rPr>
            <w:lang w:val="es-CO"/>
          </w:rPr>
          <w:t>constantes</w:t>
        </w:r>
        <w:r w:rsidR="00433EF9">
          <w:rPr>
            <w:spacing w:val="14"/>
            <w:lang w:val="es-CO"/>
          </w:rPr>
          <w:t xml:space="preserve"> </w:t>
        </w:r>
        <w:r w:rsidR="00433EF9">
          <w:rPr>
            <w:lang w:val="es-CO"/>
          </w:rPr>
          <w:t>que</w:t>
        </w:r>
        <w:r w:rsidR="00433EF9">
          <w:rPr>
            <w:spacing w:val="12"/>
            <w:lang w:val="es-CO"/>
          </w:rPr>
          <w:t xml:space="preserve"> </w:t>
        </w:r>
        <w:r w:rsidR="00433EF9">
          <w:rPr>
            <w:spacing w:val="-2"/>
            <w:lang w:val="es-CO"/>
          </w:rPr>
          <w:t xml:space="preserve">describen </w:t>
        </w:r>
        <w:r w:rsidR="00433EF9">
          <w:rPr>
            <w:lang w:val="es-CO"/>
          </w:rPr>
          <w:t>la</w:t>
        </w:r>
        <w:r w:rsidR="00433EF9">
          <w:rPr>
            <w:spacing w:val="-2"/>
            <w:lang w:val="es-CO"/>
          </w:rPr>
          <w:t xml:space="preserve"> </w:t>
        </w:r>
        <w:r w:rsidR="00433EF9">
          <w:rPr>
            <w:lang w:val="es-CO"/>
          </w:rPr>
          <w:t>relación</w:t>
        </w:r>
        <w:r w:rsidR="00433EF9">
          <w:rPr>
            <w:spacing w:val="-2"/>
            <w:lang w:val="es-CO"/>
          </w:rPr>
          <w:t xml:space="preserve"> </w:t>
        </w:r>
        <w:r w:rsidR="00433EF9">
          <w:rPr>
            <w:lang w:val="es-CO"/>
          </w:rPr>
          <w:t>promedio</w:t>
        </w:r>
        <w:r w:rsidR="00433EF9">
          <w:rPr>
            <w:spacing w:val="-2"/>
            <w:lang w:val="es-CO"/>
          </w:rPr>
          <w:t xml:space="preserve"> </w:t>
        </w:r>
        <w:r w:rsidR="00433EF9">
          <w:rPr>
            <w:lang w:val="es-CO"/>
          </w:rPr>
          <w:t>entre</w:t>
        </w:r>
        <w:r w:rsidR="00433EF9">
          <w:rPr>
            <w:spacing w:val="-2"/>
            <w:lang w:val="es-CO"/>
          </w:rPr>
          <w:t xml:space="preserve"> </w:t>
        </w:r>
        <w:r w:rsidR="00433EF9">
          <w:rPr>
            <w:lang w:val="es-CO"/>
          </w:rPr>
          <w:t>las</w:t>
        </w:r>
        <w:r w:rsidR="00433EF9">
          <w:rPr>
            <w:spacing w:val="-2"/>
            <w:lang w:val="es-CO"/>
          </w:rPr>
          <w:t xml:space="preserve"> </w:t>
        </w:r>
        <w:r w:rsidR="00433EF9">
          <w:rPr>
            <w:lang w:val="es-CO"/>
          </w:rPr>
          <w:t>variables</w:t>
        </w:r>
        <w:r w:rsidR="00433EF9">
          <w:rPr>
            <w:spacing w:val="-2"/>
            <w:lang w:val="es-CO"/>
          </w:rPr>
          <w:t xml:space="preserve"> </w:t>
        </w:r>
        <w:r w:rsidR="00433EF9">
          <w:rPr>
            <w:lang w:val="es-CO"/>
          </w:rPr>
          <w:t>predictoras</w:t>
        </w:r>
        <w:r w:rsidR="00433EF9">
          <w:rPr>
            <w:spacing w:val="-1"/>
            <w:lang w:val="es-CO"/>
          </w:rPr>
          <w:t xml:space="preserve"> </w:t>
        </w:r>
        <w:r w:rsidR="00433EF9">
          <w:rPr>
            <w:lang w:val="es-CO"/>
          </w:rPr>
          <w:t>y</w:t>
        </w:r>
        <w:r w:rsidR="00433EF9">
          <w:rPr>
            <w:spacing w:val="-2"/>
            <w:lang w:val="es-CO"/>
          </w:rPr>
          <w:t xml:space="preserve"> </w:t>
        </w:r>
        <w:r w:rsidR="00433EF9">
          <w:rPr>
            <w:lang w:val="es-CO"/>
          </w:rPr>
          <w:t>la</w:t>
        </w:r>
        <w:r w:rsidR="00433EF9">
          <w:rPr>
            <w:spacing w:val="-2"/>
            <w:lang w:val="es-CO"/>
          </w:rPr>
          <w:t xml:space="preserve"> </w:t>
        </w:r>
        <w:r w:rsidR="00433EF9">
          <w:rPr>
            <w:lang w:val="es-CO"/>
          </w:rPr>
          <w:t>variable</w:t>
        </w:r>
        <w:r w:rsidR="00433EF9">
          <w:rPr>
            <w:spacing w:val="-2"/>
            <w:lang w:val="es-CO"/>
          </w:rPr>
          <w:t xml:space="preserve"> </w:t>
        </w:r>
        <w:r w:rsidR="00433EF9">
          <w:rPr>
            <w:lang w:val="es-CO"/>
          </w:rPr>
          <w:t>respuesta</w:t>
        </w:r>
      </w:ins>
      <w:r>
        <w:rPr>
          <w:lang w:val="es-CO"/>
        </w:rPr>
        <w:t>.</w:t>
      </w:r>
      <w:r>
        <w:rPr>
          <w:spacing w:val="41"/>
          <w:lang w:val="es-CO"/>
        </w:rPr>
        <w:t xml:space="preserve"> </w:t>
      </w:r>
      <w:r>
        <w:rPr>
          <w:lang w:val="es-CO"/>
        </w:rPr>
        <w:t>Por</w:t>
      </w:r>
      <w:r>
        <w:rPr>
          <w:spacing w:val="10"/>
          <w:lang w:val="es-CO"/>
        </w:rPr>
        <w:t xml:space="preserve"> </w:t>
      </w:r>
      <w:r>
        <w:rPr>
          <w:lang w:val="es-CO"/>
        </w:rPr>
        <w:t>otro</w:t>
      </w:r>
      <w:r>
        <w:rPr>
          <w:spacing w:val="10"/>
          <w:lang w:val="es-CO"/>
        </w:rPr>
        <w:t xml:space="preserve"> </w:t>
      </w:r>
      <w:r>
        <w:rPr>
          <w:lang w:val="es-CO"/>
        </w:rPr>
        <w:t>lado,</w:t>
      </w:r>
      <w:r>
        <w:rPr>
          <w:spacing w:val="13"/>
          <w:lang w:val="es-CO"/>
        </w:rPr>
        <w:t xml:space="preserve"> </w:t>
      </w:r>
      <w:r>
        <w:rPr>
          <w:lang w:val="es-CO"/>
        </w:rPr>
        <w:t>los</w:t>
      </w:r>
      <w:r>
        <w:rPr>
          <w:spacing w:val="10"/>
          <w:lang w:val="es-CO"/>
        </w:rPr>
        <w:t xml:space="preserve"> </w:t>
      </w:r>
      <w:r>
        <w:rPr>
          <w:lang w:val="es-CO"/>
        </w:rPr>
        <w:t>efectos</w:t>
      </w:r>
      <w:r>
        <w:rPr>
          <w:spacing w:val="11"/>
          <w:lang w:val="es-CO"/>
        </w:rPr>
        <w:t xml:space="preserve"> </w:t>
      </w:r>
      <w:r>
        <w:rPr>
          <w:lang w:val="es-CO"/>
        </w:rPr>
        <w:t>aleatorios</w:t>
      </w:r>
      <w:r>
        <w:rPr>
          <w:spacing w:val="10"/>
          <w:lang w:val="es-CO"/>
        </w:rPr>
        <w:t xml:space="preserve"> </w:t>
      </w:r>
      <w:r>
        <w:rPr>
          <w:lang w:val="es-CO"/>
        </w:rPr>
        <w:t>permiten</w:t>
      </w:r>
      <w:r>
        <w:rPr>
          <w:spacing w:val="10"/>
          <w:lang w:val="es-CO"/>
        </w:rPr>
        <w:t xml:space="preserve"> </w:t>
      </w:r>
      <w:r>
        <w:rPr>
          <w:lang w:val="es-CO"/>
        </w:rPr>
        <w:t>modelar</w:t>
      </w:r>
      <w:r>
        <w:rPr>
          <w:spacing w:val="10"/>
          <w:lang w:val="es-CO"/>
        </w:rPr>
        <w:t xml:space="preserve"> </w:t>
      </w:r>
      <w:r>
        <w:rPr>
          <w:spacing w:val="-5"/>
          <w:lang w:val="es-CO"/>
        </w:rPr>
        <w:t xml:space="preserve">la </w:t>
      </w:r>
      <w:r>
        <w:rPr>
          <w:lang w:val="es-CO"/>
        </w:rPr>
        <w:t>variabilidad</w:t>
      </w:r>
      <w:r>
        <w:rPr>
          <w:spacing w:val="-1"/>
          <w:lang w:val="es-CO"/>
        </w:rPr>
        <w:t xml:space="preserve"> </w:t>
      </w:r>
      <w:r>
        <w:rPr>
          <w:lang w:val="es-CO"/>
        </w:rPr>
        <w:t>que</w:t>
      </w:r>
      <w:r>
        <w:rPr>
          <w:spacing w:val="-1"/>
          <w:lang w:val="es-CO"/>
        </w:rPr>
        <w:t xml:space="preserve"> </w:t>
      </w:r>
      <w:r>
        <w:rPr>
          <w:lang w:val="es-CO"/>
        </w:rPr>
        <w:t>existe</w:t>
      </w:r>
      <w:r>
        <w:rPr>
          <w:spacing w:val="-1"/>
          <w:lang w:val="es-CO"/>
        </w:rPr>
        <w:t xml:space="preserve"> </w:t>
      </w:r>
      <w:r>
        <w:rPr>
          <w:lang w:val="es-CO"/>
        </w:rPr>
        <w:t>entre</w:t>
      </w:r>
      <w:r>
        <w:rPr>
          <w:spacing w:val="-1"/>
          <w:lang w:val="es-CO"/>
        </w:rPr>
        <w:t xml:space="preserve"> </w:t>
      </w:r>
      <w:r>
        <w:rPr>
          <w:lang w:val="es-CO"/>
        </w:rPr>
        <w:t>diferentes</w:t>
      </w:r>
      <w:r>
        <w:rPr>
          <w:spacing w:val="-1"/>
          <w:lang w:val="es-CO"/>
        </w:rPr>
        <w:t xml:space="preserve"> </w:t>
      </w:r>
      <w:r>
        <w:rPr>
          <w:lang w:val="es-CO"/>
        </w:rPr>
        <w:t>niveles</w:t>
      </w:r>
      <w:r>
        <w:rPr>
          <w:spacing w:val="-1"/>
          <w:lang w:val="es-CO"/>
        </w:rPr>
        <w:t xml:space="preserve"> </w:t>
      </w:r>
      <w:r>
        <w:rPr>
          <w:lang w:val="es-CO"/>
        </w:rPr>
        <w:t>jerárquicos,</w:t>
      </w:r>
      <w:r>
        <w:rPr>
          <w:spacing w:val="1"/>
          <w:lang w:val="es-CO"/>
        </w:rPr>
        <w:t xml:space="preserve"> </w:t>
      </w:r>
      <w:r>
        <w:rPr>
          <w:lang w:val="es-CO"/>
        </w:rPr>
        <w:t>proporcionando</w:t>
      </w:r>
      <w:r>
        <w:rPr>
          <w:spacing w:val="-1"/>
          <w:lang w:val="es-CO"/>
        </w:rPr>
        <w:t xml:space="preserve"> </w:t>
      </w:r>
      <w:r>
        <w:rPr>
          <w:lang w:val="es-CO"/>
        </w:rPr>
        <w:t>estimaciones</w:t>
      </w:r>
      <w:r>
        <w:rPr>
          <w:spacing w:val="-1"/>
          <w:lang w:val="es-CO"/>
        </w:rPr>
        <w:t xml:space="preserve"> </w:t>
      </w:r>
      <w:r>
        <w:rPr>
          <w:spacing w:val="-2"/>
          <w:lang w:val="es-CO"/>
        </w:rPr>
        <w:t xml:space="preserve">específicas </w:t>
      </w:r>
      <w:r>
        <w:rPr>
          <w:lang w:val="es-CO"/>
        </w:rPr>
        <w:t>para</w:t>
      </w:r>
      <w:r>
        <w:rPr>
          <w:spacing w:val="-9"/>
          <w:lang w:val="es-CO"/>
        </w:rPr>
        <w:t xml:space="preserve"> </w:t>
      </w:r>
      <w:r>
        <w:rPr>
          <w:lang w:val="es-CO"/>
        </w:rPr>
        <w:t>cada</w:t>
      </w:r>
      <w:r>
        <w:rPr>
          <w:spacing w:val="-8"/>
          <w:lang w:val="es-CO"/>
        </w:rPr>
        <w:t xml:space="preserve"> </w:t>
      </w:r>
      <w:r>
        <w:rPr>
          <w:lang w:val="es-CO"/>
        </w:rPr>
        <w:t>unidad</w:t>
      </w:r>
      <w:r>
        <w:rPr>
          <w:spacing w:val="-9"/>
          <w:lang w:val="es-CO"/>
        </w:rPr>
        <w:t xml:space="preserve"> </w:t>
      </w:r>
      <w:r>
        <w:rPr>
          <w:lang w:val="es-CO"/>
        </w:rPr>
        <w:t>espacial</w:t>
      </w:r>
      <w:r>
        <w:rPr>
          <w:spacing w:val="-8"/>
          <w:lang w:val="es-CO"/>
        </w:rPr>
        <w:t xml:space="preserve"> </w:t>
      </w:r>
      <w:r>
        <w:rPr>
          <w:lang w:val="es-CO"/>
        </w:rPr>
        <w:t>o</w:t>
      </w:r>
      <w:r>
        <w:rPr>
          <w:spacing w:val="-8"/>
          <w:lang w:val="es-CO"/>
        </w:rPr>
        <w:t xml:space="preserve"> </w:t>
      </w:r>
      <w:r>
        <w:rPr>
          <w:lang w:val="es-CO"/>
        </w:rPr>
        <w:t>región</w:t>
      </w:r>
      <w:r>
        <w:rPr>
          <w:spacing w:val="-9"/>
          <w:lang w:val="es-CO"/>
        </w:rPr>
        <w:t xml:space="preserve"> </w:t>
      </w:r>
      <w:r>
        <w:rPr>
          <w:lang w:val="es-CO"/>
        </w:rPr>
        <w:t>(Kumar et al.,</w:t>
      </w:r>
      <w:r>
        <w:rPr>
          <w:spacing w:val="-8"/>
          <w:lang w:val="es-CO"/>
        </w:rPr>
        <w:t xml:space="preserve"> </w:t>
      </w:r>
      <w:hyperlink w:anchor="_bookmark33">
        <w:r>
          <w:rPr>
            <w:color w:val="00004C"/>
            <w:lang w:val="es-CO"/>
          </w:rPr>
          <w:t>2011</w:t>
        </w:r>
      </w:hyperlink>
      <w:r>
        <w:rPr>
          <w:lang w:val="es-CO"/>
        </w:rPr>
        <w:t>).</w:t>
      </w:r>
      <w:ins w:id="79" w:author="Daniel Bertin Ugarte" w:date="2026-01-29T08:21:00Z" w16du:dateUtc="2026-01-29T11:21:00Z">
        <w:r w:rsidR="00433EF9">
          <w:rPr>
            <w:lang w:val="es-CO"/>
          </w:rPr>
          <w:t xml:space="preserve"> Estos últimos se</w:t>
        </w:r>
        <w:r w:rsidR="00433EF9">
          <w:rPr>
            <w:spacing w:val="31"/>
            <w:lang w:val="es-CO"/>
          </w:rPr>
          <w:t xml:space="preserve"> </w:t>
        </w:r>
        <w:r w:rsidR="00433EF9">
          <w:rPr>
            <w:lang w:val="es-CO"/>
          </w:rPr>
          <w:t>modelan</w:t>
        </w:r>
        <w:r w:rsidR="00433EF9">
          <w:rPr>
            <w:spacing w:val="31"/>
            <w:lang w:val="es-CO"/>
          </w:rPr>
          <w:t xml:space="preserve"> </w:t>
        </w:r>
        <w:r w:rsidR="00433EF9">
          <w:rPr>
            <w:lang w:val="es-CO"/>
          </w:rPr>
          <w:t>como</w:t>
        </w:r>
        <w:r w:rsidR="00433EF9">
          <w:rPr>
            <w:spacing w:val="31"/>
            <w:lang w:val="es-CO"/>
          </w:rPr>
          <w:t xml:space="preserve"> </w:t>
        </w:r>
        <w:r w:rsidR="00433EF9">
          <w:rPr>
            <w:lang w:val="es-CO"/>
          </w:rPr>
          <w:t>términos</w:t>
        </w:r>
        <w:r w:rsidR="00433EF9">
          <w:rPr>
            <w:spacing w:val="31"/>
            <w:lang w:val="es-CO"/>
          </w:rPr>
          <w:t xml:space="preserve"> </w:t>
        </w:r>
        <w:r w:rsidR="00433EF9">
          <w:rPr>
            <w:lang w:val="es-CO"/>
          </w:rPr>
          <w:t>adicionales</w:t>
        </w:r>
        <w:r w:rsidR="00433EF9">
          <w:rPr>
            <w:spacing w:val="31"/>
            <w:lang w:val="es-CO"/>
          </w:rPr>
          <w:t xml:space="preserve"> </w:t>
        </w:r>
        <w:r w:rsidR="00433EF9">
          <w:rPr>
            <w:lang w:val="es-CO"/>
          </w:rPr>
          <w:t>que</w:t>
        </w:r>
        <w:r w:rsidR="00433EF9">
          <w:rPr>
            <w:spacing w:val="31"/>
            <w:lang w:val="es-CO"/>
          </w:rPr>
          <w:t xml:space="preserve"> </w:t>
        </w:r>
        <w:r w:rsidR="00433EF9">
          <w:rPr>
            <w:lang w:val="es-CO"/>
          </w:rPr>
          <w:t>varían</w:t>
        </w:r>
        <w:r w:rsidR="00433EF9">
          <w:rPr>
            <w:spacing w:val="31"/>
            <w:lang w:val="es-CO"/>
          </w:rPr>
          <w:t xml:space="preserve"> </w:t>
        </w:r>
        <w:r w:rsidR="00433EF9">
          <w:rPr>
            <w:lang w:val="es-CO"/>
          </w:rPr>
          <w:t>para</w:t>
        </w:r>
        <w:r w:rsidR="00433EF9">
          <w:rPr>
            <w:spacing w:val="31"/>
            <w:lang w:val="es-CO"/>
          </w:rPr>
          <w:t xml:space="preserve"> </w:t>
        </w:r>
        <w:r w:rsidR="00433EF9">
          <w:rPr>
            <w:lang w:val="es-CO"/>
          </w:rPr>
          <w:t>cada</w:t>
        </w:r>
        <w:r w:rsidR="00433EF9">
          <w:rPr>
            <w:spacing w:val="31"/>
            <w:lang w:val="es-CO"/>
          </w:rPr>
          <w:t xml:space="preserve"> </w:t>
        </w:r>
        <w:r w:rsidR="00433EF9">
          <w:rPr>
            <w:lang w:val="es-CO"/>
          </w:rPr>
          <w:t>grupo</w:t>
        </w:r>
        <w:r w:rsidR="00433EF9">
          <w:rPr>
            <w:spacing w:val="31"/>
            <w:lang w:val="es-CO"/>
          </w:rPr>
          <w:t xml:space="preserve"> </w:t>
        </w:r>
        <w:r w:rsidR="00433EF9">
          <w:rPr>
            <w:lang w:val="es-CO"/>
          </w:rPr>
          <w:t>o</w:t>
        </w:r>
        <w:r w:rsidR="00433EF9">
          <w:rPr>
            <w:spacing w:val="31"/>
            <w:lang w:val="es-CO"/>
          </w:rPr>
          <w:t xml:space="preserve"> </w:t>
        </w:r>
        <w:r w:rsidR="00433EF9">
          <w:rPr>
            <w:lang w:val="es-CO"/>
          </w:rPr>
          <w:t>unidad</w:t>
        </w:r>
        <w:r w:rsidR="00433EF9">
          <w:rPr>
            <w:spacing w:val="31"/>
            <w:lang w:val="es-CO"/>
          </w:rPr>
          <w:t xml:space="preserve"> </w:t>
        </w:r>
        <w:r w:rsidR="00433EF9">
          <w:rPr>
            <w:lang w:val="es-CO"/>
          </w:rPr>
          <w:t>de</w:t>
        </w:r>
        <w:r w:rsidR="00433EF9">
          <w:rPr>
            <w:spacing w:val="31"/>
            <w:lang w:val="es-CO"/>
          </w:rPr>
          <w:t xml:space="preserve"> </w:t>
        </w:r>
        <w:r w:rsidR="00433EF9">
          <w:rPr>
            <w:spacing w:val="-2"/>
            <w:lang w:val="es-CO"/>
          </w:rPr>
          <w:t xml:space="preserve">nivel </w:t>
        </w:r>
        <w:r w:rsidR="00433EF9">
          <w:rPr>
            <w:lang w:val="es-CO"/>
          </w:rPr>
          <w:t>superior,</w:t>
        </w:r>
        <w:r w:rsidR="00433EF9">
          <w:rPr>
            <w:spacing w:val="17"/>
            <w:lang w:val="es-CO"/>
          </w:rPr>
          <w:t xml:space="preserve"> </w:t>
        </w:r>
        <w:r w:rsidR="00433EF9">
          <w:rPr>
            <w:lang w:val="es-CO"/>
          </w:rPr>
          <w:t>permitiendo</w:t>
        </w:r>
        <w:r w:rsidR="00433EF9">
          <w:rPr>
            <w:spacing w:val="15"/>
            <w:lang w:val="es-CO"/>
          </w:rPr>
          <w:t xml:space="preserve"> </w:t>
        </w:r>
        <w:r w:rsidR="00433EF9">
          <w:rPr>
            <w:lang w:val="es-CO"/>
          </w:rPr>
          <w:t>capturar</w:t>
        </w:r>
        <w:r w:rsidR="00433EF9">
          <w:rPr>
            <w:spacing w:val="15"/>
            <w:lang w:val="es-CO"/>
          </w:rPr>
          <w:t xml:space="preserve"> </w:t>
        </w:r>
        <w:r w:rsidR="00433EF9">
          <w:rPr>
            <w:lang w:val="es-CO"/>
          </w:rPr>
          <w:t>la</w:t>
        </w:r>
        <w:r w:rsidR="00433EF9">
          <w:rPr>
            <w:spacing w:val="15"/>
            <w:lang w:val="es-CO"/>
          </w:rPr>
          <w:t xml:space="preserve"> </w:t>
        </w:r>
        <w:r w:rsidR="00433EF9">
          <w:rPr>
            <w:lang w:val="es-CO"/>
          </w:rPr>
          <w:t>variabilidad</w:t>
        </w:r>
        <w:r w:rsidR="00433EF9">
          <w:rPr>
            <w:spacing w:val="15"/>
            <w:lang w:val="es-CO"/>
          </w:rPr>
          <w:t xml:space="preserve"> </w:t>
        </w:r>
        <w:r w:rsidR="00433EF9">
          <w:rPr>
            <w:lang w:val="es-CO"/>
          </w:rPr>
          <w:t>específica</w:t>
        </w:r>
        <w:r w:rsidR="00433EF9">
          <w:rPr>
            <w:spacing w:val="15"/>
            <w:lang w:val="es-CO"/>
          </w:rPr>
          <w:t xml:space="preserve"> </w:t>
        </w:r>
        <w:r w:rsidR="00433EF9">
          <w:rPr>
            <w:lang w:val="es-CO"/>
          </w:rPr>
          <w:t>entre</w:t>
        </w:r>
        <w:r w:rsidR="00433EF9">
          <w:rPr>
            <w:spacing w:val="15"/>
            <w:lang w:val="es-CO"/>
          </w:rPr>
          <w:t xml:space="preserve"> </w:t>
        </w:r>
      </w:ins>
      <w:ins w:id="80" w:author="Daniel Bertin Ugarte" w:date="2026-01-29T08:22:00Z" w16du:dateUtc="2026-01-29T11:22:00Z">
        <w:r w:rsidR="00433EF9">
          <w:rPr>
            <w:lang w:val="es-CO"/>
          </w:rPr>
          <w:t>ambos</w:t>
        </w:r>
      </w:ins>
      <w:ins w:id="81" w:author="Daniel Bertin Ugarte" w:date="2026-01-29T08:21:00Z" w16du:dateUtc="2026-01-29T11:21:00Z">
        <w:r w:rsidR="00433EF9">
          <w:rPr>
            <w:spacing w:val="15"/>
            <w:lang w:val="es-CO"/>
          </w:rPr>
          <w:t xml:space="preserve"> </w:t>
        </w:r>
        <w:r w:rsidR="00433EF9">
          <w:rPr>
            <w:lang w:val="es-CO"/>
          </w:rPr>
          <w:t>grupos</w:t>
        </w:r>
      </w:ins>
      <w:ins w:id="82" w:author="Daniel Bertin Ugarte" w:date="2026-01-29T08:22:00Z" w16du:dateUtc="2026-01-29T11:22:00Z">
        <w:r w:rsidR="00433EF9">
          <w:rPr>
            <w:lang w:val="es-CO"/>
          </w:rPr>
          <w:t>.</w:t>
        </w:r>
      </w:ins>
      <w:r>
        <w:rPr>
          <w:spacing w:val="3"/>
          <w:lang w:val="es-CO"/>
        </w:rPr>
        <w:t xml:space="preserve"> </w:t>
      </w:r>
      <w:r>
        <w:rPr>
          <w:lang w:val="es-CO"/>
        </w:rPr>
        <w:t>Esta</w:t>
      </w:r>
      <w:r>
        <w:rPr>
          <w:spacing w:val="-9"/>
          <w:lang w:val="es-CO"/>
        </w:rPr>
        <w:t xml:space="preserve"> </w:t>
      </w:r>
      <w:r>
        <w:rPr>
          <w:spacing w:val="-2"/>
          <w:lang w:val="es-CO"/>
        </w:rPr>
        <w:t>estructura</w:t>
      </w:r>
      <w:ins w:id="83" w:author="Daniel Bertin Ugarte" w:date="2026-01-29T08:23:00Z" w16du:dateUtc="2026-01-29T11:23:00Z">
        <w:r w:rsidR="00433EF9">
          <w:rPr>
            <w:spacing w:val="-2"/>
            <w:lang w:val="es-CO"/>
          </w:rPr>
          <w:t xml:space="preserve"> de efectos fijos y aleatorios</w:t>
        </w:r>
      </w:ins>
      <w:r>
        <w:rPr>
          <w:spacing w:val="-2"/>
          <w:lang w:val="es-CO"/>
        </w:rPr>
        <w:t xml:space="preserve"> </w:t>
      </w:r>
      <w:r>
        <w:rPr>
          <w:lang w:val="es-CO"/>
        </w:rPr>
        <w:t>es</w:t>
      </w:r>
      <w:r>
        <w:rPr>
          <w:spacing w:val="35"/>
          <w:lang w:val="es-CO"/>
        </w:rPr>
        <w:t xml:space="preserve"> </w:t>
      </w:r>
      <w:r>
        <w:rPr>
          <w:lang w:val="es-CO"/>
        </w:rPr>
        <w:t>fundamental</w:t>
      </w:r>
      <w:r>
        <w:rPr>
          <w:spacing w:val="35"/>
          <w:lang w:val="es-CO"/>
        </w:rPr>
        <w:t xml:space="preserve"> </w:t>
      </w:r>
      <w:r>
        <w:rPr>
          <w:lang w:val="es-CO"/>
        </w:rPr>
        <w:t>para</w:t>
      </w:r>
      <w:r>
        <w:rPr>
          <w:spacing w:val="35"/>
          <w:lang w:val="es-CO"/>
        </w:rPr>
        <w:t xml:space="preserve"> </w:t>
      </w:r>
      <w:r>
        <w:rPr>
          <w:lang w:val="es-CO"/>
        </w:rPr>
        <w:t>capturar</w:t>
      </w:r>
      <w:r>
        <w:rPr>
          <w:spacing w:val="35"/>
          <w:lang w:val="es-CO"/>
        </w:rPr>
        <w:t xml:space="preserve"> </w:t>
      </w:r>
      <w:r>
        <w:rPr>
          <w:lang w:val="es-CO"/>
        </w:rPr>
        <w:t>adecuadamente</w:t>
      </w:r>
      <w:r>
        <w:rPr>
          <w:spacing w:val="35"/>
          <w:lang w:val="es-CO"/>
        </w:rPr>
        <w:t xml:space="preserve"> </w:t>
      </w:r>
      <w:r>
        <w:rPr>
          <w:lang w:val="es-CO"/>
        </w:rPr>
        <w:t>la</w:t>
      </w:r>
      <w:r>
        <w:rPr>
          <w:spacing w:val="36"/>
          <w:lang w:val="es-CO"/>
        </w:rPr>
        <w:t xml:space="preserve"> </w:t>
      </w:r>
      <w:r>
        <w:rPr>
          <w:lang w:val="es-CO"/>
        </w:rPr>
        <w:t>heterogeneidad</w:t>
      </w:r>
      <w:r>
        <w:rPr>
          <w:spacing w:val="35"/>
          <w:lang w:val="es-CO"/>
        </w:rPr>
        <w:t xml:space="preserve"> </w:t>
      </w:r>
      <w:r>
        <w:rPr>
          <w:lang w:val="es-CO"/>
        </w:rPr>
        <w:t>inherente</w:t>
      </w:r>
      <w:r>
        <w:rPr>
          <w:spacing w:val="35"/>
          <w:lang w:val="es-CO"/>
        </w:rPr>
        <w:t xml:space="preserve"> </w:t>
      </w:r>
      <w:r>
        <w:rPr>
          <w:lang w:val="es-CO"/>
        </w:rPr>
        <w:t>a</w:t>
      </w:r>
      <w:r>
        <w:rPr>
          <w:spacing w:val="35"/>
          <w:lang w:val="es-CO"/>
        </w:rPr>
        <w:t xml:space="preserve"> </w:t>
      </w:r>
      <w:r>
        <w:rPr>
          <w:lang w:val="es-CO"/>
        </w:rPr>
        <w:t>los</w:t>
      </w:r>
      <w:r>
        <w:rPr>
          <w:spacing w:val="35"/>
          <w:lang w:val="es-CO"/>
        </w:rPr>
        <w:t xml:space="preserve"> </w:t>
      </w:r>
      <w:r>
        <w:rPr>
          <w:lang w:val="es-CO"/>
        </w:rPr>
        <w:t>datos</w:t>
      </w:r>
      <w:r>
        <w:rPr>
          <w:spacing w:val="36"/>
          <w:lang w:val="es-CO"/>
        </w:rPr>
        <w:t xml:space="preserve"> </w:t>
      </w:r>
      <w:r>
        <w:rPr>
          <w:spacing w:val="-2"/>
          <w:lang w:val="es-CO"/>
        </w:rPr>
        <w:t xml:space="preserve">espaciales </w:t>
      </w:r>
      <w:r>
        <w:rPr>
          <w:lang w:val="es-CO"/>
        </w:rPr>
        <w:t>cuando</w:t>
      </w:r>
      <w:r>
        <w:rPr>
          <w:spacing w:val="13"/>
          <w:lang w:val="es-CO"/>
        </w:rPr>
        <w:t xml:space="preserve"> </w:t>
      </w:r>
      <w:r>
        <w:rPr>
          <w:lang w:val="es-CO"/>
        </w:rPr>
        <w:t>se</w:t>
      </w:r>
      <w:r>
        <w:rPr>
          <w:spacing w:val="14"/>
          <w:lang w:val="es-CO"/>
        </w:rPr>
        <w:t xml:space="preserve"> </w:t>
      </w:r>
      <w:r>
        <w:rPr>
          <w:lang w:val="es-CO"/>
        </w:rPr>
        <w:t>tiene</w:t>
      </w:r>
      <w:r>
        <w:rPr>
          <w:spacing w:val="14"/>
          <w:lang w:val="es-CO"/>
        </w:rPr>
        <w:t xml:space="preserve"> </w:t>
      </w:r>
      <w:r>
        <w:rPr>
          <w:lang w:val="es-CO"/>
        </w:rPr>
        <w:t>una</w:t>
      </w:r>
      <w:r>
        <w:rPr>
          <w:spacing w:val="14"/>
          <w:lang w:val="es-CO"/>
        </w:rPr>
        <w:t xml:space="preserve"> </w:t>
      </w:r>
      <w:r>
        <w:rPr>
          <w:lang w:val="es-CO"/>
        </w:rPr>
        <w:t>organización</w:t>
      </w:r>
      <w:r>
        <w:rPr>
          <w:spacing w:val="13"/>
          <w:lang w:val="es-CO"/>
        </w:rPr>
        <w:t xml:space="preserve"> </w:t>
      </w:r>
      <w:r>
        <w:rPr>
          <w:lang w:val="es-CO"/>
        </w:rPr>
        <w:t>natural</w:t>
      </w:r>
      <w:r>
        <w:rPr>
          <w:spacing w:val="15"/>
          <w:lang w:val="es-CO"/>
        </w:rPr>
        <w:t xml:space="preserve"> </w:t>
      </w:r>
      <w:r>
        <w:rPr>
          <w:lang w:val="es-CO"/>
        </w:rPr>
        <w:t>en</w:t>
      </w:r>
      <w:r>
        <w:rPr>
          <w:spacing w:val="13"/>
          <w:lang w:val="es-CO"/>
        </w:rPr>
        <w:t xml:space="preserve"> </w:t>
      </w:r>
      <w:r>
        <w:rPr>
          <w:lang w:val="es-CO"/>
        </w:rPr>
        <w:t>distintos</w:t>
      </w:r>
      <w:r>
        <w:rPr>
          <w:spacing w:val="15"/>
          <w:lang w:val="es-CO"/>
        </w:rPr>
        <w:t xml:space="preserve"> </w:t>
      </w:r>
      <w:r>
        <w:rPr>
          <w:lang w:val="es-CO"/>
        </w:rPr>
        <w:t>niveles,</w:t>
      </w:r>
      <w:r>
        <w:rPr>
          <w:spacing w:val="15"/>
          <w:lang w:val="es-CO"/>
        </w:rPr>
        <w:t xml:space="preserve"> </w:t>
      </w:r>
      <w:r>
        <w:rPr>
          <w:lang w:val="es-CO"/>
        </w:rPr>
        <w:t>donde</w:t>
      </w:r>
      <w:r>
        <w:rPr>
          <w:spacing w:val="14"/>
          <w:lang w:val="es-CO"/>
        </w:rPr>
        <w:t xml:space="preserve"> </w:t>
      </w:r>
      <w:r>
        <w:rPr>
          <w:lang w:val="es-CO"/>
        </w:rPr>
        <w:t>las</w:t>
      </w:r>
      <w:r>
        <w:rPr>
          <w:spacing w:val="14"/>
          <w:lang w:val="es-CO"/>
        </w:rPr>
        <w:t xml:space="preserve"> </w:t>
      </w:r>
      <w:r>
        <w:rPr>
          <w:lang w:val="es-CO"/>
        </w:rPr>
        <w:t>unidades</w:t>
      </w:r>
      <w:r>
        <w:rPr>
          <w:spacing w:val="14"/>
          <w:lang w:val="es-CO"/>
        </w:rPr>
        <w:t xml:space="preserve"> </w:t>
      </w:r>
      <w:r>
        <w:rPr>
          <w:lang w:val="es-CO"/>
        </w:rPr>
        <w:t>de</w:t>
      </w:r>
      <w:r>
        <w:rPr>
          <w:spacing w:val="14"/>
          <w:lang w:val="es-CO"/>
        </w:rPr>
        <w:t xml:space="preserve"> </w:t>
      </w:r>
      <w:r>
        <w:rPr>
          <w:lang w:val="es-CO"/>
        </w:rPr>
        <w:t>nivel</w:t>
      </w:r>
      <w:r>
        <w:rPr>
          <w:spacing w:val="13"/>
          <w:lang w:val="es-CO"/>
        </w:rPr>
        <w:t xml:space="preserve"> </w:t>
      </w:r>
      <w:r>
        <w:rPr>
          <w:spacing w:val="-2"/>
          <w:lang w:val="es-CO"/>
        </w:rPr>
        <w:t xml:space="preserve">inferior </w:t>
      </w:r>
      <w:r>
        <w:rPr>
          <w:lang w:val="es-CO"/>
        </w:rPr>
        <w:t>están</w:t>
      </w:r>
      <w:r>
        <w:rPr>
          <w:spacing w:val="5"/>
          <w:lang w:val="es-CO"/>
        </w:rPr>
        <w:t xml:space="preserve"> </w:t>
      </w:r>
      <w:r>
        <w:rPr>
          <w:lang w:val="es-CO"/>
        </w:rPr>
        <w:t>agrupadas</w:t>
      </w:r>
      <w:r>
        <w:rPr>
          <w:spacing w:val="5"/>
          <w:lang w:val="es-CO"/>
        </w:rPr>
        <w:t xml:space="preserve"> </w:t>
      </w:r>
      <w:r>
        <w:rPr>
          <w:lang w:val="es-CO"/>
        </w:rPr>
        <w:t>en</w:t>
      </w:r>
      <w:r>
        <w:rPr>
          <w:spacing w:val="5"/>
          <w:lang w:val="es-CO"/>
        </w:rPr>
        <w:t xml:space="preserve"> </w:t>
      </w:r>
      <w:r>
        <w:rPr>
          <w:lang w:val="es-CO"/>
        </w:rPr>
        <w:t>unidades</w:t>
      </w:r>
      <w:r>
        <w:rPr>
          <w:spacing w:val="5"/>
          <w:lang w:val="es-CO"/>
        </w:rPr>
        <w:t xml:space="preserve"> </w:t>
      </w:r>
      <w:r>
        <w:rPr>
          <w:lang w:val="es-CO"/>
        </w:rPr>
        <w:t>de</w:t>
      </w:r>
      <w:r>
        <w:rPr>
          <w:spacing w:val="5"/>
          <w:lang w:val="es-CO"/>
        </w:rPr>
        <w:t xml:space="preserve"> </w:t>
      </w:r>
      <w:r>
        <w:rPr>
          <w:lang w:val="es-CO"/>
        </w:rPr>
        <w:t>nivel</w:t>
      </w:r>
      <w:r>
        <w:rPr>
          <w:spacing w:val="5"/>
          <w:lang w:val="es-CO"/>
        </w:rPr>
        <w:t xml:space="preserve"> </w:t>
      </w:r>
      <w:r>
        <w:rPr>
          <w:lang w:val="es-CO"/>
        </w:rPr>
        <w:t>superior</w:t>
      </w:r>
      <w:r>
        <w:rPr>
          <w:spacing w:val="5"/>
          <w:lang w:val="es-CO"/>
        </w:rPr>
        <w:t xml:space="preserve"> </w:t>
      </w:r>
      <w:r>
        <w:rPr>
          <w:lang w:val="es-CO"/>
        </w:rPr>
        <w:t>(Wong</w:t>
      </w:r>
      <w:r>
        <w:rPr>
          <w:spacing w:val="5"/>
          <w:lang w:val="es-CO"/>
        </w:rPr>
        <w:t xml:space="preserve"> y </w:t>
      </w:r>
      <w:r>
        <w:rPr>
          <w:lang w:val="es-CO"/>
        </w:rPr>
        <w:t>Mason,</w:t>
      </w:r>
      <w:r>
        <w:rPr>
          <w:spacing w:val="5"/>
          <w:lang w:val="es-CO"/>
        </w:rPr>
        <w:t xml:space="preserve"> </w:t>
      </w:r>
      <w:hyperlink w:anchor="_bookmark53">
        <w:r>
          <w:rPr>
            <w:color w:val="00004C"/>
            <w:spacing w:val="-2"/>
            <w:lang w:val="es-CO"/>
          </w:rPr>
          <w:t>1985</w:t>
        </w:r>
      </w:hyperlink>
      <w:r>
        <w:rPr>
          <w:spacing w:val="-2"/>
          <w:lang w:val="es-CO"/>
        </w:rPr>
        <w:t>).</w:t>
      </w:r>
    </w:p>
    <w:p w14:paraId="4B5E8B98" w14:textId="11B75163" w:rsidR="00D05FC9" w:rsidRDefault="00510033" w:rsidP="00670CC6">
      <w:pPr>
        <w:pStyle w:val="Ttulo1"/>
        <w:tabs>
          <w:tab w:val="left" w:pos="8414"/>
        </w:tabs>
        <w:spacing w:before="141"/>
        <w:jc w:val="both"/>
        <w:rPr>
          <w:lang w:val="es-CO"/>
        </w:rPr>
      </w:pPr>
      <w:commentRangeStart w:id="84"/>
      <w:del w:id="85" w:author="Daniel Bertin Ugarte" w:date="2026-01-29T08:23:00Z" w16du:dateUtc="2026-01-29T11:23:00Z">
        <w:r w:rsidDel="00433EF9">
          <w:rPr>
            <w:lang w:val="es-CO"/>
          </w:rPr>
          <w:delText>La</w:delText>
        </w:r>
        <w:r w:rsidDel="00433EF9">
          <w:rPr>
            <w:spacing w:val="15"/>
            <w:lang w:val="es-CO"/>
          </w:rPr>
          <w:delText xml:space="preserve"> </w:delText>
        </w:r>
        <w:r w:rsidDel="00433EF9">
          <w:rPr>
            <w:lang w:val="es-CO"/>
          </w:rPr>
          <w:delText>formulación</w:delText>
        </w:r>
        <w:r w:rsidDel="00433EF9">
          <w:rPr>
            <w:spacing w:val="16"/>
            <w:lang w:val="es-CO"/>
          </w:rPr>
          <w:delText xml:space="preserve"> </w:delText>
        </w:r>
        <w:r w:rsidDel="00433EF9">
          <w:rPr>
            <w:lang w:val="es-CO"/>
          </w:rPr>
          <w:delText>matemática</w:delText>
        </w:r>
        <w:r w:rsidDel="00433EF9">
          <w:rPr>
            <w:spacing w:val="15"/>
            <w:lang w:val="es-CO"/>
          </w:rPr>
          <w:delText xml:space="preserve"> </w:delText>
        </w:r>
        <w:r w:rsidDel="00433EF9">
          <w:rPr>
            <w:lang w:val="es-CO"/>
          </w:rPr>
          <w:delText>de</w:delText>
        </w:r>
        <w:r w:rsidDel="00433EF9">
          <w:rPr>
            <w:spacing w:val="16"/>
            <w:lang w:val="es-CO"/>
          </w:rPr>
          <w:delText xml:space="preserve"> </w:delText>
        </w:r>
        <w:r w:rsidDel="00433EF9">
          <w:rPr>
            <w:lang w:val="es-CO"/>
          </w:rPr>
          <w:delText>un</w:delText>
        </w:r>
        <w:r w:rsidDel="00433EF9">
          <w:rPr>
            <w:spacing w:val="15"/>
            <w:lang w:val="es-CO"/>
          </w:rPr>
          <w:delText xml:space="preserve"> </w:delText>
        </w:r>
        <w:r w:rsidDel="00433EF9">
          <w:rPr>
            <w:lang w:val="es-CO"/>
          </w:rPr>
          <w:delText>modelo</w:delText>
        </w:r>
        <w:r w:rsidDel="00433EF9">
          <w:rPr>
            <w:spacing w:val="16"/>
            <w:lang w:val="es-CO"/>
          </w:rPr>
          <w:delText xml:space="preserve"> </w:delText>
        </w:r>
        <w:r w:rsidDel="00433EF9">
          <w:rPr>
            <w:lang w:val="es-CO"/>
          </w:rPr>
          <w:delText>multinivel</w:delText>
        </w:r>
        <w:r w:rsidDel="00433EF9">
          <w:rPr>
            <w:spacing w:val="15"/>
            <w:lang w:val="es-CO"/>
          </w:rPr>
          <w:delText xml:space="preserve"> </w:delText>
        </w:r>
        <w:r w:rsidDel="00433EF9">
          <w:rPr>
            <w:lang w:val="es-CO"/>
          </w:rPr>
          <w:delText>se</w:delText>
        </w:r>
        <w:r w:rsidDel="00433EF9">
          <w:rPr>
            <w:spacing w:val="16"/>
            <w:lang w:val="es-CO"/>
          </w:rPr>
          <w:delText xml:space="preserve"> </w:delText>
        </w:r>
        <w:r w:rsidDel="00433EF9">
          <w:rPr>
            <w:lang w:val="es-CO"/>
          </w:rPr>
          <w:delText>basa</w:delText>
        </w:r>
        <w:r w:rsidDel="00433EF9">
          <w:rPr>
            <w:spacing w:val="15"/>
            <w:lang w:val="es-CO"/>
          </w:rPr>
          <w:delText xml:space="preserve"> </w:delText>
        </w:r>
        <w:r w:rsidDel="00433EF9">
          <w:rPr>
            <w:lang w:val="es-CO"/>
          </w:rPr>
          <w:delText>en</w:delText>
        </w:r>
        <w:r w:rsidDel="00433EF9">
          <w:rPr>
            <w:spacing w:val="16"/>
            <w:lang w:val="es-CO"/>
          </w:rPr>
          <w:delText xml:space="preserve"> </w:delText>
        </w:r>
        <w:r w:rsidDel="00433EF9">
          <w:rPr>
            <w:lang w:val="es-CO"/>
          </w:rPr>
          <w:delText>la</w:delText>
        </w:r>
        <w:r w:rsidDel="00433EF9">
          <w:rPr>
            <w:spacing w:val="15"/>
            <w:lang w:val="es-CO"/>
          </w:rPr>
          <w:delText xml:space="preserve"> </w:delText>
        </w:r>
        <w:r w:rsidDel="00433EF9">
          <w:rPr>
            <w:lang w:val="es-CO"/>
          </w:rPr>
          <w:delText>combinación</w:delText>
        </w:r>
        <w:r w:rsidDel="00433EF9">
          <w:rPr>
            <w:spacing w:val="16"/>
            <w:lang w:val="es-CO"/>
          </w:rPr>
          <w:delText xml:space="preserve"> </w:delText>
        </w:r>
        <w:r w:rsidDel="00433EF9">
          <w:rPr>
            <w:lang w:val="es-CO"/>
          </w:rPr>
          <w:delText>de</w:delText>
        </w:r>
        <w:r w:rsidDel="00433EF9">
          <w:rPr>
            <w:spacing w:val="15"/>
            <w:lang w:val="es-CO"/>
          </w:rPr>
          <w:delText xml:space="preserve"> </w:delText>
        </w:r>
        <w:r w:rsidDel="00433EF9">
          <w:rPr>
            <w:lang w:val="es-CO"/>
          </w:rPr>
          <w:delText>efectos</w:delText>
        </w:r>
        <w:r w:rsidDel="00433EF9">
          <w:rPr>
            <w:spacing w:val="16"/>
            <w:lang w:val="es-CO"/>
          </w:rPr>
          <w:delText xml:space="preserve"> </w:delText>
        </w:r>
        <w:r w:rsidDel="00433EF9">
          <w:rPr>
            <w:lang w:val="es-CO"/>
          </w:rPr>
          <w:delText>fijos</w:delText>
        </w:r>
        <w:r w:rsidDel="00433EF9">
          <w:rPr>
            <w:spacing w:val="15"/>
            <w:lang w:val="es-CO"/>
          </w:rPr>
          <w:delText xml:space="preserve"> </w:delText>
        </w:r>
        <w:r w:rsidDel="00433EF9">
          <w:rPr>
            <w:spacing w:val="-10"/>
            <w:lang w:val="es-CO"/>
          </w:rPr>
          <w:delText xml:space="preserve">y </w:delText>
        </w:r>
        <w:r w:rsidDel="00433EF9">
          <w:rPr>
            <w:lang w:val="es-CO"/>
          </w:rPr>
          <w:delText>efectos</w:delText>
        </w:r>
        <w:r w:rsidDel="00433EF9">
          <w:rPr>
            <w:spacing w:val="12"/>
            <w:lang w:val="es-CO"/>
          </w:rPr>
          <w:delText xml:space="preserve"> </w:delText>
        </w:r>
        <w:r w:rsidDel="00433EF9">
          <w:rPr>
            <w:lang w:val="es-CO"/>
          </w:rPr>
          <w:delText>aleatorios.</w:delText>
        </w:r>
      </w:del>
      <w:del w:id="86" w:author="Daniel Bertin Ugarte" w:date="2026-01-29T08:21:00Z" w16du:dateUtc="2026-01-29T11:21:00Z">
        <w:r w:rsidDel="00433EF9">
          <w:rPr>
            <w:spacing w:val="42"/>
            <w:lang w:val="es-CO"/>
          </w:rPr>
          <w:delText xml:space="preserve"> </w:delText>
        </w:r>
        <w:r w:rsidDel="00433EF9">
          <w:rPr>
            <w:lang w:val="es-CO"/>
          </w:rPr>
          <w:delText>Los</w:delText>
        </w:r>
        <w:r w:rsidDel="00433EF9">
          <w:rPr>
            <w:spacing w:val="13"/>
            <w:lang w:val="es-CO"/>
          </w:rPr>
          <w:delText xml:space="preserve"> </w:delText>
        </w:r>
        <w:r w:rsidDel="00433EF9">
          <w:rPr>
            <w:lang w:val="es-CO"/>
          </w:rPr>
          <w:delText>efectos</w:delText>
        </w:r>
        <w:r w:rsidDel="00433EF9">
          <w:rPr>
            <w:spacing w:val="14"/>
            <w:lang w:val="es-CO"/>
          </w:rPr>
          <w:delText xml:space="preserve"> </w:delText>
        </w:r>
        <w:r w:rsidDel="00433EF9">
          <w:rPr>
            <w:lang w:val="es-CO"/>
          </w:rPr>
          <w:delText>fijos</w:delText>
        </w:r>
        <w:r w:rsidDel="00433EF9">
          <w:rPr>
            <w:spacing w:val="13"/>
            <w:lang w:val="es-CO"/>
          </w:rPr>
          <w:delText xml:space="preserve"> </w:delText>
        </w:r>
        <w:r w:rsidDel="00433EF9">
          <w:rPr>
            <w:lang w:val="es-CO"/>
          </w:rPr>
          <w:delText>se</w:delText>
        </w:r>
        <w:r w:rsidDel="00433EF9">
          <w:rPr>
            <w:spacing w:val="13"/>
            <w:lang w:val="es-CO"/>
          </w:rPr>
          <w:delText xml:space="preserve"> </w:delText>
        </w:r>
        <w:r w:rsidDel="00433EF9">
          <w:rPr>
            <w:lang w:val="es-CO"/>
          </w:rPr>
          <w:delText>representan</w:delText>
        </w:r>
        <w:r w:rsidDel="00433EF9">
          <w:rPr>
            <w:spacing w:val="14"/>
            <w:lang w:val="es-CO"/>
          </w:rPr>
          <w:delText xml:space="preserve"> </w:delText>
        </w:r>
        <w:r w:rsidDel="00433EF9">
          <w:rPr>
            <w:lang w:val="es-CO"/>
          </w:rPr>
          <w:delText>mediante</w:delText>
        </w:r>
        <w:r w:rsidDel="00433EF9">
          <w:rPr>
            <w:spacing w:val="13"/>
            <w:lang w:val="es-CO"/>
          </w:rPr>
          <w:delText xml:space="preserve"> </w:delText>
        </w:r>
        <w:r w:rsidDel="00433EF9">
          <w:rPr>
            <w:lang w:val="es-CO"/>
          </w:rPr>
          <w:delText>coeficientes</w:delText>
        </w:r>
        <w:r w:rsidDel="00433EF9">
          <w:rPr>
            <w:spacing w:val="13"/>
            <w:lang w:val="es-CO"/>
          </w:rPr>
          <w:delText xml:space="preserve"> </w:delText>
        </w:r>
        <w:r w:rsidDel="00433EF9">
          <w:rPr>
            <w:lang w:val="es-CO"/>
          </w:rPr>
          <w:delText>constantes</w:delText>
        </w:r>
        <w:r w:rsidDel="00433EF9">
          <w:rPr>
            <w:spacing w:val="14"/>
            <w:lang w:val="es-CO"/>
          </w:rPr>
          <w:delText xml:space="preserve"> </w:delText>
        </w:r>
        <w:r w:rsidDel="00433EF9">
          <w:rPr>
            <w:lang w:val="es-CO"/>
          </w:rPr>
          <w:delText>que</w:delText>
        </w:r>
        <w:r w:rsidDel="00433EF9">
          <w:rPr>
            <w:spacing w:val="12"/>
            <w:lang w:val="es-CO"/>
          </w:rPr>
          <w:delText xml:space="preserve"> </w:delText>
        </w:r>
        <w:r w:rsidDel="00433EF9">
          <w:rPr>
            <w:spacing w:val="-2"/>
            <w:lang w:val="es-CO"/>
          </w:rPr>
          <w:delText xml:space="preserve">describen </w:delText>
        </w:r>
        <w:r w:rsidDel="00433EF9">
          <w:rPr>
            <w:lang w:val="es-CO"/>
          </w:rPr>
          <w:delText>la</w:delText>
        </w:r>
        <w:r w:rsidDel="00433EF9">
          <w:rPr>
            <w:spacing w:val="-2"/>
            <w:lang w:val="es-CO"/>
          </w:rPr>
          <w:delText xml:space="preserve"> </w:delText>
        </w:r>
        <w:r w:rsidDel="00433EF9">
          <w:rPr>
            <w:lang w:val="es-CO"/>
          </w:rPr>
          <w:delText>relación</w:delText>
        </w:r>
        <w:r w:rsidDel="00433EF9">
          <w:rPr>
            <w:spacing w:val="-2"/>
            <w:lang w:val="es-CO"/>
          </w:rPr>
          <w:delText xml:space="preserve"> </w:delText>
        </w:r>
        <w:r w:rsidDel="00433EF9">
          <w:rPr>
            <w:lang w:val="es-CO"/>
          </w:rPr>
          <w:delText>promedio</w:delText>
        </w:r>
        <w:r w:rsidDel="00433EF9">
          <w:rPr>
            <w:spacing w:val="-2"/>
            <w:lang w:val="es-CO"/>
          </w:rPr>
          <w:delText xml:space="preserve"> </w:delText>
        </w:r>
        <w:r w:rsidDel="00433EF9">
          <w:rPr>
            <w:lang w:val="es-CO"/>
          </w:rPr>
          <w:delText>entre</w:delText>
        </w:r>
        <w:r w:rsidDel="00433EF9">
          <w:rPr>
            <w:spacing w:val="-2"/>
            <w:lang w:val="es-CO"/>
          </w:rPr>
          <w:delText xml:space="preserve"> </w:delText>
        </w:r>
        <w:r w:rsidDel="00433EF9">
          <w:rPr>
            <w:lang w:val="es-CO"/>
          </w:rPr>
          <w:delText>las</w:delText>
        </w:r>
        <w:r w:rsidDel="00433EF9">
          <w:rPr>
            <w:spacing w:val="-2"/>
            <w:lang w:val="es-CO"/>
          </w:rPr>
          <w:delText xml:space="preserve"> </w:delText>
        </w:r>
        <w:r w:rsidDel="00433EF9">
          <w:rPr>
            <w:lang w:val="es-CO"/>
          </w:rPr>
          <w:delText>variables</w:delText>
        </w:r>
        <w:r w:rsidDel="00433EF9">
          <w:rPr>
            <w:spacing w:val="-2"/>
            <w:lang w:val="es-CO"/>
          </w:rPr>
          <w:delText xml:space="preserve"> </w:delText>
        </w:r>
        <w:r w:rsidDel="00433EF9">
          <w:rPr>
            <w:lang w:val="es-CO"/>
          </w:rPr>
          <w:delText>predictoras</w:delText>
        </w:r>
        <w:r w:rsidDel="00433EF9">
          <w:rPr>
            <w:spacing w:val="-1"/>
            <w:lang w:val="es-CO"/>
          </w:rPr>
          <w:delText xml:space="preserve"> </w:delText>
        </w:r>
        <w:r w:rsidDel="00433EF9">
          <w:rPr>
            <w:lang w:val="es-CO"/>
          </w:rPr>
          <w:delText>y</w:delText>
        </w:r>
        <w:r w:rsidDel="00433EF9">
          <w:rPr>
            <w:spacing w:val="-2"/>
            <w:lang w:val="es-CO"/>
          </w:rPr>
          <w:delText xml:space="preserve"> </w:delText>
        </w:r>
        <w:r w:rsidDel="00433EF9">
          <w:rPr>
            <w:lang w:val="es-CO"/>
          </w:rPr>
          <w:delText>la</w:delText>
        </w:r>
        <w:r w:rsidDel="00433EF9">
          <w:rPr>
            <w:spacing w:val="-2"/>
            <w:lang w:val="es-CO"/>
          </w:rPr>
          <w:delText xml:space="preserve"> </w:delText>
        </w:r>
        <w:r w:rsidDel="00433EF9">
          <w:rPr>
            <w:lang w:val="es-CO"/>
          </w:rPr>
          <w:delText>variable</w:delText>
        </w:r>
        <w:r w:rsidDel="00433EF9">
          <w:rPr>
            <w:spacing w:val="-2"/>
            <w:lang w:val="es-CO"/>
          </w:rPr>
          <w:delText xml:space="preserve"> </w:delText>
        </w:r>
        <w:r w:rsidDel="00433EF9">
          <w:rPr>
            <w:lang w:val="es-CO"/>
          </w:rPr>
          <w:delText>respuesta</w:delText>
        </w:r>
      </w:del>
      <w:del w:id="87" w:author="Daniel Bertin Ugarte" w:date="2026-01-29T08:23:00Z" w16du:dateUtc="2026-01-29T11:23:00Z">
        <w:r w:rsidDel="00433EF9">
          <w:rPr>
            <w:lang w:val="es-CO"/>
          </w:rPr>
          <w:delText>.</w:delText>
        </w:r>
        <w:r w:rsidDel="00433EF9">
          <w:rPr>
            <w:spacing w:val="11"/>
            <w:lang w:val="es-CO"/>
          </w:rPr>
          <w:delText xml:space="preserve"> </w:delText>
        </w:r>
        <w:r w:rsidDel="00433EF9">
          <w:rPr>
            <w:lang w:val="es-CO"/>
          </w:rPr>
          <w:delText>Por</w:delText>
        </w:r>
        <w:r w:rsidDel="00433EF9">
          <w:rPr>
            <w:spacing w:val="-1"/>
            <w:lang w:val="es-CO"/>
          </w:rPr>
          <w:delText xml:space="preserve"> </w:delText>
        </w:r>
        <w:r w:rsidDel="00433EF9">
          <w:rPr>
            <w:lang w:val="es-CO"/>
          </w:rPr>
          <w:delText>otro</w:delText>
        </w:r>
        <w:r w:rsidDel="00433EF9">
          <w:rPr>
            <w:spacing w:val="-2"/>
            <w:lang w:val="es-CO"/>
          </w:rPr>
          <w:delText xml:space="preserve"> </w:delText>
        </w:r>
        <w:r w:rsidDel="00433EF9">
          <w:rPr>
            <w:lang w:val="es-CO"/>
          </w:rPr>
          <w:delText>lado,</w:delText>
        </w:r>
        <w:r w:rsidDel="00433EF9">
          <w:rPr>
            <w:spacing w:val="-1"/>
            <w:lang w:val="es-CO"/>
          </w:rPr>
          <w:delText xml:space="preserve"> </w:delText>
        </w:r>
        <w:r w:rsidDel="00433EF9">
          <w:rPr>
            <w:lang w:val="es-CO"/>
          </w:rPr>
          <w:delText>los</w:delText>
        </w:r>
        <w:r w:rsidDel="00433EF9">
          <w:rPr>
            <w:spacing w:val="-2"/>
            <w:lang w:val="es-CO"/>
          </w:rPr>
          <w:delText xml:space="preserve"> efectos </w:delText>
        </w:r>
        <w:r w:rsidDel="00433EF9">
          <w:rPr>
            <w:lang w:val="es-CO"/>
          </w:rPr>
          <w:delText>aleatorios</w:delText>
        </w:r>
      </w:del>
      <w:del w:id="88" w:author="Daniel Bertin Ugarte" w:date="2026-01-29T08:21:00Z" w16du:dateUtc="2026-01-29T11:21:00Z">
        <w:r w:rsidDel="00433EF9">
          <w:rPr>
            <w:spacing w:val="31"/>
            <w:lang w:val="es-CO"/>
          </w:rPr>
          <w:delText xml:space="preserve"> </w:delText>
        </w:r>
        <w:r w:rsidDel="00433EF9">
          <w:rPr>
            <w:lang w:val="es-CO"/>
          </w:rPr>
          <w:delText>se</w:delText>
        </w:r>
        <w:r w:rsidDel="00433EF9">
          <w:rPr>
            <w:spacing w:val="31"/>
            <w:lang w:val="es-CO"/>
          </w:rPr>
          <w:delText xml:space="preserve"> </w:delText>
        </w:r>
        <w:r w:rsidDel="00433EF9">
          <w:rPr>
            <w:lang w:val="es-CO"/>
          </w:rPr>
          <w:delText>modelan</w:delText>
        </w:r>
        <w:r w:rsidDel="00433EF9">
          <w:rPr>
            <w:spacing w:val="31"/>
            <w:lang w:val="es-CO"/>
          </w:rPr>
          <w:delText xml:space="preserve"> </w:delText>
        </w:r>
        <w:r w:rsidDel="00433EF9">
          <w:rPr>
            <w:lang w:val="es-CO"/>
          </w:rPr>
          <w:delText>como</w:delText>
        </w:r>
        <w:r w:rsidDel="00433EF9">
          <w:rPr>
            <w:spacing w:val="31"/>
            <w:lang w:val="es-CO"/>
          </w:rPr>
          <w:delText xml:space="preserve"> </w:delText>
        </w:r>
        <w:r w:rsidDel="00433EF9">
          <w:rPr>
            <w:lang w:val="es-CO"/>
          </w:rPr>
          <w:delText>términos</w:delText>
        </w:r>
        <w:r w:rsidDel="00433EF9">
          <w:rPr>
            <w:spacing w:val="31"/>
            <w:lang w:val="es-CO"/>
          </w:rPr>
          <w:delText xml:space="preserve"> </w:delText>
        </w:r>
        <w:r w:rsidDel="00433EF9">
          <w:rPr>
            <w:lang w:val="es-CO"/>
          </w:rPr>
          <w:delText>adicionales</w:delText>
        </w:r>
        <w:r w:rsidDel="00433EF9">
          <w:rPr>
            <w:spacing w:val="31"/>
            <w:lang w:val="es-CO"/>
          </w:rPr>
          <w:delText xml:space="preserve"> </w:delText>
        </w:r>
        <w:r w:rsidDel="00433EF9">
          <w:rPr>
            <w:lang w:val="es-CO"/>
          </w:rPr>
          <w:delText>que</w:delText>
        </w:r>
        <w:r w:rsidDel="00433EF9">
          <w:rPr>
            <w:spacing w:val="31"/>
            <w:lang w:val="es-CO"/>
          </w:rPr>
          <w:delText xml:space="preserve"> </w:delText>
        </w:r>
        <w:r w:rsidDel="00433EF9">
          <w:rPr>
            <w:lang w:val="es-CO"/>
          </w:rPr>
          <w:delText>varían</w:delText>
        </w:r>
        <w:r w:rsidDel="00433EF9">
          <w:rPr>
            <w:spacing w:val="31"/>
            <w:lang w:val="es-CO"/>
          </w:rPr>
          <w:delText xml:space="preserve"> </w:delText>
        </w:r>
        <w:r w:rsidDel="00433EF9">
          <w:rPr>
            <w:lang w:val="es-CO"/>
          </w:rPr>
          <w:delText>para</w:delText>
        </w:r>
        <w:r w:rsidDel="00433EF9">
          <w:rPr>
            <w:spacing w:val="31"/>
            <w:lang w:val="es-CO"/>
          </w:rPr>
          <w:delText xml:space="preserve"> </w:delText>
        </w:r>
        <w:r w:rsidDel="00433EF9">
          <w:rPr>
            <w:lang w:val="es-CO"/>
          </w:rPr>
          <w:delText>cada</w:delText>
        </w:r>
        <w:r w:rsidDel="00433EF9">
          <w:rPr>
            <w:spacing w:val="31"/>
            <w:lang w:val="es-CO"/>
          </w:rPr>
          <w:delText xml:space="preserve"> </w:delText>
        </w:r>
        <w:r w:rsidDel="00433EF9">
          <w:rPr>
            <w:lang w:val="es-CO"/>
          </w:rPr>
          <w:delText>grupo</w:delText>
        </w:r>
        <w:r w:rsidDel="00433EF9">
          <w:rPr>
            <w:spacing w:val="31"/>
            <w:lang w:val="es-CO"/>
          </w:rPr>
          <w:delText xml:space="preserve"> </w:delText>
        </w:r>
        <w:r w:rsidDel="00433EF9">
          <w:rPr>
            <w:lang w:val="es-CO"/>
          </w:rPr>
          <w:delText>o</w:delText>
        </w:r>
        <w:r w:rsidDel="00433EF9">
          <w:rPr>
            <w:spacing w:val="31"/>
            <w:lang w:val="es-CO"/>
          </w:rPr>
          <w:delText xml:space="preserve"> </w:delText>
        </w:r>
        <w:r w:rsidDel="00433EF9">
          <w:rPr>
            <w:lang w:val="es-CO"/>
          </w:rPr>
          <w:delText>unidad</w:delText>
        </w:r>
        <w:r w:rsidDel="00433EF9">
          <w:rPr>
            <w:spacing w:val="31"/>
            <w:lang w:val="es-CO"/>
          </w:rPr>
          <w:delText xml:space="preserve"> </w:delText>
        </w:r>
        <w:r w:rsidDel="00433EF9">
          <w:rPr>
            <w:lang w:val="es-CO"/>
          </w:rPr>
          <w:delText>de</w:delText>
        </w:r>
        <w:r w:rsidDel="00433EF9">
          <w:rPr>
            <w:spacing w:val="31"/>
            <w:lang w:val="es-CO"/>
          </w:rPr>
          <w:delText xml:space="preserve"> </w:delText>
        </w:r>
        <w:r w:rsidDel="00433EF9">
          <w:rPr>
            <w:spacing w:val="-2"/>
            <w:lang w:val="es-CO"/>
          </w:rPr>
          <w:delText xml:space="preserve">nivel </w:delText>
        </w:r>
        <w:r w:rsidDel="00433EF9">
          <w:rPr>
            <w:lang w:val="es-CO"/>
          </w:rPr>
          <w:delText>superior,</w:delText>
        </w:r>
        <w:r w:rsidDel="00433EF9">
          <w:rPr>
            <w:spacing w:val="17"/>
            <w:lang w:val="es-CO"/>
          </w:rPr>
          <w:delText xml:space="preserve"> </w:delText>
        </w:r>
        <w:r w:rsidDel="00433EF9">
          <w:rPr>
            <w:lang w:val="es-CO"/>
          </w:rPr>
          <w:delText>permitiendo</w:delText>
        </w:r>
        <w:r w:rsidDel="00433EF9">
          <w:rPr>
            <w:spacing w:val="15"/>
            <w:lang w:val="es-CO"/>
          </w:rPr>
          <w:delText xml:space="preserve"> </w:delText>
        </w:r>
        <w:r w:rsidDel="00433EF9">
          <w:rPr>
            <w:lang w:val="es-CO"/>
          </w:rPr>
          <w:delText>capturar</w:delText>
        </w:r>
        <w:r w:rsidDel="00433EF9">
          <w:rPr>
            <w:spacing w:val="15"/>
            <w:lang w:val="es-CO"/>
          </w:rPr>
          <w:delText xml:space="preserve"> </w:delText>
        </w:r>
        <w:r w:rsidDel="00433EF9">
          <w:rPr>
            <w:lang w:val="es-CO"/>
          </w:rPr>
          <w:delText>la</w:delText>
        </w:r>
        <w:r w:rsidDel="00433EF9">
          <w:rPr>
            <w:spacing w:val="15"/>
            <w:lang w:val="es-CO"/>
          </w:rPr>
          <w:delText xml:space="preserve"> </w:delText>
        </w:r>
        <w:r w:rsidDel="00433EF9">
          <w:rPr>
            <w:lang w:val="es-CO"/>
          </w:rPr>
          <w:delText>variabilidad</w:delText>
        </w:r>
        <w:r w:rsidDel="00433EF9">
          <w:rPr>
            <w:spacing w:val="15"/>
            <w:lang w:val="es-CO"/>
          </w:rPr>
          <w:delText xml:space="preserve"> </w:delText>
        </w:r>
        <w:r w:rsidDel="00433EF9">
          <w:rPr>
            <w:lang w:val="es-CO"/>
          </w:rPr>
          <w:delText>específica</w:delText>
        </w:r>
        <w:r w:rsidDel="00433EF9">
          <w:rPr>
            <w:spacing w:val="15"/>
            <w:lang w:val="es-CO"/>
          </w:rPr>
          <w:delText xml:space="preserve"> </w:delText>
        </w:r>
        <w:r w:rsidDel="00433EF9">
          <w:rPr>
            <w:lang w:val="es-CO"/>
          </w:rPr>
          <w:delText>entre</w:delText>
        </w:r>
        <w:r w:rsidDel="00433EF9">
          <w:rPr>
            <w:spacing w:val="15"/>
            <w:lang w:val="es-CO"/>
          </w:rPr>
          <w:delText xml:space="preserve"> </w:delText>
        </w:r>
        <w:r w:rsidDel="00433EF9">
          <w:rPr>
            <w:lang w:val="es-CO"/>
          </w:rPr>
          <w:delText>estos</w:delText>
        </w:r>
        <w:r w:rsidDel="00433EF9">
          <w:rPr>
            <w:spacing w:val="15"/>
            <w:lang w:val="es-CO"/>
          </w:rPr>
          <w:delText xml:space="preserve"> </w:delText>
        </w:r>
        <w:r w:rsidDel="00433EF9">
          <w:rPr>
            <w:lang w:val="es-CO"/>
          </w:rPr>
          <w:delText>grupos</w:delText>
        </w:r>
      </w:del>
      <w:del w:id="89" w:author="Daniel Bertin Ugarte" w:date="2026-01-29T08:23:00Z" w16du:dateUtc="2026-01-29T11:23:00Z">
        <w:r w:rsidDel="00433EF9">
          <w:rPr>
            <w:lang w:val="es-CO"/>
          </w:rPr>
          <w:delText>.</w:delText>
        </w:r>
        <w:r w:rsidDel="00433EF9">
          <w:rPr>
            <w:spacing w:val="43"/>
            <w:lang w:val="es-CO"/>
          </w:rPr>
          <w:delText xml:space="preserve"> </w:delText>
        </w:r>
      </w:del>
      <w:commentRangeEnd w:id="84"/>
      <w:r w:rsidR="00433EF9">
        <w:rPr>
          <w:rStyle w:val="Refdecomentario"/>
          <w:sz w:val="20"/>
          <w:szCs w:val="20"/>
          <w:lang w:val="es-CO"/>
        </w:rPr>
        <w:commentReference w:id="84"/>
      </w:r>
      <w:r>
        <w:rPr>
          <w:lang w:val="es-CO"/>
        </w:rPr>
        <w:t>Matemáticamente,</w:t>
      </w:r>
      <w:r>
        <w:rPr>
          <w:spacing w:val="17"/>
          <w:lang w:val="es-CO"/>
        </w:rPr>
        <w:t xml:space="preserve"> </w:t>
      </w:r>
      <w:r>
        <w:rPr>
          <w:spacing w:val="-5"/>
          <w:lang w:val="es-CO"/>
        </w:rPr>
        <w:t xml:space="preserve">un </w:t>
      </w:r>
      <w:r>
        <w:rPr>
          <w:lang w:val="es-CO"/>
        </w:rPr>
        <w:t>modelo</w:t>
      </w:r>
      <w:r>
        <w:rPr>
          <w:spacing w:val="8"/>
          <w:lang w:val="es-CO"/>
        </w:rPr>
        <w:t xml:space="preserve"> </w:t>
      </w:r>
      <w:r>
        <w:rPr>
          <w:lang w:val="es-CO"/>
        </w:rPr>
        <w:t>multinivel</w:t>
      </w:r>
      <w:r>
        <w:rPr>
          <w:spacing w:val="8"/>
          <w:lang w:val="es-CO"/>
        </w:rPr>
        <w:t xml:space="preserve"> </w:t>
      </w:r>
      <w:r>
        <w:rPr>
          <w:lang w:val="es-CO"/>
        </w:rPr>
        <w:t>se</w:t>
      </w:r>
      <w:r>
        <w:rPr>
          <w:spacing w:val="8"/>
          <w:lang w:val="es-CO"/>
        </w:rPr>
        <w:t xml:space="preserve"> </w:t>
      </w:r>
      <w:r>
        <w:rPr>
          <w:lang w:val="es-CO"/>
        </w:rPr>
        <w:t>puede</w:t>
      </w:r>
      <w:r>
        <w:rPr>
          <w:spacing w:val="9"/>
          <w:lang w:val="es-CO"/>
        </w:rPr>
        <w:t xml:space="preserve"> </w:t>
      </w:r>
      <w:r>
        <w:rPr>
          <w:lang w:val="es-CO"/>
        </w:rPr>
        <w:t>escribir</w:t>
      </w:r>
      <w:r>
        <w:rPr>
          <w:spacing w:val="8"/>
          <w:lang w:val="es-CO"/>
        </w:rPr>
        <w:t xml:space="preserve"> </w:t>
      </w:r>
      <w:r>
        <w:rPr>
          <w:lang w:val="es-CO"/>
        </w:rPr>
        <w:t>como</w:t>
      </w:r>
      <w:r>
        <w:rPr>
          <w:spacing w:val="8"/>
          <w:lang w:val="es-CO"/>
        </w:rPr>
        <w:t xml:space="preserve"> </w:t>
      </w:r>
      <w:r>
        <w:rPr>
          <w:lang w:val="es-CO"/>
        </w:rPr>
        <w:t>una</w:t>
      </w:r>
      <w:r>
        <w:rPr>
          <w:spacing w:val="9"/>
          <w:lang w:val="es-CO"/>
        </w:rPr>
        <w:t xml:space="preserve"> </w:t>
      </w:r>
      <w:r>
        <w:rPr>
          <w:lang w:val="es-CO"/>
        </w:rPr>
        <w:t>combinación</w:t>
      </w:r>
      <w:r>
        <w:rPr>
          <w:spacing w:val="8"/>
          <w:lang w:val="es-CO"/>
        </w:rPr>
        <w:t xml:space="preserve"> </w:t>
      </w:r>
      <w:r>
        <w:rPr>
          <w:lang w:val="es-CO"/>
        </w:rPr>
        <w:t>de</w:t>
      </w:r>
      <w:r>
        <w:rPr>
          <w:spacing w:val="8"/>
          <w:lang w:val="es-CO"/>
        </w:rPr>
        <w:t xml:space="preserve"> </w:t>
      </w:r>
      <w:r>
        <w:rPr>
          <w:lang w:val="es-CO"/>
        </w:rPr>
        <w:t>ecuaciones</w:t>
      </w:r>
      <w:r>
        <w:rPr>
          <w:spacing w:val="9"/>
          <w:lang w:val="es-CO"/>
        </w:rPr>
        <w:t xml:space="preserve"> </w:t>
      </w:r>
      <w:r>
        <w:rPr>
          <w:lang w:val="es-CO"/>
        </w:rPr>
        <w:t>que</w:t>
      </w:r>
      <w:r>
        <w:rPr>
          <w:spacing w:val="8"/>
          <w:lang w:val="es-CO"/>
        </w:rPr>
        <w:t xml:space="preserve"> </w:t>
      </w:r>
      <w:r>
        <w:rPr>
          <w:lang w:val="es-CO"/>
        </w:rPr>
        <w:t>representan</w:t>
      </w:r>
      <w:r>
        <w:rPr>
          <w:spacing w:val="8"/>
          <w:lang w:val="es-CO"/>
        </w:rPr>
        <w:t xml:space="preserve"> </w:t>
      </w:r>
      <w:r>
        <w:rPr>
          <w:lang w:val="es-CO"/>
        </w:rPr>
        <w:t>tanto</w:t>
      </w:r>
      <w:r>
        <w:rPr>
          <w:spacing w:val="9"/>
          <w:lang w:val="es-CO"/>
        </w:rPr>
        <w:t xml:space="preserve"> </w:t>
      </w:r>
      <w:r>
        <w:rPr>
          <w:spacing w:val="-5"/>
          <w:lang w:val="es-CO"/>
        </w:rPr>
        <w:t xml:space="preserve">la </w:t>
      </w:r>
      <w:r>
        <w:rPr>
          <w:lang w:val="es-CO"/>
        </w:rPr>
        <w:t>variabilidad</w:t>
      </w:r>
      <w:r>
        <w:rPr>
          <w:spacing w:val="-6"/>
          <w:lang w:val="es-CO"/>
        </w:rPr>
        <w:t xml:space="preserve"> </w:t>
      </w:r>
      <w:r>
        <w:rPr>
          <w:lang w:val="es-CO"/>
        </w:rPr>
        <w:t>global</w:t>
      </w:r>
      <w:r>
        <w:rPr>
          <w:spacing w:val="-6"/>
          <w:lang w:val="es-CO"/>
        </w:rPr>
        <w:t xml:space="preserve"> </w:t>
      </w:r>
      <w:r>
        <w:rPr>
          <w:lang w:val="es-CO"/>
        </w:rPr>
        <w:t>como</w:t>
      </w:r>
      <w:r>
        <w:rPr>
          <w:spacing w:val="-6"/>
          <w:lang w:val="es-CO"/>
        </w:rPr>
        <w:t xml:space="preserve"> </w:t>
      </w:r>
      <w:r>
        <w:rPr>
          <w:lang w:val="es-CO"/>
        </w:rPr>
        <w:t>la</w:t>
      </w:r>
      <w:r>
        <w:rPr>
          <w:spacing w:val="-5"/>
          <w:lang w:val="es-CO"/>
        </w:rPr>
        <w:t xml:space="preserve"> </w:t>
      </w:r>
      <w:r>
        <w:rPr>
          <w:lang w:val="es-CO"/>
        </w:rPr>
        <w:t>local</w:t>
      </w:r>
      <w:r>
        <w:rPr>
          <w:spacing w:val="-6"/>
          <w:lang w:val="es-CO"/>
        </w:rPr>
        <w:t xml:space="preserve"> </w:t>
      </w:r>
      <w:r>
        <w:rPr>
          <w:lang w:val="es-CO"/>
        </w:rPr>
        <w:t>(Lee</w:t>
      </w:r>
      <w:r>
        <w:rPr>
          <w:spacing w:val="-6"/>
          <w:lang w:val="es-CO"/>
        </w:rPr>
        <w:t xml:space="preserve"> y </w:t>
      </w:r>
      <w:r>
        <w:rPr>
          <w:lang w:val="es-CO"/>
        </w:rPr>
        <w:t>Nelder,</w:t>
      </w:r>
      <w:r>
        <w:rPr>
          <w:spacing w:val="-5"/>
          <w:lang w:val="es-CO"/>
        </w:rPr>
        <w:t xml:space="preserve"> </w:t>
      </w:r>
      <w:hyperlink w:anchor="_bookmark34">
        <w:r>
          <w:rPr>
            <w:color w:val="00004C"/>
            <w:spacing w:val="-2"/>
            <w:lang w:val="es-CO"/>
          </w:rPr>
          <w:t>1996</w:t>
        </w:r>
      </w:hyperlink>
      <w:r>
        <w:rPr>
          <w:spacing w:val="-2"/>
          <w:lang w:val="es-CO"/>
        </w:rPr>
        <w:t>).</w:t>
      </w:r>
      <w:ins w:id="90" w:author="Daniel Bertin Ugarte" w:date="2026-01-29T08:24:00Z" w16du:dateUtc="2026-01-29T11:24:00Z">
        <w:r w:rsidR="00433EF9">
          <w:rPr>
            <w:spacing w:val="-2"/>
            <w:lang w:val="es-CO"/>
          </w:rPr>
          <w:t xml:space="preserve"> </w:t>
        </w:r>
      </w:ins>
      <w:del w:id="91" w:author="Daniel Bertin Ugarte" w:date="2026-01-29T08:24:00Z" w16du:dateUtc="2026-01-29T11:24:00Z">
        <w:r w:rsidDel="00433EF9">
          <w:rPr>
            <w:lang w:val="es-CO"/>
          </w:rPr>
          <w:tab/>
        </w:r>
      </w:del>
    </w:p>
    <w:p w14:paraId="051E1679" w14:textId="2E67CEDC" w:rsidR="00D05FC9" w:rsidRPr="00BB6F4D" w:rsidRDefault="00510033">
      <w:pPr>
        <w:pStyle w:val="Ttulo1"/>
        <w:tabs>
          <w:tab w:val="left" w:pos="8414"/>
        </w:tabs>
        <w:spacing w:before="141"/>
        <w:jc w:val="both"/>
        <w:rPr>
          <w:lang w:val="es-CL"/>
        </w:rPr>
      </w:pPr>
      <w:r>
        <w:rPr>
          <w:lang w:val="es-CO"/>
        </w:rPr>
        <w:t>Si se considera</w:t>
      </w:r>
      <w:ins w:id="92" w:author="Daniel Bertin Ugarte" w:date="2026-01-29T08:24:00Z" w16du:dateUtc="2026-01-29T11:24:00Z">
        <w:r w:rsidR="00433EF9">
          <w:rPr>
            <w:lang w:val="es-CO"/>
          </w:rPr>
          <w:t>, por ejemplo,</w:t>
        </w:r>
      </w:ins>
      <w:r>
        <w:rPr>
          <w:spacing w:val="-5"/>
          <w:lang w:val="es-CO"/>
        </w:rPr>
        <w:t xml:space="preserve"> </w:t>
      </w:r>
      <w:r>
        <w:rPr>
          <w:lang w:val="es-CO"/>
        </w:rPr>
        <w:t>una</w:t>
      </w:r>
      <w:r>
        <w:rPr>
          <w:spacing w:val="-5"/>
          <w:lang w:val="es-CO"/>
        </w:rPr>
        <w:t xml:space="preserve"> </w:t>
      </w:r>
      <w:r>
        <w:rPr>
          <w:lang w:val="es-CO"/>
        </w:rPr>
        <w:t>situación</w:t>
      </w:r>
      <w:r>
        <w:rPr>
          <w:spacing w:val="-5"/>
          <w:lang w:val="es-CO"/>
        </w:rPr>
        <w:t xml:space="preserve"> </w:t>
      </w:r>
      <w:r>
        <w:rPr>
          <w:lang w:val="es-CO"/>
        </w:rPr>
        <w:t>típica</w:t>
      </w:r>
      <w:r>
        <w:rPr>
          <w:spacing w:val="-5"/>
          <w:lang w:val="es-CO"/>
        </w:rPr>
        <w:t xml:space="preserve"> </w:t>
      </w:r>
      <w:r>
        <w:rPr>
          <w:lang w:val="es-CO"/>
        </w:rPr>
        <w:t>de</w:t>
      </w:r>
      <w:r>
        <w:rPr>
          <w:spacing w:val="-5"/>
          <w:lang w:val="es-CO"/>
        </w:rPr>
        <w:t xml:space="preserve"> </w:t>
      </w:r>
      <w:r>
        <w:rPr>
          <w:lang w:val="es-CO"/>
        </w:rPr>
        <w:t>dos</w:t>
      </w:r>
      <w:r>
        <w:rPr>
          <w:spacing w:val="-4"/>
          <w:lang w:val="es-CO"/>
        </w:rPr>
        <w:t xml:space="preserve"> </w:t>
      </w:r>
      <w:r>
        <w:rPr>
          <w:lang w:val="es-CO"/>
        </w:rPr>
        <w:t>niveles</w:t>
      </w:r>
      <w:r>
        <w:rPr>
          <w:spacing w:val="-5"/>
          <w:lang w:val="es-CO"/>
        </w:rPr>
        <w:t xml:space="preserve"> </w:t>
      </w:r>
      <w:r>
        <w:rPr>
          <w:lang w:val="es-CO"/>
        </w:rPr>
        <w:t>para</w:t>
      </w:r>
      <w:r>
        <w:rPr>
          <w:spacing w:val="-5"/>
          <w:lang w:val="es-CO"/>
        </w:rPr>
        <w:t xml:space="preserve"> </w:t>
      </w:r>
      <w:r>
        <w:rPr>
          <w:lang w:val="es-CO"/>
        </w:rPr>
        <w:t>una</w:t>
      </w:r>
      <w:r>
        <w:rPr>
          <w:spacing w:val="-5"/>
          <w:lang w:val="es-CO"/>
        </w:rPr>
        <w:t xml:space="preserve"> </w:t>
      </w:r>
      <w:r>
        <w:rPr>
          <w:lang w:val="es-CO"/>
        </w:rPr>
        <w:t>unidad</w:t>
      </w:r>
      <w:r>
        <w:rPr>
          <w:spacing w:val="-5"/>
          <w:lang w:val="es-CO"/>
        </w:rPr>
        <w:t xml:space="preserve"> </w:t>
      </w:r>
      <w:r>
        <w:rPr>
          <w:lang w:val="es-CO"/>
        </w:rPr>
        <w:t>de</w:t>
      </w:r>
      <w:r>
        <w:rPr>
          <w:spacing w:val="-4"/>
          <w:lang w:val="es-CO"/>
        </w:rPr>
        <w:t xml:space="preserve"> </w:t>
      </w:r>
      <w:r>
        <w:rPr>
          <w:lang w:val="es-CO"/>
        </w:rPr>
        <w:t>análisis</w:t>
      </w:r>
      <w:r>
        <w:rPr>
          <w:spacing w:val="-5"/>
          <w:lang w:val="es-CO"/>
        </w:rPr>
        <w:t xml:space="preserve"> </w:t>
      </w:r>
      <w:r>
        <w:rPr>
          <w:lang w:val="es-CO"/>
        </w:rPr>
        <w:t>en</w:t>
      </w:r>
      <w:r>
        <w:rPr>
          <w:spacing w:val="-5"/>
          <w:lang w:val="es-CO"/>
        </w:rPr>
        <w:t xml:space="preserve"> </w:t>
      </w:r>
      <w:r>
        <w:rPr>
          <w:lang w:val="es-CO"/>
        </w:rPr>
        <w:t>el</w:t>
      </w:r>
      <w:r>
        <w:rPr>
          <w:spacing w:val="-5"/>
          <w:lang w:val="es-CO"/>
        </w:rPr>
        <w:t xml:space="preserve"> </w:t>
      </w:r>
      <w:r>
        <w:rPr>
          <w:lang w:val="es-CO"/>
        </w:rPr>
        <w:t>nivel</w:t>
      </w:r>
      <w:r>
        <w:rPr>
          <w:spacing w:val="-5"/>
          <w:lang w:val="es-CO"/>
        </w:rPr>
        <w:t xml:space="preserve"> </w:t>
      </w:r>
      <w:r>
        <w:rPr>
          <w:lang w:val="es-CO"/>
        </w:rPr>
        <w:t>1,</w:t>
      </w:r>
      <w:r>
        <w:rPr>
          <w:spacing w:val="-2"/>
          <w:lang w:val="es-CO"/>
        </w:rPr>
        <w:t xml:space="preserve"> </w:t>
      </w:r>
      <w:r>
        <w:rPr>
          <w:i/>
          <w:lang w:val="es-CO"/>
        </w:rPr>
        <w:t>i</w:t>
      </w:r>
      <w:r>
        <w:rPr>
          <w:lang w:val="es-CO"/>
        </w:rPr>
        <w:t>,</w:t>
      </w:r>
      <w:r>
        <w:rPr>
          <w:spacing w:val="-3"/>
          <w:lang w:val="es-CO"/>
        </w:rPr>
        <w:t xml:space="preserve"> </w:t>
      </w:r>
      <w:r>
        <w:rPr>
          <w:lang w:val="es-CO"/>
        </w:rPr>
        <w:t>que</w:t>
      </w:r>
      <w:r>
        <w:rPr>
          <w:spacing w:val="-5"/>
          <w:lang w:val="es-CO"/>
        </w:rPr>
        <w:t xml:space="preserve"> </w:t>
      </w:r>
      <w:r>
        <w:rPr>
          <w:spacing w:val="-4"/>
          <w:lang w:val="es-CO"/>
        </w:rPr>
        <w:t xml:space="preserve">está </w:t>
      </w:r>
      <w:r>
        <w:rPr>
          <w:lang w:val="es-CO"/>
        </w:rPr>
        <w:t>anidada</w:t>
      </w:r>
      <w:r>
        <w:rPr>
          <w:spacing w:val="4"/>
          <w:lang w:val="es-CO"/>
        </w:rPr>
        <w:t xml:space="preserve"> </w:t>
      </w:r>
      <w:r>
        <w:rPr>
          <w:lang w:val="es-CO"/>
        </w:rPr>
        <w:t>en</w:t>
      </w:r>
      <w:r>
        <w:rPr>
          <w:spacing w:val="5"/>
          <w:lang w:val="es-CO"/>
        </w:rPr>
        <w:t xml:space="preserve"> </w:t>
      </w:r>
      <w:r>
        <w:rPr>
          <w:lang w:val="es-CO"/>
        </w:rPr>
        <w:t>la</w:t>
      </w:r>
      <w:r>
        <w:rPr>
          <w:spacing w:val="5"/>
          <w:lang w:val="es-CO"/>
        </w:rPr>
        <w:t xml:space="preserve"> </w:t>
      </w:r>
      <w:r>
        <w:rPr>
          <w:lang w:val="es-CO"/>
        </w:rPr>
        <w:t>unidad</w:t>
      </w:r>
      <w:r>
        <w:rPr>
          <w:spacing w:val="4"/>
          <w:lang w:val="es-CO"/>
        </w:rPr>
        <w:t xml:space="preserve"> </w:t>
      </w:r>
      <w:r>
        <w:rPr>
          <w:lang w:val="es-CO"/>
        </w:rPr>
        <w:t>de</w:t>
      </w:r>
      <w:r>
        <w:rPr>
          <w:spacing w:val="5"/>
          <w:lang w:val="es-CO"/>
        </w:rPr>
        <w:t xml:space="preserve"> </w:t>
      </w:r>
      <w:r>
        <w:rPr>
          <w:lang w:val="es-CO"/>
        </w:rPr>
        <w:t>nivel</w:t>
      </w:r>
      <w:r>
        <w:rPr>
          <w:spacing w:val="5"/>
          <w:lang w:val="es-CO"/>
        </w:rPr>
        <w:t xml:space="preserve"> </w:t>
      </w:r>
      <w:r>
        <w:rPr>
          <w:lang w:val="es-CO"/>
        </w:rPr>
        <w:t>2,</w:t>
      </w:r>
      <w:r>
        <w:rPr>
          <w:spacing w:val="4"/>
          <w:lang w:val="es-CO"/>
        </w:rPr>
        <w:t xml:space="preserve"> </w:t>
      </w:r>
      <w:r>
        <w:rPr>
          <w:i/>
          <w:lang w:val="es-CO"/>
        </w:rPr>
        <w:t>j</w:t>
      </w:r>
      <w:ins w:id="93" w:author="Daniel Bertin Ugarte" w:date="2026-01-29T08:26:00Z" w16du:dateUtc="2026-01-29T11:26:00Z">
        <w:r w:rsidR="00433EF9">
          <w:rPr>
            <w:lang w:val="es-CO"/>
          </w:rPr>
          <w:t xml:space="preserve">, </w:t>
        </w:r>
      </w:ins>
      <w:del w:id="94" w:author="Daniel Bertin Ugarte" w:date="2026-01-29T08:26:00Z" w16du:dateUtc="2026-01-29T11:26:00Z">
        <w:r w:rsidDel="00433EF9">
          <w:rPr>
            <w:lang w:val="es-CO"/>
          </w:rPr>
          <w:delText>.</w:delText>
        </w:r>
        <w:r w:rsidDel="00433EF9">
          <w:rPr>
            <w:spacing w:val="15"/>
            <w:lang w:val="es-CO"/>
          </w:rPr>
          <w:delText xml:space="preserve"> Suponiendo que </w:delText>
        </w:r>
      </w:del>
      <w:r>
        <w:rPr>
          <w:spacing w:val="15"/>
          <w:lang w:val="es-CO"/>
        </w:rPr>
        <w:t xml:space="preserve">se </w:t>
      </w:r>
      <w:del w:id="95" w:author="Daniel Bertin Ugarte" w:date="2026-01-29T08:27:00Z" w16du:dateUtc="2026-01-29T11:27:00Z">
        <w:r w:rsidDel="00433EF9">
          <w:rPr>
            <w:spacing w:val="15"/>
            <w:lang w:val="es-CO"/>
          </w:rPr>
          <w:delText>tiene</w:delText>
        </w:r>
        <w:r w:rsidDel="00433EF9">
          <w:rPr>
            <w:spacing w:val="5"/>
            <w:lang w:val="es-CO"/>
          </w:rPr>
          <w:delText xml:space="preserve"> </w:delText>
        </w:r>
      </w:del>
      <w:ins w:id="96" w:author="Daniel Bertin Ugarte" w:date="2026-01-29T08:27:00Z" w16du:dateUtc="2026-01-29T11:27:00Z">
        <w:r w:rsidR="00433EF9">
          <w:rPr>
            <w:spacing w:val="15"/>
            <w:lang w:val="es-CO"/>
          </w:rPr>
          <w:t>puede definir</w:t>
        </w:r>
        <w:r w:rsidR="00433EF9">
          <w:rPr>
            <w:spacing w:val="5"/>
            <w:lang w:val="es-CO"/>
          </w:rPr>
          <w:t xml:space="preserve"> </w:t>
        </w:r>
      </w:ins>
      <w:r>
        <w:rPr>
          <w:lang w:val="es-CO"/>
        </w:rPr>
        <w:t>una</w:t>
      </w:r>
      <w:r>
        <w:rPr>
          <w:spacing w:val="5"/>
          <w:lang w:val="es-CO"/>
        </w:rPr>
        <w:t xml:space="preserve"> </w:t>
      </w:r>
      <w:r>
        <w:rPr>
          <w:lang w:val="es-CO"/>
        </w:rPr>
        <w:t>variable</w:t>
      </w:r>
      <w:r>
        <w:rPr>
          <w:spacing w:val="5"/>
          <w:lang w:val="es-CO"/>
        </w:rPr>
        <w:t xml:space="preserve"> </w:t>
      </w:r>
      <w:r>
        <w:rPr>
          <w:lang w:val="es-CO"/>
        </w:rPr>
        <w:t>dependiente</w:t>
      </w:r>
      <w:r>
        <w:rPr>
          <w:spacing w:val="4"/>
          <w:lang w:val="es-CO"/>
        </w:rPr>
        <w:t xml:space="preserve"> </w:t>
      </w:r>
      <w:del w:id="97" w:author="Daniel Bertin Ugarte" w:date="2026-01-29T08:24:00Z" w16du:dateUtc="2026-01-29T11:24:00Z">
        <w:r w:rsidDel="00433EF9">
          <w:rPr>
            <w:lang w:val="es-CO"/>
          </w:rPr>
          <w:delText>de</w:delText>
        </w:r>
        <w:r w:rsidDel="00433EF9">
          <w:rPr>
            <w:spacing w:val="5"/>
            <w:lang w:val="es-CO"/>
          </w:rPr>
          <w:delText xml:space="preserve"> </w:delText>
        </w:r>
        <w:r w:rsidDel="00433EF9">
          <w:rPr>
            <w:spacing w:val="-2"/>
            <w:lang w:val="es-CO"/>
          </w:rPr>
          <w:delText xml:space="preserve">resultado </w:delText>
        </w:r>
      </w:del>
      <w:r>
        <w:rPr>
          <w:lang w:val="es-CO"/>
        </w:rPr>
        <w:t>binaria</w:t>
      </w:r>
      <w:r>
        <w:rPr>
          <w:spacing w:val="16"/>
          <w:lang w:val="es-CO"/>
        </w:rPr>
        <w:t xml:space="preserve"> </w:t>
      </w:r>
      <w:r>
        <w:rPr>
          <w:i/>
          <w:lang w:val="es-CO"/>
        </w:rPr>
        <w:t>Y</w:t>
      </w:r>
      <w:r>
        <w:rPr>
          <w:i/>
          <w:vertAlign w:val="subscript"/>
          <w:lang w:val="es-CO"/>
        </w:rPr>
        <w:t>ij</w:t>
      </w:r>
      <w:r>
        <w:rPr>
          <w:i/>
          <w:spacing w:val="34"/>
          <w:lang w:val="es-CO"/>
        </w:rPr>
        <w:t xml:space="preserve"> </w:t>
      </w:r>
      <w:r>
        <w:rPr>
          <w:lang w:val="es-CO"/>
        </w:rPr>
        <w:t>para</w:t>
      </w:r>
      <w:r>
        <w:rPr>
          <w:spacing w:val="17"/>
          <w:lang w:val="es-CO"/>
        </w:rPr>
        <w:t xml:space="preserve"> </w:t>
      </w:r>
      <w:r>
        <w:rPr>
          <w:lang w:val="es-CO"/>
        </w:rPr>
        <w:t>el</w:t>
      </w:r>
      <w:r>
        <w:rPr>
          <w:spacing w:val="16"/>
          <w:lang w:val="es-CO"/>
        </w:rPr>
        <w:t xml:space="preserve"> </w:t>
      </w:r>
      <w:r>
        <w:rPr>
          <w:lang w:val="es-CO"/>
        </w:rPr>
        <w:t>individuo</w:t>
      </w:r>
      <w:r>
        <w:rPr>
          <w:spacing w:val="17"/>
          <w:lang w:val="es-CO"/>
        </w:rPr>
        <w:t xml:space="preserve"> </w:t>
      </w:r>
      <w:r>
        <w:rPr>
          <w:lang w:val="es-CO"/>
        </w:rPr>
        <w:t>(subcuenca)</w:t>
      </w:r>
      <w:r>
        <w:rPr>
          <w:spacing w:val="16"/>
          <w:lang w:val="es-CO"/>
        </w:rPr>
        <w:t xml:space="preserve"> </w:t>
      </w:r>
      <w:r>
        <w:rPr>
          <w:i/>
          <w:lang w:val="es-CO"/>
        </w:rPr>
        <w:t>i</w:t>
      </w:r>
      <w:r>
        <w:rPr>
          <w:i/>
          <w:spacing w:val="21"/>
          <w:lang w:val="es-CO"/>
        </w:rPr>
        <w:t xml:space="preserve"> </w:t>
      </w:r>
      <w:r>
        <w:rPr>
          <w:lang w:val="es-CO"/>
        </w:rPr>
        <w:t>en</w:t>
      </w:r>
      <w:r>
        <w:rPr>
          <w:spacing w:val="17"/>
          <w:lang w:val="es-CO"/>
        </w:rPr>
        <w:t xml:space="preserve"> </w:t>
      </w:r>
      <w:r>
        <w:rPr>
          <w:lang w:val="es-CO"/>
        </w:rPr>
        <w:t>el</w:t>
      </w:r>
      <w:r>
        <w:rPr>
          <w:spacing w:val="16"/>
          <w:lang w:val="es-CO"/>
        </w:rPr>
        <w:t xml:space="preserve"> </w:t>
      </w:r>
      <w:r>
        <w:rPr>
          <w:lang w:val="es-CO"/>
        </w:rPr>
        <w:t>grupo</w:t>
      </w:r>
      <w:r>
        <w:rPr>
          <w:spacing w:val="17"/>
          <w:lang w:val="es-CO"/>
        </w:rPr>
        <w:t xml:space="preserve"> </w:t>
      </w:r>
      <w:r>
        <w:rPr>
          <w:lang w:val="es-CO"/>
        </w:rPr>
        <w:t>(cuenca)</w:t>
      </w:r>
      <w:r>
        <w:rPr>
          <w:spacing w:val="16"/>
          <w:lang w:val="es-CO"/>
        </w:rPr>
        <w:t xml:space="preserve"> </w:t>
      </w:r>
      <w:r>
        <w:rPr>
          <w:i/>
          <w:lang w:val="es-CO"/>
        </w:rPr>
        <w:t>j</w:t>
      </w:r>
      <w:r>
        <w:rPr>
          <w:lang w:val="es-CO"/>
        </w:rPr>
        <w:t>,</w:t>
      </w:r>
      <w:r>
        <w:rPr>
          <w:spacing w:val="20"/>
          <w:lang w:val="es-CO"/>
        </w:rPr>
        <w:t xml:space="preserve"> </w:t>
      </w:r>
      <w:ins w:id="98" w:author="Daniel Bertin Ugarte" w:date="2026-01-29T08:27:00Z" w16du:dateUtc="2026-01-29T11:27:00Z">
        <w:r w:rsidR="00433EF9">
          <w:rPr>
            <w:spacing w:val="20"/>
            <w:lang w:val="es-CO"/>
          </w:rPr>
          <w:t xml:space="preserve"> donde </w:t>
        </w:r>
      </w:ins>
      <w:del w:id="99" w:author="Daniel Bertin Ugarte" w:date="2026-01-29T08:26:00Z" w16du:dateUtc="2026-01-29T11:26:00Z">
        <w:r w:rsidDel="00433EF9">
          <w:rPr>
            <w:lang w:val="es-CO"/>
          </w:rPr>
          <w:delText>que</w:delText>
        </w:r>
        <w:r w:rsidDel="00433EF9">
          <w:rPr>
            <w:spacing w:val="16"/>
            <w:lang w:val="es-CO"/>
          </w:rPr>
          <w:delText xml:space="preserve"> </w:delText>
        </w:r>
      </w:del>
      <w:ins w:id="100" w:author="Daniel Bertin Ugarte" w:date="2026-01-29T08:27:00Z" w16du:dateUtc="2026-01-29T11:27:00Z">
        <w:r w:rsidR="00433EF9">
          <w:rPr>
            <w:i/>
            <w:lang w:val="es-CO"/>
          </w:rPr>
          <w:t>Y</w:t>
        </w:r>
        <w:r w:rsidR="00433EF9">
          <w:rPr>
            <w:i/>
            <w:vertAlign w:val="subscript"/>
            <w:lang w:val="es-CO"/>
          </w:rPr>
          <w:t>ij</w:t>
        </w:r>
        <w:r w:rsidR="00433EF9">
          <w:rPr>
            <w:lang w:val="es-CO"/>
          </w:rPr>
          <w:t xml:space="preserve"> </w:t>
        </w:r>
      </w:ins>
      <w:r>
        <w:rPr>
          <w:lang w:val="es-CO"/>
        </w:rPr>
        <w:t>representa</w:t>
      </w:r>
      <w:r>
        <w:rPr>
          <w:spacing w:val="17"/>
          <w:lang w:val="es-CO"/>
        </w:rPr>
        <w:t xml:space="preserve"> </w:t>
      </w:r>
      <w:r>
        <w:rPr>
          <w:lang w:val="es-CO"/>
        </w:rPr>
        <w:t>un</w:t>
      </w:r>
      <w:r>
        <w:rPr>
          <w:spacing w:val="16"/>
          <w:lang w:val="es-CO"/>
        </w:rPr>
        <w:t xml:space="preserve"> </w:t>
      </w:r>
      <w:r>
        <w:rPr>
          <w:lang w:val="es-CO"/>
        </w:rPr>
        <w:t>inventario</w:t>
      </w:r>
      <w:r>
        <w:rPr>
          <w:spacing w:val="17"/>
          <w:lang w:val="es-CO"/>
        </w:rPr>
        <w:t xml:space="preserve"> </w:t>
      </w:r>
      <w:r>
        <w:rPr>
          <w:spacing w:val="-5"/>
          <w:lang w:val="es-CO"/>
        </w:rPr>
        <w:t xml:space="preserve">de </w:t>
      </w:r>
      <w:r>
        <w:rPr>
          <w:lang w:val="es-CO"/>
        </w:rPr>
        <w:t>movimientos</w:t>
      </w:r>
      <w:r>
        <w:rPr>
          <w:spacing w:val="-8"/>
          <w:lang w:val="es-CO"/>
        </w:rPr>
        <w:t xml:space="preserve"> </w:t>
      </w:r>
      <w:r>
        <w:rPr>
          <w:lang w:val="es-CO"/>
        </w:rPr>
        <w:t>en</w:t>
      </w:r>
      <w:r>
        <w:rPr>
          <w:spacing w:val="-7"/>
          <w:lang w:val="es-CO"/>
        </w:rPr>
        <w:t xml:space="preserve"> </w:t>
      </w:r>
      <w:r>
        <w:rPr>
          <w:lang w:val="es-CO"/>
        </w:rPr>
        <w:t>masa</w:t>
      </w:r>
      <w:ins w:id="101" w:author="Daniel Bertin Ugarte" w:date="2026-01-29T08:27:00Z" w16du:dateUtc="2026-01-29T11:27:00Z">
        <w:r w:rsidR="00433EF9">
          <w:rPr>
            <w:lang w:val="es-CO"/>
          </w:rPr>
          <w:t xml:space="preserve">. En este caso, </w:t>
        </w:r>
      </w:ins>
      <w:del w:id="102" w:author="Daniel Bertin Ugarte" w:date="2026-01-29T08:27:00Z" w16du:dateUtc="2026-01-29T11:27:00Z">
        <w:r w:rsidDel="00433EF9">
          <w:rPr>
            <w:lang w:val="es-CO"/>
          </w:rPr>
          <w:delText>,</w:delText>
        </w:r>
        <w:r w:rsidDel="00433EF9">
          <w:rPr>
            <w:spacing w:val="-5"/>
            <w:lang w:val="es-CO"/>
          </w:rPr>
          <w:delText xml:space="preserve"> </w:delText>
        </w:r>
        <w:r w:rsidDel="00433EF9">
          <w:rPr>
            <w:lang w:val="es-CO"/>
          </w:rPr>
          <w:delText>donde</w:delText>
        </w:r>
        <w:r w:rsidDel="00433EF9">
          <w:rPr>
            <w:spacing w:val="-7"/>
            <w:lang w:val="es-CO"/>
          </w:rPr>
          <w:delText xml:space="preserve"> </w:delText>
        </w:r>
      </w:del>
      <w:r>
        <w:rPr>
          <w:i/>
          <w:lang w:val="es-CO"/>
        </w:rPr>
        <w:t>Y</w:t>
      </w:r>
      <w:r>
        <w:rPr>
          <w:i/>
          <w:vertAlign w:val="subscript"/>
          <w:lang w:val="es-CO"/>
        </w:rPr>
        <w:t>ij</w:t>
      </w:r>
      <w:r>
        <w:rPr>
          <w:i/>
          <w:spacing w:val="10"/>
          <w:lang w:val="es-CO"/>
        </w:rPr>
        <w:t xml:space="preserve"> </w:t>
      </w:r>
      <w:r>
        <w:rPr>
          <w:lang w:val="es-CO"/>
        </w:rPr>
        <w:t>toma</w:t>
      </w:r>
      <w:r>
        <w:rPr>
          <w:spacing w:val="-7"/>
          <w:lang w:val="es-CO"/>
        </w:rPr>
        <w:t xml:space="preserve"> </w:t>
      </w:r>
      <w:r>
        <w:rPr>
          <w:lang w:val="es-CO"/>
        </w:rPr>
        <w:t>el</w:t>
      </w:r>
      <w:r>
        <w:rPr>
          <w:spacing w:val="-7"/>
          <w:lang w:val="es-CO"/>
        </w:rPr>
        <w:t xml:space="preserve"> </w:t>
      </w:r>
      <w:r>
        <w:rPr>
          <w:lang w:val="es-CO"/>
        </w:rPr>
        <w:t>valor</w:t>
      </w:r>
      <w:r>
        <w:rPr>
          <w:spacing w:val="-7"/>
          <w:lang w:val="es-CO"/>
        </w:rPr>
        <w:t xml:space="preserve"> </w:t>
      </w:r>
      <w:r>
        <w:rPr>
          <w:lang w:val="es-CO"/>
        </w:rPr>
        <w:t>1</w:t>
      </w:r>
      <w:r>
        <w:rPr>
          <w:spacing w:val="-7"/>
          <w:lang w:val="es-CO"/>
        </w:rPr>
        <w:t xml:space="preserve"> </w:t>
      </w:r>
      <w:r>
        <w:rPr>
          <w:lang w:val="es-CO"/>
        </w:rPr>
        <w:t>si</w:t>
      </w:r>
      <w:r>
        <w:rPr>
          <w:spacing w:val="-7"/>
          <w:lang w:val="es-CO"/>
        </w:rPr>
        <w:t xml:space="preserve"> </w:t>
      </w:r>
      <w:r>
        <w:rPr>
          <w:lang w:val="es-CO"/>
        </w:rPr>
        <w:t>existe</w:t>
      </w:r>
      <w:r>
        <w:rPr>
          <w:spacing w:val="-7"/>
          <w:lang w:val="es-CO"/>
        </w:rPr>
        <w:t xml:space="preserve"> </w:t>
      </w:r>
      <w:r>
        <w:rPr>
          <w:lang w:val="es-CO"/>
        </w:rPr>
        <w:t>uno</w:t>
      </w:r>
      <w:r>
        <w:rPr>
          <w:spacing w:val="-7"/>
          <w:lang w:val="es-CO"/>
        </w:rPr>
        <w:t xml:space="preserve"> </w:t>
      </w:r>
      <w:r>
        <w:rPr>
          <w:lang w:val="es-CO"/>
        </w:rPr>
        <w:t>o</w:t>
      </w:r>
      <w:r>
        <w:rPr>
          <w:spacing w:val="-7"/>
          <w:lang w:val="es-CO"/>
        </w:rPr>
        <w:t xml:space="preserve"> </w:t>
      </w:r>
      <w:r>
        <w:rPr>
          <w:lang w:val="es-CO"/>
        </w:rPr>
        <w:t>más</w:t>
      </w:r>
      <w:r>
        <w:rPr>
          <w:spacing w:val="-7"/>
          <w:lang w:val="es-CO"/>
        </w:rPr>
        <w:t xml:space="preserve"> </w:t>
      </w:r>
      <w:r>
        <w:rPr>
          <w:lang w:val="es-CO"/>
        </w:rPr>
        <w:t>movimientos</w:t>
      </w:r>
      <w:r>
        <w:rPr>
          <w:spacing w:val="-7"/>
          <w:lang w:val="es-CO"/>
        </w:rPr>
        <w:t xml:space="preserve"> </w:t>
      </w:r>
      <w:r>
        <w:rPr>
          <w:lang w:val="es-CO"/>
        </w:rPr>
        <w:t>en</w:t>
      </w:r>
      <w:r>
        <w:rPr>
          <w:spacing w:val="-7"/>
          <w:lang w:val="es-CO"/>
        </w:rPr>
        <w:t xml:space="preserve"> </w:t>
      </w:r>
      <w:r>
        <w:rPr>
          <w:lang w:val="es-CO"/>
        </w:rPr>
        <w:t>masa</w:t>
      </w:r>
      <w:r>
        <w:rPr>
          <w:spacing w:val="-7"/>
          <w:lang w:val="es-CO"/>
        </w:rPr>
        <w:t xml:space="preserve"> </w:t>
      </w:r>
      <w:r>
        <w:rPr>
          <w:lang w:val="es-CO"/>
        </w:rPr>
        <w:t>y</w:t>
      </w:r>
      <w:r>
        <w:rPr>
          <w:spacing w:val="-8"/>
          <w:lang w:val="es-CO"/>
        </w:rPr>
        <w:t xml:space="preserve"> </w:t>
      </w:r>
      <w:r>
        <w:rPr>
          <w:lang w:val="es-CO"/>
        </w:rPr>
        <w:t>0</w:t>
      </w:r>
      <w:r>
        <w:rPr>
          <w:spacing w:val="-7"/>
          <w:lang w:val="es-CO"/>
        </w:rPr>
        <w:t xml:space="preserve"> </w:t>
      </w:r>
      <w:r>
        <w:rPr>
          <w:lang w:val="es-CO"/>
        </w:rPr>
        <w:t>en</w:t>
      </w:r>
      <w:r>
        <w:rPr>
          <w:spacing w:val="-7"/>
          <w:lang w:val="es-CO"/>
        </w:rPr>
        <w:t xml:space="preserve"> </w:t>
      </w:r>
      <w:r>
        <w:rPr>
          <w:spacing w:val="-4"/>
          <w:lang w:val="es-CO"/>
        </w:rPr>
        <w:t xml:space="preserve">caso </w:t>
      </w:r>
      <w:r>
        <w:rPr>
          <w:lang w:val="es-CO"/>
        </w:rPr>
        <w:t>contrario.</w:t>
      </w:r>
      <w:r>
        <w:rPr>
          <w:spacing w:val="12"/>
          <w:lang w:val="es-CO"/>
        </w:rPr>
        <w:t xml:space="preserve"> </w:t>
      </w:r>
      <w:del w:id="103" w:author="Daniel Bertin Ugarte" w:date="2026-01-29T08:28:00Z" w16du:dateUtc="2026-01-29T11:28:00Z">
        <w:r w:rsidDel="00433EF9">
          <w:rPr>
            <w:lang w:val="es-CO"/>
          </w:rPr>
          <w:delText>Para</w:delText>
        </w:r>
        <w:r w:rsidDel="00433EF9">
          <w:rPr>
            <w:spacing w:val="2"/>
            <w:lang w:val="es-CO"/>
          </w:rPr>
          <w:delText xml:space="preserve"> </w:delText>
        </w:r>
        <w:r w:rsidDel="00433EF9">
          <w:rPr>
            <w:lang w:val="es-CO"/>
          </w:rPr>
          <w:delText>este</w:delText>
        </w:r>
        <w:r w:rsidDel="00433EF9">
          <w:rPr>
            <w:spacing w:val="2"/>
            <w:lang w:val="es-CO"/>
          </w:rPr>
          <w:delText xml:space="preserve"> </w:delText>
        </w:r>
        <w:r w:rsidDel="00433EF9">
          <w:rPr>
            <w:lang w:val="es-CO"/>
          </w:rPr>
          <w:delText>caso</w:delText>
        </w:r>
        <w:r w:rsidDel="00433EF9">
          <w:rPr>
            <w:spacing w:val="2"/>
            <w:lang w:val="es-CO"/>
          </w:rPr>
          <w:delText xml:space="preserve"> </w:delText>
        </w:r>
        <w:r w:rsidDel="00433EF9">
          <w:rPr>
            <w:lang w:val="es-CO"/>
          </w:rPr>
          <w:delText>s</w:delText>
        </w:r>
      </w:del>
      <w:ins w:id="104" w:author="Daniel Bertin Ugarte" w:date="2026-01-29T08:28:00Z" w16du:dateUtc="2026-01-29T11:28:00Z">
        <w:r w:rsidR="00433EF9">
          <w:rPr>
            <w:lang w:val="es-CO"/>
          </w:rPr>
          <w:t>S</w:t>
        </w:r>
      </w:ins>
      <w:r>
        <w:rPr>
          <w:lang w:val="es-CO"/>
        </w:rPr>
        <w:t>e</w:t>
      </w:r>
      <w:r>
        <w:rPr>
          <w:spacing w:val="2"/>
          <w:lang w:val="es-CO"/>
        </w:rPr>
        <w:t xml:space="preserve"> </w:t>
      </w:r>
      <w:r>
        <w:rPr>
          <w:lang w:val="es-CO"/>
        </w:rPr>
        <w:t>puede</w:t>
      </w:r>
      <w:r>
        <w:rPr>
          <w:spacing w:val="2"/>
          <w:lang w:val="es-CO"/>
        </w:rPr>
        <w:t xml:space="preserve"> </w:t>
      </w:r>
      <w:r>
        <w:rPr>
          <w:lang w:val="es-CO"/>
        </w:rPr>
        <w:t>utilizar</w:t>
      </w:r>
      <w:r>
        <w:rPr>
          <w:spacing w:val="2"/>
          <w:lang w:val="es-CO"/>
        </w:rPr>
        <w:t xml:space="preserve"> </w:t>
      </w:r>
      <w:r>
        <w:rPr>
          <w:lang w:val="es-CO"/>
        </w:rPr>
        <w:t>un</w:t>
      </w:r>
      <w:r>
        <w:rPr>
          <w:spacing w:val="2"/>
          <w:lang w:val="es-CO"/>
        </w:rPr>
        <w:t xml:space="preserve"> </w:t>
      </w:r>
      <w:r>
        <w:rPr>
          <w:lang w:val="es-CO"/>
        </w:rPr>
        <w:t>modelo</w:t>
      </w:r>
      <w:r>
        <w:rPr>
          <w:spacing w:val="2"/>
          <w:lang w:val="es-CO"/>
        </w:rPr>
        <w:t xml:space="preserve"> </w:t>
      </w:r>
      <w:r>
        <w:rPr>
          <w:lang w:val="es-CO"/>
        </w:rPr>
        <w:t>de</w:t>
      </w:r>
      <w:r>
        <w:rPr>
          <w:spacing w:val="2"/>
          <w:lang w:val="es-CO"/>
        </w:rPr>
        <w:t xml:space="preserve"> </w:t>
      </w:r>
      <w:r>
        <w:rPr>
          <w:lang w:val="es-CO"/>
        </w:rPr>
        <w:t>regresión</w:t>
      </w:r>
      <w:r>
        <w:rPr>
          <w:spacing w:val="2"/>
          <w:lang w:val="es-CO"/>
        </w:rPr>
        <w:t xml:space="preserve"> </w:t>
      </w:r>
      <w:r>
        <w:rPr>
          <w:lang w:val="es-CO"/>
        </w:rPr>
        <w:t>logística</w:t>
      </w:r>
      <w:r>
        <w:rPr>
          <w:spacing w:val="2"/>
          <w:lang w:val="es-CO"/>
        </w:rPr>
        <w:t xml:space="preserve"> </w:t>
      </w:r>
      <w:r>
        <w:rPr>
          <w:lang w:val="es-CO"/>
        </w:rPr>
        <w:t>con</w:t>
      </w:r>
      <w:r>
        <w:rPr>
          <w:spacing w:val="2"/>
          <w:lang w:val="es-CO"/>
        </w:rPr>
        <w:t xml:space="preserve"> </w:t>
      </w:r>
      <w:r>
        <w:rPr>
          <w:lang w:val="es-CO"/>
        </w:rPr>
        <w:t>la</w:t>
      </w:r>
      <w:r>
        <w:rPr>
          <w:spacing w:val="1"/>
          <w:lang w:val="es-CO"/>
        </w:rPr>
        <w:t xml:space="preserve"> </w:t>
      </w:r>
      <w:r>
        <w:rPr>
          <w:lang w:val="es-CO"/>
        </w:rPr>
        <w:t>función</w:t>
      </w:r>
      <w:r>
        <w:rPr>
          <w:spacing w:val="2"/>
          <w:lang w:val="es-CO"/>
        </w:rPr>
        <w:t xml:space="preserve"> </w:t>
      </w:r>
      <w:r>
        <w:rPr>
          <w:lang w:val="es-CO"/>
        </w:rPr>
        <w:t>de</w:t>
      </w:r>
      <w:r>
        <w:rPr>
          <w:spacing w:val="2"/>
          <w:lang w:val="es-CO"/>
        </w:rPr>
        <w:t xml:space="preserve"> </w:t>
      </w:r>
      <w:r>
        <w:rPr>
          <w:spacing w:val="-2"/>
          <w:lang w:val="es-CO"/>
        </w:rPr>
        <w:t xml:space="preserve">enlace </w:t>
      </w:r>
      <w:r>
        <w:rPr>
          <w:i/>
          <w:lang w:val="es-CO"/>
        </w:rPr>
        <w:t>logit</w:t>
      </w:r>
      <w:r>
        <w:rPr>
          <w:lang w:val="es-CO"/>
        </w:rPr>
        <w:t>,</w:t>
      </w:r>
      <w:r>
        <w:rPr>
          <w:spacing w:val="23"/>
          <w:lang w:val="es-CO"/>
        </w:rPr>
        <w:t xml:space="preserve"> </w:t>
      </w:r>
      <w:r>
        <w:rPr>
          <w:lang w:val="es-CO"/>
        </w:rPr>
        <w:t>que</w:t>
      </w:r>
      <w:r>
        <w:rPr>
          <w:spacing w:val="19"/>
          <w:lang w:val="es-CO"/>
        </w:rPr>
        <w:t xml:space="preserve"> </w:t>
      </w:r>
      <w:r>
        <w:rPr>
          <w:lang w:val="es-CO"/>
        </w:rPr>
        <w:t>representa</w:t>
      </w:r>
      <w:r>
        <w:rPr>
          <w:spacing w:val="20"/>
          <w:lang w:val="es-CO"/>
        </w:rPr>
        <w:t xml:space="preserve"> </w:t>
      </w:r>
      <w:r>
        <w:rPr>
          <w:lang w:val="es-CO"/>
        </w:rPr>
        <w:t>el</w:t>
      </w:r>
      <w:r>
        <w:rPr>
          <w:spacing w:val="19"/>
          <w:lang w:val="es-CO"/>
        </w:rPr>
        <w:t xml:space="preserve"> </w:t>
      </w:r>
      <w:r>
        <w:rPr>
          <w:lang w:val="es-CO"/>
        </w:rPr>
        <w:t>logaritmo</w:t>
      </w:r>
      <w:ins w:id="105" w:author="Daniel Bertin Ugarte" w:date="2026-01-29T08:30:00Z" w16du:dateUtc="2026-01-29T11:30:00Z">
        <w:r w:rsidR="00433EF9">
          <w:rPr>
            <w:lang w:val="es-CO"/>
          </w:rPr>
          <w:t xml:space="preserve"> natural</w:t>
        </w:r>
      </w:ins>
      <w:r>
        <w:rPr>
          <w:spacing w:val="19"/>
          <w:lang w:val="es-CO"/>
        </w:rPr>
        <w:t xml:space="preserve"> </w:t>
      </w:r>
      <w:r>
        <w:rPr>
          <w:lang w:val="es-CO"/>
        </w:rPr>
        <w:t>de</w:t>
      </w:r>
      <w:r>
        <w:rPr>
          <w:spacing w:val="20"/>
          <w:lang w:val="es-CO"/>
        </w:rPr>
        <w:t xml:space="preserve"> </w:t>
      </w:r>
      <w:r>
        <w:rPr>
          <w:lang w:val="es-CO"/>
        </w:rPr>
        <w:t>la</w:t>
      </w:r>
      <w:r>
        <w:rPr>
          <w:spacing w:val="19"/>
          <w:lang w:val="es-CO"/>
        </w:rPr>
        <w:t xml:space="preserve"> </w:t>
      </w:r>
      <w:r>
        <w:rPr>
          <w:lang w:val="es-CO"/>
        </w:rPr>
        <w:t>relación</w:t>
      </w:r>
      <w:r>
        <w:rPr>
          <w:spacing w:val="19"/>
          <w:lang w:val="es-CO"/>
        </w:rPr>
        <w:t xml:space="preserve"> </w:t>
      </w:r>
      <w:r>
        <w:rPr>
          <w:lang w:val="es-CO"/>
        </w:rPr>
        <w:t>entre</w:t>
      </w:r>
      <w:r>
        <w:rPr>
          <w:spacing w:val="19"/>
          <w:lang w:val="es-CO"/>
        </w:rPr>
        <w:t xml:space="preserve"> </w:t>
      </w:r>
      <w:r>
        <w:rPr>
          <w:lang w:val="es-CO"/>
        </w:rPr>
        <w:t>la</w:t>
      </w:r>
      <w:r>
        <w:rPr>
          <w:spacing w:val="20"/>
          <w:lang w:val="es-CO"/>
        </w:rPr>
        <w:t xml:space="preserve"> </w:t>
      </w:r>
      <w:r>
        <w:rPr>
          <w:lang w:val="es-CO"/>
        </w:rPr>
        <w:t>ocurrencia</w:t>
      </w:r>
      <w:r>
        <w:rPr>
          <w:spacing w:val="19"/>
          <w:lang w:val="es-CO"/>
        </w:rPr>
        <w:t xml:space="preserve"> </w:t>
      </w:r>
      <w:r>
        <w:rPr>
          <w:lang w:val="es-CO"/>
        </w:rPr>
        <w:t>y</w:t>
      </w:r>
      <w:r>
        <w:rPr>
          <w:spacing w:val="19"/>
          <w:lang w:val="es-CO"/>
        </w:rPr>
        <w:t xml:space="preserve"> </w:t>
      </w:r>
      <w:r>
        <w:rPr>
          <w:lang w:val="es-CO"/>
        </w:rPr>
        <w:t>no</w:t>
      </w:r>
      <w:r>
        <w:rPr>
          <w:spacing w:val="20"/>
          <w:lang w:val="es-CO"/>
        </w:rPr>
        <w:t xml:space="preserve"> </w:t>
      </w:r>
      <w:r>
        <w:rPr>
          <w:lang w:val="es-CO"/>
        </w:rPr>
        <w:t>ocurrencia</w:t>
      </w:r>
      <w:r>
        <w:rPr>
          <w:spacing w:val="19"/>
          <w:lang w:val="es-CO"/>
        </w:rPr>
        <w:t xml:space="preserve"> </w:t>
      </w:r>
      <w:r>
        <w:rPr>
          <w:lang w:val="es-CO"/>
        </w:rPr>
        <w:t>de</w:t>
      </w:r>
      <w:r>
        <w:rPr>
          <w:spacing w:val="19"/>
          <w:lang w:val="es-CO"/>
        </w:rPr>
        <w:t xml:space="preserve"> </w:t>
      </w:r>
      <w:r>
        <w:rPr>
          <w:lang w:val="es-CO"/>
        </w:rPr>
        <w:t>un</w:t>
      </w:r>
      <w:r>
        <w:rPr>
          <w:spacing w:val="19"/>
          <w:lang w:val="es-CO"/>
        </w:rPr>
        <w:t xml:space="preserve"> </w:t>
      </w:r>
      <w:r>
        <w:rPr>
          <w:spacing w:val="-2"/>
          <w:lang w:val="es-CO"/>
        </w:rPr>
        <w:t xml:space="preserve">evento </w:t>
      </w:r>
      <w:r>
        <w:rPr>
          <w:lang w:val="es-CO"/>
        </w:rPr>
        <w:t>(</w:t>
      </w:r>
      <w:r>
        <w:rPr>
          <w:i/>
          <w:lang w:val="es-CO"/>
        </w:rPr>
        <w:t>odds</w:t>
      </w:r>
      <w:r>
        <w:rPr>
          <w:lang w:val="es-CO"/>
        </w:rPr>
        <w:t>).</w:t>
      </w:r>
      <w:r>
        <w:rPr>
          <w:spacing w:val="26"/>
          <w:lang w:val="es-CO"/>
        </w:rPr>
        <w:t xml:space="preserve"> </w:t>
      </w:r>
      <w:r>
        <w:rPr>
          <w:lang w:val="es-CO"/>
        </w:rPr>
        <w:t>Esta</w:t>
      </w:r>
      <w:r>
        <w:rPr>
          <w:spacing w:val="8"/>
          <w:lang w:val="es-CO"/>
        </w:rPr>
        <w:t xml:space="preserve"> </w:t>
      </w:r>
      <w:r>
        <w:rPr>
          <w:lang w:val="es-CO"/>
        </w:rPr>
        <w:t>función</w:t>
      </w:r>
      <w:r>
        <w:rPr>
          <w:spacing w:val="8"/>
          <w:lang w:val="es-CO"/>
        </w:rPr>
        <w:t xml:space="preserve"> </w:t>
      </w:r>
      <w:r>
        <w:rPr>
          <w:lang w:val="es-CO"/>
        </w:rPr>
        <w:t>transforma</w:t>
      </w:r>
      <w:r>
        <w:rPr>
          <w:spacing w:val="7"/>
          <w:lang w:val="es-CO"/>
        </w:rPr>
        <w:t xml:space="preserve"> </w:t>
      </w:r>
      <w:r>
        <w:rPr>
          <w:lang w:val="es-CO"/>
        </w:rPr>
        <w:t>la</w:t>
      </w:r>
      <w:r>
        <w:rPr>
          <w:spacing w:val="8"/>
          <w:lang w:val="es-CO"/>
        </w:rPr>
        <w:t xml:space="preserve"> </w:t>
      </w:r>
      <w:r>
        <w:rPr>
          <w:lang w:val="es-CO"/>
        </w:rPr>
        <w:t>relación</w:t>
      </w:r>
      <w:r>
        <w:rPr>
          <w:spacing w:val="7"/>
          <w:lang w:val="es-CO"/>
        </w:rPr>
        <w:t xml:space="preserve"> </w:t>
      </w:r>
      <w:r>
        <w:rPr>
          <w:lang w:val="es-CO"/>
        </w:rPr>
        <w:t>lineal</w:t>
      </w:r>
      <w:r>
        <w:rPr>
          <w:spacing w:val="8"/>
          <w:lang w:val="es-CO"/>
        </w:rPr>
        <w:t xml:space="preserve"> </w:t>
      </w:r>
      <w:r>
        <w:rPr>
          <w:lang w:val="es-CO"/>
        </w:rPr>
        <w:t>de</w:t>
      </w:r>
      <w:r>
        <w:rPr>
          <w:spacing w:val="8"/>
          <w:lang w:val="es-CO"/>
        </w:rPr>
        <w:t xml:space="preserve"> </w:t>
      </w:r>
      <w:r>
        <w:rPr>
          <w:lang w:val="es-CO"/>
        </w:rPr>
        <w:t>las</w:t>
      </w:r>
      <w:r>
        <w:rPr>
          <w:spacing w:val="7"/>
          <w:lang w:val="es-CO"/>
        </w:rPr>
        <w:t xml:space="preserve"> </w:t>
      </w:r>
      <w:r>
        <w:rPr>
          <w:lang w:val="es-CO"/>
        </w:rPr>
        <w:t>variables</w:t>
      </w:r>
      <w:r>
        <w:rPr>
          <w:spacing w:val="8"/>
          <w:lang w:val="es-CO"/>
        </w:rPr>
        <w:t xml:space="preserve"> </w:t>
      </w:r>
      <w:r>
        <w:rPr>
          <w:lang w:val="es-CO"/>
        </w:rPr>
        <w:t>predictoras</w:t>
      </w:r>
      <w:r>
        <w:rPr>
          <w:spacing w:val="8"/>
          <w:lang w:val="es-CO"/>
        </w:rPr>
        <w:t xml:space="preserve"> </w:t>
      </w:r>
      <w:r>
        <w:rPr>
          <w:lang w:val="es-CO"/>
        </w:rPr>
        <w:t>a</w:t>
      </w:r>
      <w:r>
        <w:rPr>
          <w:spacing w:val="7"/>
          <w:lang w:val="es-CO"/>
        </w:rPr>
        <w:t xml:space="preserve"> </w:t>
      </w:r>
      <w:r>
        <w:rPr>
          <w:lang w:val="es-CO"/>
        </w:rPr>
        <w:t>una</w:t>
      </w:r>
      <w:r>
        <w:rPr>
          <w:spacing w:val="8"/>
          <w:lang w:val="es-CO"/>
        </w:rPr>
        <w:t xml:space="preserve"> </w:t>
      </w:r>
      <w:r>
        <w:rPr>
          <w:lang w:val="es-CO"/>
        </w:rPr>
        <w:t>respuesta</w:t>
      </w:r>
      <w:r>
        <w:rPr>
          <w:spacing w:val="7"/>
          <w:lang w:val="es-CO"/>
        </w:rPr>
        <w:t xml:space="preserve"> </w:t>
      </w:r>
      <w:r>
        <w:rPr>
          <w:spacing w:val="-2"/>
          <w:lang w:val="es-CO"/>
        </w:rPr>
        <w:t xml:space="preserve">entre </w:t>
      </w:r>
      <w:r>
        <w:rPr>
          <w:lang w:val="es-CO"/>
        </w:rPr>
        <w:t>0</w:t>
      </w:r>
      <w:r>
        <w:rPr>
          <w:spacing w:val="-3"/>
          <w:lang w:val="es-CO"/>
        </w:rPr>
        <w:t xml:space="preserve"> </w:t>
      </w:r>
      <w:r>
        <w:rPr>
          <w:lang w:val="es-CO"/>
        </w:rPr>
        <w:t>y</w:t>
      </w:r>
      <w:r>
        <w:rPr>
          <w:spacing w:val="-2"/>
          <w:lang w:val="es-CO"/>
        </w:rPr>
        <w:t xml:space="preserve"> </w:t>
      </w:r>
      <w:r>
        <w:rPr>
          <w:lang w:val="es-CO"/>
        </w:rPr>
        <w:t>1.</w:t>
      </w:r>
      <w:r>
        <w:rPr>
          <w:spacing w:val="7"/>
          <w:lang w:val="es-CO"/>
        </w:rPr>
        <w:t xml:space="preserve"> </w:t>
      </w:r>
      <w:r>
        <w:rPr>
          <w:lang w:val="es-CO"/>
        </w:rPr>
        <w:t>De</w:t>
      </w:r>
      <w:r>
        <w:rPr>
          <w:spacing w:val="-2"/>
          <w:lang w:val="es-CO"/>
        </w:rPr>
        <w:t xml:space="preserve"> </w:t>
      </w:r>
      <w:r>
        <w:rPr>
          <w:lang w:val="es-CO"/>
        </w:rPr>
        <w:t>esta</w:t>
      </w:r>
      <w:r>
        <w:rPr>
          <w:spacing w:val="-2"/>
          <w:lang w:val="es-CO"/>
        </w:rPr>
        <w:t xml:space="preserve"> </w:t>
      </w:r>
      <w:r>
        <w:rPr>
          <w:lang w:val="es-CO"/>
        </w:rPr>
        <w:t>forma,</w:t>
      </w:r>
      <w:r>
        <w:rPr>
          <w:spacing w:val="-2"/>
          <w:lang w:val="es-CO"/>
        </w:rPr>
        <w:t xml:space="preserve"> </w:t>
      </w:r>
      <w:r>
        <w:rPr>
          <w:lang w:val="es-CO"/>
        </w:rPr>
        <w:t>la</w:t>
      </w:r>
      <w:r>
        <w:rPr>
          <w:spacing w:val="-2"/>
          <w:lang w:val="es-CO"/>
        </w:rPr>
        <w:t xml:space="preserve"> </w:t>
      </w:r>
      <w:r>
        <w:rPr>
          <w:lang w:val="es-CO"/>
        </w:rPr>
        <w:t>probabilidad</w:t>
      </w:r>
      <w:r>
        <w:rPr>
          <w:spacing w:val="-2"/>
          <w:lang w:val="es-CO"/>
        </w:rPr>
        <w:t xml:space="preserve"> </w:t>
      </w:r>
      <w:r>
        <w:rPr>
          <w:i/>
          <w:lang w:val="es-CO"/>
        </w:rPr>
        <w:t>P</w:t>
      </w:r>
      <w:r>
        <w:rPr>
          <w:lang w:val="es-CO"/>
        </w:rPr>
        <w:t>(</w:t>
      </w:r>
      <w:r>
        <w:rPr>
          <w:i/>
          <w:lang w:val="es-CO"/>
        </w:rPr>
        <w:t>Y</w:t>
      </w:r>
      <w:r>
        <w:rPr>
          <w:i/>
          <w:vertAlign w:val="subscript"/>
          <w:lang w:val="es-CO"/>
        </w:rPr>
        <w:t>ij</w:t>
      </w:r>
      <w:r>
        <w:rPr>
          <w:i/>
          <w:spacing w:val="19"/>
          <w:lang w:val="es-CO"/>
        </w:rPr>
        <w:t xml:space="preserve"> </w:t>
      </w:r>
      <w:r>
        <w:rPr>
          <w:lang w:val="es-CO"/>
        </w:rPr>
        <w:t>=</w:t>
      </w:r>
      <w:r>
        <w:rPr>
          <w:spacing w:val="4"/>
          <w:lang w:val="es-CO"/>
        </w:rPr>
        <w:t xml:space="preserve"> </w:t>
      </w:r>
      <w:r>
        <w:rPr>
          <w:lang w:val="es-CO"/>
        </w:rPr>
        <w:t>1)</w:t>
      </w:r>
      <w:r>
        <w:rPr>
          <w:spacing w:val="-2"/>
          <w:lang w:val="es-CO"/>
        </w:rPr>
        <w:t xml:space="preserve"> </w:t>
      </w:r>
      <w:r>
        <w:rPr>
          <w:lang w:val="es-CO"/>
        </w:rPr>
        <w:t>se</w:t>
      </w:r>
      <w:r>
        <w:rPr>
          <w:spacing w:val="-2"/>
          <w:lang w:val="es-CO"/>
        </w:rPr>
        <w:t xml:space="preserve"> </w:t>
      </w:r>
      <w:r>
        <w:rPr>
          <w:lang w:val="es-CO"/>
        </w:rPr>
        <w:t>puede</w:t>
      </w:r>
      <w:del w:id="106" w:author="Daniel Bertin Ugarte" w:date="2026-01-29T08:29:00Z" w16du:dateUtc="2026-01-29T11:29:00Z">
        <w:r w:rsidDel="00433EF9">
          <w:rPr>
            <w:lang w:val="es-CO"/>
          </w:rPr>
          <w:delText>n</w:delText>
        </w:r>
      </w:del>
      <w:r>
        <w:rPr>
          <w:spacing w:val="-2"/>
          <w:lang w:val="es-CO"/>
        </w:rPr>
        <w:t xml:space="preserve"> </w:t>
      </w:r>
      <w:r>
        <w:rPr>
          <w:lang w:val="es-CO"/>
        </w:rPr>
        <w:t>expresar</w:t>
      </w:r>
      <w:r>
        <w:rPr>
          <w:spacing w:val="-2"/>
          <w:lang w:val="es-CO"/>
        </w:rPr>
        <w:t xml:space="preserve"> como:</w:t>
      </w:r>
    </w:p>
    <w:p w14:paraId="6E50C1AC" w14:textId="77777777" w:rsidR="00D05FC9" w:rsidRDefault="00D05FC9">
      <w:pPr>
        <w:pStyle w:val="Ttulo1"/>
        <w:tabs>
          <w:tab w:val="left" w:pos="8414"/>
        </w:tabs>
        <w:spacing w:before="9"/>
        <w:rPr>
          <w:lang w:val="es-CO"/>
        </w:rPr>
      </w:pPr>
    </w:p>
    <w:p w14:paraId="2B22D9A6" w14:textId="2400D914" w:rsidR="00D05FC9" w:rsidRDefault="00510033">
      <w:pPr>
        <w:pStyle w:val="Ttulo1"/>
        <w:tabs>
          <w:tab w:val="left" w:pos="8414"/>
        </w:tabs>
        <w:spacing w:before="9"/>
        <w:rPr>
          <w:lang w:val="es-CO"/>
        </w:rPr>
      </w:pPr>
      <m:oMathPara>
        <m:oMathParaPr>
          <m:jc m:val="left"/>
        </m:oMathParaPr>
        <m:oMath>
          <m:r>
            <w:rPr>
              <w:rFonts w:ascii="Cambria Math" w:hAnsi="Cambria Math"/>
            </w:rPr>
            <m:t>logit</m:t>
          </m:r>
          <m:d>
            <m:dPr>
              <m:ctrlPr>
                <w:rPr>
                  <w:rFonts w:ascii="Cambria Math" w:hAnsi="Cambria Math"/>
                </w:rPr>
              </m:ctrlPr>
            </m:dPr>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=1</m:t>
                  </m:r>
                </m:e>
              </m:d>
            </m:e>
          </m:d>
          <m:r>
            <w:rPr>
              <w:rFonts w:ascii="Cambria Math" w:hAnsi="Cambria Math"/>
            </w:rPr>
            <m:t>=</m:t>
          </m:r>
          <m:r>
            <w:del w:id="107" w:author="Daniel Bertin Ugarte" w:date="2026-01-29T08:29:00Z" w16du:dateUtc="2026-01-29T11:29:00Z">
              <w:rPr>
                <w:rFonts w:ascii="Cambria Math" w:hAnsi="Cambria Math"/>
              </w:rPr>
              <m:t>log</m:t>
            </w:del>
          </m:r>
          <m:r>
            <w:ins w:id="108" w:author="Daniel Bertin Ugarte" w:date="2026-01-29T08:29:00Z" w16du:dateUtc="2026-01-29T11:29:00Z">
              <w:rPr>
                <w:rFonts w:ascii="Cambria Math" w:hAnsi="Cambria Math"/>
              </w:rPr>
              <m:t>ln</m:t>
            </w:ins>
          </m:r>
          <m:d>
            <m:dPr>
              <m:ctrlPr>
                <w:rPr>
                  <w:rFonts w:ascii="Cambria Math" w:hAnsi="Cambria Math"/>
                </w:rPr>
              </m:ctrlPr>
            </m:dPr>
            <m:e>
              <m:f>
                <m:fPr>
                  <m:ctrlPr>
                    <w:rPr>
                      <w:rFonts w:ascii="Cambria Math" w:hAnsi="Cambria Math"/>
                    </w:rPr>
                  </m:ctrlPr>
                </m:fPr>
                <m:num>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=1</m:t>
                      </m:r>
                    </m:e>
                  </m:d>
                </m:num>
                <m:den>
                  <m:r>
                    <w:rPr>
                      <w:rFonts w:ascii="Cambria Math" w:hAnsi="Cambria Math"/>
                    </w:rPr>
                    <m:t>1-P</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=1</m:t>
                      </m:r>
                    </m:e>
                  </m:d>
                </m:den>
              </m:f>
            </m:e>
          </m:d>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0j</m:t>
              </m:r>
            </m:sub>
          </m:sSub>
          <m:r>
            <w:rPr>
              <w:rFonts w:ascii="Cambria Math" w:hAnsi="Cambria Math"/>
            </w:rPr>
            <m:t>+</m:t>
          </m:r>
          <m:nary>
            <m:naryPr>
              <m:chr m:val="∑"/>
              <m:ctrlPr>
                <w:rPr>
                  <w:rFonts w:ascii="Cambria Math" w:hAnsi="Cambria Math"/>
                </w:rPr>
              </m:ctrlPr>
            </m:naryPr>
            <m:sub>
              <m:r>
                <w:rPr>
                  <w:rFonts w:ascii="Cambria Math" w:hAnsi="Cambria Math"/>
                </w:rPr>
                <m:t>j=1</m:t>
              </m:r>
            </m:sub>
            <m:sup>
              <m:r>
                <w:rPr>
                  <w:rFonts w:ascii="Cambria Math" w:hAnsi="Cambria Math"/>
                </w:rPr>
                <m:t>p</m:t>
              </m:r>
            </m:sup>
            <m:e>
              <m:sSub>
                <m:sSubPr>
                  <m:ctrlPr>
                    <w:rPr>
                      <w:rFonts w:ascii="Cambria Math" w:hAnsi="Cambria Math"/>
                    </w:rPr>
                  </m:ctrlPr>
                </m:sSubPr>
                <m:e>
                  <m:r>
                    <w:rPr>
                      <w:rFonts w:ascii="Cambria Math" w:hAnsi="Cambria Math"/>
                    </w:rPr>
                    <m:t>β</m:t>
                  </m:r>
                </m:e>
                <m:sub>
                  <m:r>
                    <w:rPr>
                      <w:rFonts w:ascii="Cambria Math" w:hAnsi="Cambria Math"/>
                    </w:rPr>
                    <m:t>1j</m:t>
                  </m:r>
                </m:sub>
              </m:sSub>
            </m:e>
          </m:nary>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m:t>
          </m:r>
          <m:nary>
            <m:naryPr>
              <m:chr m:val="∑"/>
              <m:ctrlPr>
                <w:rPr>
                  <w:rFonts w:ascii="Cambria Math" w:hAnsi="Cambria Math"/>
                </w:rPr>
              </m:ctrlPr>
            </m:naryPr>
            <m:sub>
              <m:r>
                <w:rPr>
                  <w:rFonts w:ascii="Cambria Math" w:hAnsi="Cambria Math"/>
                </w:rPr>
                <m:t>l=1</m:t>
              </m:r>
            </m:sub>
            <m:sup>
              <m:r>
                <w:rPr>
                  <w:rFonts w:ascii="Cambria Math" w:hAnsi="Cambria Math"/>
                </w:rPr>
                <m:t>r</m:t>
              </m:r>
            </m:sup>
            <m:e>
              <m:sSub>
                <m:sSubPr>
                  <m:ctrlPr>
                    <w:rPr>
                      <w:rFonts w:ascii="Cambria Math" w:hAnsi="Cambria Math"/>
                    </w:rPr>
                  </m:ctrlPr>
                </m:sSubPr>
                <m:e>
                  <m:r>
                    <w:rPr>
                      <w:rFonts w:ascii="Cambria Math" w:hAnsi="Cambria Math"/>
                    </w:rPr>
                    <m:t>u</m:t>
                  </m:r>
                </m:e>
                <m:sub>
                  <m:r>
                    <w:rPr>
                      <w:rFonts w:ascii="Cambria Math" w:hAnsi="Cambria Math"/>
                    </w:rPr>
                    <m:t>lj</m:t>
                  </m:r>
                </m:sub>
              </m:sSub>
            </m:e>
          </m:nary>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m:oMathPara>
    </w:p>
    <w:p w14:paraId="73047A03" w14:textId="77777777" w:rsidR="00D05FC9" w:rsidRDefault="00D05FC9">
      <w:pPr>
        <w:pStyle w:val="Ttulo1"/>
        <w:tabs>
          <w:tab w:val="left" w:pos="8414"/>
        </w:tabs>
        <w:spacing w:before="9"/>
        <w:rPr>
          <w:spacing w:val="9"/>
          <w:w w:val="103"/>
          <w:sz w:val="14"/>
        </w:rPr>
      </w:pPr>
    </w:p>
    <w:p w14:paraId="0DC9B496" w14:textId="77777777" w:rsidR="00D05FC9" w:rsidRDefault="00D05FC9">
      <w:pPr>
        <w:pStyle w:val="Ttulo1"/>
        <w:tabs>
          <w:tab w:val="left" w:pos="8414"/>
        </w:tabs>
        <w:spacing w:before="9"/>
        <w:rPr>
          <w:spacing w:val="9"/>
          <w:w w:val="103"/>
          <w:sz w:val="14"/>
        </w:rPr>
      </w:pPr>
    </w:p>
    <w:p w14:paraId="0E219CC3" w14:textId="77777777" w:rsidR="00D05FC9" w:rsidRDefault="00D05FC9">
      <w:pPr>
        <w:pStyle w:val="Ttulo1"/>
        <w:tabs>
          <w:tab w:val="left" w:pos="8414"/>
        </w:tabs>
        <w:spacing w:before="9"/>
        <w:rPr>
          <w:spacing w:val="9"/>
          <w:w w:val="103"/>
          <w:sz w:val="14"/>
        </w:rPr>
      </w:pPr>
    </w:p>
    <w:p w14:paraId="3A879625" w14:textId="77777777" w:rsidR="00D05FC9" w:rsidRDefault="00D05FC9">
      <w:pPr>
        <w:sectPr w:rsidR="00D05FC9">
          <w:pgSz w:w="9978" w:h="14173"/>
          <w:pgMar w:top="800" w:right="720" w:bottom="280" w:left="850" w:header="0" w:footer="0" w:gutter="0"/>
          <w:lnNumType w:countBy="1" w:distance="230" w:restart="continuous"/>
          <w:cols w:space="720"/>
          <w:formProt w:val="0"/>
          <w:docGrid w:linePitch="100"/>
        </w:sectPr>
      </w:pPr>
    </w:p>
    <w:p w14:paraId="7E97D0D8" w14:textId="2333568D" w:rsidR="00D05FC9" w:rsidRDefault="00510033">
      <w:pPr>
        <w:pStyle w:val="Ttulo1"/>
        <w:tabs>
          <w:tab w:val="left" w:pos="8414"/>
        </w:tabs>
        <w:spacing w:before="25" w:line="235" w:lineRule="auto"/>
        <w:ind w:right="138"/>
        <w:jc w:val="both"/>
        <w:rPr>
          <w:lang w:val="es-CO"/>
        </w:rPr>
      </w:pPr>
      <w:r>
        <w:rPr>
          <w:lang w:val="es-CO"/>
        </w:rPr>
        <w:t>donde</w:t>
      </w:r>
      <w:r>
        <w:rPr>
          <w:spacing w:val="-1"/>
          <w:lang w:val="es-CO"/>
        </w:rPr>
        <w:t xml:space="preserve"> </w:t>
      </w:r>
      <w:r>
        <w:rPr>
          <w:rFonts w:ascii="Calibri" w:hAnsi="Calibri"/>
          <w:i/>
          <w:lang w:val="es-CO"/>
        </w:rPr>
        <w:t>β</w:t>
      </w:r>
      <w:r>
        <w:rPr>
          <w:vertAlign w:val="subscript"/>
          <w:lang w:val="es-CO"/>
        </w:rPr>
        <w:t>0</w:t>
      </w:r>
      <w:r>
        <w:rPr>
          <w:i/>
          <w:vertAlign w:val="subscript"/>
          <w:lang w:val="es-CO"/>
        </w:rPr>
        <w:t>j</w:t>
      </w:r>
      <w:r>
        <w:rPr>
          <w:i/>
          <w:lang w:val="es-CO"/>
        </w:rPr>
        <w:t xml:space="preserve"> </w:t>
      </w:r>
      <w:r>
        <w:rPr>
          <w:lang w:val="es-CO"/>
        </w:rPr>
        <w:t>y</w:t>
      </w:r>
      <w:r>
        <w:rPr>
          <w:spacing w:val="-1"/>
          <w:lang w:val="es-CO"/>
        </w:rPr>
        <w:t xml:space="preserve"> </w:t>
      </w:r>
      <w:r>
        <w:rPr>
          <w:rFonts w:ascii="Calibri" w:hAnsi="Calibri"/>
          <w:i/>
          <w:lang w:val="es-CO"/>
        </w:rPr>
        <w:t>β</w:t>
      </w:r>
      <w:r>
        <w:rPr>
          <w:vertAlign w:val="subscript"/>
          <w:lang w:val="es-CO"/>
        </w:rPr>
        <w:t>1</w:t>
      </w:r>
      <w:r>
        <w:rPr>
          <w:i/>
          <w:vertAlign w:val="subscript"/>
          <w:lang w:val="es-CO"/>
        </w:rPr>
        <w:t>j</w:t>
      </w:r>
      <w:r>
        <w:rPr>
          <w:i/>
          <w:lang w:val="es-CO"/>
        </w:rPr>
        <w:t xml:space="preserve"> </w:t>
      </w:r>
      <w:r>
        <w:rPr>
          <w:lang w:val="es-CO"/>
        </w:rPr>
        <w:t>son</w:t>
      </w:r>
      <w:r>
        <w:rPr>
          <w:spacing w:val="-1"/>
          <w:lang w:val="es-CO"/>
        </w:rPr>
        <w:t xml:space="preserve"> </w:t>
      </w:r>
      <w:r>
        <w:rPr>
          <w:lang w:val="es-CO"/>
        </w:rPr>
        <w:t>los</w:t>
      </w:r>
      <w:r>
        <w:rPr>
          <w:spacing w:val="-1"/>
          <w:lang w:val="es-CO"/>
        </w:rPr>
        <w:t xml:space="preserve"> </w:t>
      </w:r>
      <w:r>
        <w:rPr>
          <w:lang w:val="es-CO"/>
        </w:rPr>
        <w:t>coeficientes</w:t>
      </w:r>
      <w:r>
        <w:rPr>
          <w:spacing w:val="-1"/>
          <w:lang w:val="es-CO"/>
        </w:rPr>
        <w:t xml:space="preserve"> </w:t>
      </w:r>
      <w:r>
        <w:rPr>
          <w:lang w:val="es-CO"/>
        </w:rPr>
        <w:t>fijos</w:t>
      </w:r>
      <w:r>
        <w:rPr>
          <w:spacing w:val="-1"/>
          <w:lang w:val="es-CO"/>
        </w:rPr>
        <w:t xml:space="preserve"> </w:t>
      </w:r>
      <w:r>
        <w:rPr>
          <w:lang w:val="es-CO"/>
        </w:rPr>
        <w:t>que</w:t>
      </w:r>
      <w:r>
        <w:rPr>
          <w:spacing w:val="-1"/>
          <w:lang w:val="es-CO"/>
        </w:rPr>
        <w:t xml:space="preserve"> </w:t>
      </w:r>
      <w:r>
        <w:rPr>
          <w:lang w:val="es-CO"/>
        </w:rPr>
        <w:t>describen</w:t>
      </w:r>
      <w:r>
        <w:rPr>
          <w:spacing w:val="-1"/>
          <w:lang w:val="es-CO"/>
        </w:rPr>
        <w:t xml:space="preserve"> </w:t>
      </w:r>
      <w:r>
        <w:rPr>
          <w:lang w:val="es-CO"/>
        </w:rPr>
        <w:t>la</w:t>
      </w:r>
      <w:r>
        <w:rPr>
          <w:spacing w:val="-1"/>
          <w:lang w:val="es-CO"/>
        </w:rPr>
        <w:t xml:space="preserve"> </w:t>
      </w:r>
      <w:r>
        <w:rPr>
          <w:lang w:val="es-CO"/>
        </w:rPr>
        <w:t>relación</w:t>
      </w:r>
      <w:r>
        <w:rPr>
          <w:spacing w:val="-1"/>
          <w:lang w:val="es-CO"/>
        </w:rPr>
        <w:t xml:space="preserve"> </w:t>
      </w:r>
      <w:r>
        <w:rPr>
          <w:lang w:val="es-CO"/>
        </w:rPr>
        <w:t>entre</w:t>
      </w:r>
      <w:r>
        <w:rPr>
          <w:spacing w:val="-1"/>
          <w:lang w:val="es-CO"/>
        </w:rPr>
        <w:t xml:space="preserve"> </w:t>
      </w:r>
      <w:r>
        <w:rPr>
          <w:lang w:val="es-CO"/>
        </w:rPr>
        <w:t>la</w:t>
      </w:r>
      <w:r>
        <w:rPr>
          <w:spacing w:val="-1"/>
          <w:lang w:val="es-CO"/>
        </w:rPr>
        <w:t xml:space="preserve"> </w:t>
      </w:r>
      <w:r>
        <w:rPr>
          <w:lang w:val="es-CO"/>
        </w:rPr>
        <w:t>variable</w:t>
      </w:r>
      <w:r>
        <w:rPr>
          <w:spacing w:val="-1"/>
          <w:lang w:val="es-CO"/>
        </w:rPr>
        <w:t xml:space="preserve"> </w:t>
      </w:r>
      <w:r>
        <w:rPr>
          <w:lang w:val="es-CO"/>
        </w:rPr>
        <w:t>respuesta</w:t>
      </w:r>
      <w:r>
        <w:rPr>
          <w:spacing w:val="-1"/>
          <w:lang w:val="es-CO"/>
        </w:rPr>
        <w:t xml:space="preserve"> </w:t>
      </w:r>
      <w:r>
        <w:rPr>
          <w:i/>
          <w:lang w:val="es-CO"/>
        </w:rPr>
        <w:t xml:space="preserve">Y </w:t>
      </w:r>
      <w:r>
        <w:rPr>
          <w:lang w:val="es-CO"/>
        </w:rPr>
        <w:t>y</w:t>
      </w:r>
      <w:r>
        <w:rPr>
          <w:spacing w:val="-1"/>
          <w:lang w:val="es-CO"/>
        </w:rPr>
        <w:t xml:space="preserve"> </w:t>
      </w:r>
      <w:r>
        <w:rPr>
          <w:lang w:val="es-CO"/>
        </w:rPr>
        <w:t>las</w:t>
      </w:r>
      <w:r>
        <w:rPr>
          <w:spacing w:val="40"/>
          <w:lang w:val="es-CO"/>
        </w:rPr>
        <w:t xml:space="preserve"> </w:t>
      </w:r>
      <w:r>
        <w:rPr>
          <w:lang w:val="es-CO"/>
        </w:rPr>
        <w:t xml:space="preserve">variables predictoras </w:t>
      </w:r>
      <w:r>
        <w:rPr>
          <w:i/>
          <w:lang w:val="es-CO"/>
        </w:rPr>
        <w:t>X</w:t>
      </w:r>
      <w:r>
        <w:rPr>
          <w:i/>
          <w:vertAlign w:val="subscript"/>
          <w:lang w:val="es-CO"/>
        </w:rPr>
        <w:t>ij</w:t>
      </w:r>
      <w:r>
        <w:rPr>
          <w:lang w:val="es-CO"/>
        </w:rPr>
        <w:t>.</w:t>
      </w:r>
      <w:r>
        <w:rPr>
          <w:spacing w:val="40"/>
          <w:lang w:val="es-CO"/>
        </w:rPr>
        <w:t xml:space="preserve"> </w:t>
      </w:r>
      <w:del w:id="109" w:author="Daniel Bertin Ugarte" w:date="2026-01-29T08:39:00Z" w16du:dateUtc="2026-01-29T11:39:00Z">
        <w:r w:rsidDel="007A6EA2">
          <w:rPr>
            <w:lang w:val="es-CO"/>
          </w:rPr>
          <w:delText xml:space="preserve">Los </w:delText>
        </w:r>
      </w:del>
      <w:ins w:id="110" w:author="Daniel Bertin Ugarte" w:date="2026-01-29T08:39:00Z" w16du:dateUtc="2026-01-29T11:39:00Z">
        <w:r w:rsidR="007A6EA2">
          <w:rPr>
            <w:lang w:val="es-CO"/>
          </w:rPr>
          <w:t xml:space="preserve">Ambos </w:t>
        </w:r>
      </w:ins>
      <w:r>
        <w:rPr>
          <w:lang w:val="es-CO"/>
        </w:rPr>
        <w:t xml:space="preserve">coeficientes </w:t>
      </w:r>
      <w:del w:id="111" w:author="Daniel Bertin Ugarte" w:date="2026-01-29T08:39:00Z" w16du:dateUtc="2026-01-29T11:39:00Z">
        <w:r w:rsidDel="007A6EA2">
          <w:rPr>
            <w:rFonts w:ascii="Calibri" w:hAnsi="Calibri"/>
            <w:i/>
            <w:lang w:val="es-CO"/>
          </w:rPr>
          <w:delText>β</w:delText>
        </w:r>
        <w:r w:rsidDel="007A6EA2">
          <w:rPr>
            <w:vertAlign w:val="subscript"/>
            <w:lang w:val="es-CO"/>
          </w:rPr>
          <w:delText>0</w:delText>
        </w:r>
        <w:r w:rsidDel="007A6EA2">
          <w:rPr>
            <w:i/>
            <w:vertAlign w:val="subscript"/>
            <w:lang w:val="es-CO"/>
          </w:rPr>
          <w:delText>j</w:delText>
        </w:r>
        <w:r w:rsidDel="007A6EA2">
          <w:rPr>
            <w:i/>
            <w:spacing w:val="30"/>
            <w:lang w:val="es-CO"/>
          </w:rPr>
          <w:delText xml:space="preserve"> </w:delText>
        </w:r>
        <w:r w:rsidDel="007A6EA2">
          <w:rPr>
            <w:lang w:val="es-CO"/>
          </w:rPr>
          <w:delText xml:space="preserve">y </w:delText>
        </w:r>
        <w:r w:rsidDel="007A6EA2">
          <w:rPr>
            <w:rFonts w:ascii="Calibri" w:hAnsi="Calibri"/>
            <w:i/>
            <w:lang w:val="es-CO"/>
          </w:rPr>
          <w:delText>β</w:delText>
        </w:r>
        <w:r w:rsidDel="007A6EA2">
          <w:rPr>
            <w:vertAlign w:val="subscript"/>
            <w:lang w:val="es-CO"/>
          </w:rPr>
          <w:delText>1</w:delText>
        </w:r>
        <w:r w:rsidDel="007A6EA2">
          <w:rPr>
            <w:i/>
            <w:vertAlign w:val="subscript"/>
            <w:lang w:val="es-CO"/>
          </w:rPr>
          <w:delText>j</w:delText>
        </w:r>
        <w:r w:rsidDel="007A6EA2">
          <w:rPr>
            <w:i/>
            <w:spacing w:val="30"/>
            <w:lang w:val="es-CO"/>
          </w:rPr>
          <w:delText xml:space="preserve"> </w:delText>
        </w:r>
      </w:del>
      <w:r>
        <w:rPr>
          <w:lang w:val="es-CO"/>
        </w:rPr>
        <w:t>se modelan a nivel de grupo</w:t>
      </w:r>
      <w:ins w:id="112" w:author="Daniel Bertin Ugarte" w:date="2026-01-29T08:39:00Z" w16du:dateUtc="2026-01-29T11:39:00Z">
        <w:r w:rsidR="007A6EA2">
          <w:rPr>
            <w:lang w:val="es-CO"/>
          </w:rPr>
          <w:t xml:space="preserve"> y </w:t>
        </w:r>
      </w:ins>
      <w:del w:id="113" w:author="Daniel Bertin Ugarte" w:date="2026-01-29T08:39:00Z" w16du:dateUtc="2026-01-29T11:39:00Z">
        <w:r w:rsidDel="007A6EA2">
          <w:rPr>
            <w:lang w:val="es-CO"/>
          </w:rPr>
          <w:delText>.</w:delText>
        </w:r>
        <w:r w:rsidDel="007A6EA2">
          <w:rPr>
            <w:spacing w:val="40"/>
            <w:lang w:val="es-CO"/>
          </w:rPr>
          <w:delText xml:space="preserve"> S</w:delText>
        </w:r>
      </w:del>
      <w:ins w:id="114" w:author="Daniel Bertin Ugarte" w:date="2026-01-29T08:39:00Z" w16du:dateUtc="2026-01-29T11:39:00Z">
        <w:r w:rsidR="007A6EA2">
          <w:rPr>
            <w:spacing w:val="40"/>
            <w:lang w:val="es-CO"/>
          </w:rPr>
          <w:t>s</w:t>
        </w:r>
      </w:ins>
      <w:r>
        <w:rPr>
          <w:spacing w:val="40"/>
          <w:lang w:val="es-CO"/>
        </w:rPr>
        <w:t xml:space="preserve">e puede </w:t>
      </w:r>
      <w:r>
        <w:rPr>
          <w:lang w:val="es-CO"/>
        </w:rPr>
        <w:t>asumir</w:t>
      </w:r>
      <w:r>
        <w:rPr>
          <w:spacing w:val="80"/>
          <w:lang w:val="es-CO"/>
        </w:rPr>
        <w:t xml:space="preserve"> </w:t>
      </w:r>
      <w:r>
        <w:rPr>
          <w:lang w:val="es-CO"/>
        </w:rPr>
        <w:t>que</w:t>
      </w:r>
      <w:r>
        <w:rPr>
          <w:spacing w:val="6"/>
          <w:lang w:val="es-CO"/>
        </w:rPr>
        <w:t xml:space="preserve"> </w:t>
      </w:r>
      <w:del w:id="115" w:author="Daniel Bertin Ugarte" w:date="2026-01-29T08:39:00Z" w16du:dateUtc="2026-01-29T11:39:00Z">
        <w:r w:rsidDel="007A6EA2">
          <w:rPr>
            <w:lang w:val="es-CO"/>
          </w:rPr>
          <w:delText>estos</w:delText>
        </w:r>
        <w:r w:rsidDel="007A6EA2">
          <w:rPr>
            <w:spacing w:val="6"/>
            <w:lang w:val="es-CO"/>
          </w:rPr>
          <w:delText xml:space="preserve"> </w:delText>
        </w:r>
        <w:r w:rsidDel="007A6EA2">
          <w:rPr>
            <w:lang w:val="es-CO"/>
          </w:rPr>
          <w:delText>coeficientes</w:delText>
        </w:r>
        <w:r w:rsidDel="007A6EA2">
          <w:rPr>
            <w:spacing w:val="6"/>
            <w:lang w:val="es-CO"/>
          </w:rPr>
          <w:delText xml:space="preserve"> </w:delText>
        </w:r>
      </w:del>
      <w:r>
        <w:rPr>
          <w:lang w:val="es-CO"/>
        </w:rPr>
        <w:t>siguen</w:t>
      </w:r>
      <w:r>
        <w:rPr>
          <w:spacing w:val="6"/>
          <w:lang w:val="es-CO"/>
        </w:rPr>
        <w:t xml:space="preserve"> </w:t>
      </w:r>
      <w:r>
        <w:rPr>
          <w:lang w:val="es-CO"/>
        </w:rPr>
        <w:t>una</w:t>
      </w:r>
      <w:r>
        <w:rPr>
          <w:spacing w:val="6"/>
          <w:lang w:val="es-CO"/>
        </w:rPr>
        <w:t xml:space="preserve"> </w:t>
      </w:r>
      <w:r>
        <w:rPr>
          <w:lang w:val="es-CO"/>
        </w:rPr>
        <w:t>distribución</w:t>
      </w:r>
      <w:r>
        <w:rPr>
          <w:spacing w:val="6"/>
          <w:lang w:val="es-CO"/>
        </w:rPr>
        <w:t xml:space="preserve"> </w:t>
      </w:r>
      <w:r>
        <w:rPr>
          <w:lang w:val="es-CO"/>
        </w:rPr>
        <w:t>normal,</w:t>
      </w:r>
      <w:r>
        <w:rPr>
          <w:spacing w:val="6"/>
          <w:lang w:val="es-CO"/>
        </w:rPr>
        <w:t xml:space="preserve"> </w:t>
      </w:r>
      <w:del w:id="116" w:author="Daniel Bertin Ugarte" w:date="2026-01-29T08:39:00Z" w16du:dateUtc="2026-01-29T11:39:00Z">
        <w:r w:rsidDel="007A6EA2">
          <w:rPr>
            <w:lang w:val="es-CO"/>
          </w:rPr>
          <w:delText>de</w:delText>
        </w:r>
        <w:r w:rsidDel="007A6EA2">
          <w:rPr>
            <w:spacing w:val="6"/>
            <w:lang w:val="es-CO"/>
          </w:rPr>
          <w:delText xml:space="preserve"> </w:delText>
        </w:r>
        <w:r w:rsidDel="007A6EA2">
          <w:rPr>
            <w:lang w:val="es-CO"/>
          </w:rPr>
          <w:delText>la</w:delText>
        </w:r>
        <w:r w:rsidDel="007A6EA2">
          <w:rPr>
            <w:spacing w:val="6"/>
            <w:lang w:val="es-CO"/>
          </w:rPr>
          <w:delText xml:space="preserve"> </w:delText>
        </w:r>
        <w:r w:rsidDel="007A6EA2">
          <w:rPr>
            <w:lang w:val="es-CO"/>
          </w:rPr>
          <w:delText>siguiente</w:delText>
        </w:r>
        <w:r w:rsidDel="007A6EA2">
          <w:rPr>
            <w:spacing w:val="6"/>
            <w:lang w:val="es-CO"/>
          </w:rPr>
          <w:delText xml:space="preserve"> </w:delText>
        </w:r>
        <w:r w:rsidDel="007A6EA2">
          <w:rPr>
            <w:spacing w:val="-2"/>
            <w:lang w:val="es-CO"/>
          </w:rPr>
          <w:delText>forma</w:delText>
        </w:r>
      </w:del>
      <w:ins w:id="117" w:author="Daniel Bertin Ugarte" w:date="2026-01-29T08:39:00Z" w16du:dateUtc="2026-01-29T11:39:00Z">
        <w:r w:rsidR="007A6EA2">
          <w:rPr>
            <w:lang w:val="es-CO"/>
          </w:rPr>
          <w:t>es decir</w:t>
        </w:r>
      </w:ins>
      <w:r>
        <w:rPr>
          <w:spacing w:val="-2"/>
          <w:lang w:val="es-CO"/>
        </w:rPr>
        <w:t>:</w:t>
      </w:r>
    </w:p>
    <w:p w14:paraId="2133F2A5" w14:textId="77777777" w:rsidR="00D05FC9" w:rsidRDefault="00D05FC9">
      <w:pPr>
        <w:pStyle w:val="Ttulo1"/>
        <w:tabs>
          <w:tab w:val="left" w:pos="8414"/>
        </w:tabs>
        <w:spacing w:before="25" w:line="235" w:lineRule="auto"/>
        <w:ind w:right="138"/>
        <w:jc w:val="both"/>
        <w:rPr>
          <w:lang w:val="es-CO"/>
        </w:rPr>
      </w:pPr>
    </w:p>
    <w:p w14:paraId="60F0674D" w14:textId="3F0DB6D4" w:rsidR="00D05FC9" w:rsidRDefault="00000000">
      <w:pPr>
        <w:pStyle w:val="Ttulo1"/>
        <w:tabs>
          <w:tab w:val="left" w:pos="8414"/>
        </w:tabs>
        <w:spacing w:before="25" w:line="235" w:lineRule="auto"/>
        <w:ind w:right="138"/>
        <w:rPr>
          <w:lang w:val="es-CO"/>
        </w:rPr>
      </w:pPr>
      <m:oMathPara>
        <m:oMathParaPr>
          <m:jc m:val="left"/>
        </m:oMathParaPr>
        <m:oMath>
          <m:sSub>
            <m:sSubPr>
              <m:ctrlPr>
                <w:rPr>
                  <w:rFonts w:ascii="Cambria Math" w:hAnsi="Cambria Math"/>
                </w:rPr>
              </m:ctrlPr>
            </m:sSubPr>
            <m:e>
              <m:r>
                <w:rPr>
                  <w:rFonts w:ascii="Cambria Math" w:hAnsi="Cambria Math"/>
                </w:rPr>
                <m:t>β</m:t>
              </m:r>
            </m:e>
            <m:sub>
              <m:r>
                <w:rPr>
                  <w:rFonts w:ascii="Cambria Math" w:hAnsi="Cambria Math"/>
                </w:rPr>
                <m:t>0j</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00</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0j</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0j</m:t>
              </m:r>
            </m:sub>
          </m:sSub>
          <m:r>
            <w:rPr>
              <w:rFonts w:ascii="Cambria Math" w:hAnsi="Cambria Math"/>
            </w:rPr>
            <m:t>∼N</m:t>
          </m:r>
          <m:d>
            <m:dPr>
              <m:ctrlPr>
                <w:rPr>
                  <w:rFonts w:ascii="Cambria Math" w:hAnsi="Cambria Math"/>
                </w:rPr>
              </m:ctrlPr>
            </m:dPr>
            <m:e>
              <m:r>
                <w:rPr>
                  <w:rFonts w:ascii="Cambria Math" w:hAnsi="Cambria Math"/>
                </w:rPr>
                <m:t>0,</m:t>
              </m:r>
              <m:sSubSup>
                <m:sSubSupPr>
                  <m:ctrlPr>
                    <w:rPr>
                      <w:rFonts w:ascii="Cambria Math" w:hAnsi="Cambria Math"/>
                    </w:rPr>
                  </m:ctrlPr>
                </m:sSubSupPr>
                <m:e>
                  <m:r>
                    <w:rPr>
                      <w:rFonts w:ascii="Cambria Math" w:hAnsi="Cambria Math"/>
                    </w:rPr>
                    <m:t>σ</m:t>
                  </m:r>
                </m:e>
                <m:sub>
                  <m:sSub>
                    <m:sSubPr>
                      <m:ctrlPr>
                        <w:rPr>
                          <w:rFonts w:ascii="Cambria Math" w:hAnsi="Cambria Math"/>
                          <w:i/>
                        </w:rPr>
                      </m:ctrlPr>
                    </m:sSubPr>
                    <m:e>
                      <m:r>
                        <w:rPr>
                          <w:rFonts w:ascii="Cambria Math" w:hAnsi="Cambria Math"/>
                        </w:rPr>
                        <m:t>u</m:t>
                      </m:r>
                    </m:e>
                    <m:sub>
                      <m:r>
                        <w:rPr>
                          <w:rFonts w:ascii="Cambria Math" w:hAnsi="Cambria Math"/>
                        </w:rPr>
                        <m:t>0</m:t>
                      </m:r>
                    </m:sub>
                  </m:sSub>
                </m:sub>
                <m:sup>
                  <m:r>
                    <w:rPr>
                      <w:rFonts w:ascii="Cambria Math" w:hAnsi="Cambria Math"/>
                    </w:rPr>
                    <m:t>2</m:t>
                  </m:r>
                </m:sup>
              </m:sSubSup>
            </m:e>
          </m:d>
        </m:oMath>
      </m:oMathPara>
    </w:p>
    <w:p w14:paraId="01B7DA21" w14:textId="77777777" w:rsidR="00D05FC9" w:rsidRDefault="00D05FC9">
      <w:pPr>
        <w:pStyle w:val="Ttulo1"/>
        <w:tabs>
          <w:tab w:val="left" w:pos="8414"/>
        </w:tabs>
        <w:spacing w:before="25" w:line="235" w:lineRule="auto"/>
        <w:ind w:right="138"/>
        <w:jc w:val="both"/>
        <w:rPr>
          <w:lang w:val="es-CO"/>
        </w:rPr>
      </w:pPr>
    </w:p>
    <w:p w14:paraId="0537DFB6" w14:textId="61C50DE9" w:rsidR="00D05FC9" w:rsidRDefault="00000000">
      <w:pPr>
        <w:pStyle w:val="Ttulo1"/>
        <w:tabs>
          <w:tab w:val="left" w:pos="8414"/>
        </w:tabs>
        <w:spacing w:before="25" w:line="235" w:lineRule="auto"/>
        <w:ind w:right="138"/>
        <w:rPr>
          <w:lang w:val="es-CO"/>
        </w:rPr>
      </w:pPr>
      <m:oMathPara>
        <m:oMathParaPr>
          <m:jc m:val="left"/>
        </m:oMathParaPr>
        <m:oMath>
          <m:sSub>
            <m:sSubPr>
              <m:ctrlPr>
                <w:rPr>
                  <w:rFonts w:ascii="Cambria Math" w:hAnsi="Cambria Math"/>
                </w:rPr>
              </m:ctrlPr>
            </m:sSubPr>
            <m:e>
              <m:r>
                <w:rPr>
                  <w:rFonts w:ascii="Cambria Math" w:hAnsi="Cambria Math"/>
                </w:rPr>
                <m:t>β</m:t>
              </m:r>
            </m:e>
            <m:sub>
              <m:r>
                <w:rPr>
                  <w:rFonts w:ascii="Cambria Math" w:hAnsi="Cambria Math"/>
                </w:rPr>
                <m:t>1j</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10</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1j</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1j</m:t>
              </m:r>
            </m:sub>
          </m:sSub>
          <m:r>
            <w:rPr>
              <w:rFonts w:ascii="Cambria Math" w:hAnsi="Cambria Math"/>
            </w:rPr>
            <m:t>∼N</m:t>
          </m:r>
          <m:d>
            <m:dPr>
              <m:ctrlPr>
                <w:rPr>
                  <w:rFonts w:ascii="Cambria Math" w:hAnsi="Cambria Math"/>
                </w:rPr>
              </m:ctrlPr>
            </m:dPr>
            <m:e>
              <m:r>
                <w:rPr>
                  <w:rFonts w:ascii="Cambria Math" w:hAnsi="Cambria Math"/>
                </w:rPr>
                <m:t>0,</m:t>
              </m:r>
              <m:sSubSup>
                <m:sSubSupPr>
                  <m:ctrlPr>
                    <w:rPr>
                      <w:rFonts w:ascii="Cambria Math" w:hAnsi="Cambria Math"/>
                    </w:rPr>
                  </m:ctrlPr>
                </m:sSubSupPr>
                <m:e>
                  <m:r>
                    <w:rPr>
                      <w:rFonts w:ascii="Cambria Math" w:hAnsi="Cambria Math"/>
                    </w:rPr>
                    <m:t>σ</m:t>
                  </m:r>
                </m:e>
                <m:sub>
                  <m:sSub>
                    <m:sSubPr>
                      <m:ctrlPr>
                        <w:rPr>
                          <w:rFonts w:ascii="Cambria Math" w:hAnsi="Cambria Math"/>
                          <w:i/>
                        </w:rPr>
                      </m:ctrlPr>
                    </m:sSubPr>
                    <m:e>
                      <m:r>
                        <w:rPr>
                          <w:rFonts w:ascii="Cambria Math" w:hAnsi="Cambria Math"/>
                        </w:rPr>
                        <m:t>u</m:t>
                      </m:r>
                    </m:e>
                    <m:sub>
                      <m:r>
                        <w:rPr>
                          <w:rFonts w:ascii="Cambria Math" w:hAnsi="Cambria Math"/>
                        </w:rPr>
                        <m:t>1</m:t>
                      </m:r>
                    </m:sub>
                  </m:sSub>
                </m:sub>
                <m:sup>
                  <m:r>
                    <w:rPr>
                      <w:rFonts w:ascii="Cambria Math" w:hAnsi="Cambria Math"/>
                    </w:rPr>
                    <m:t>2</m:t>
                  </m:r>
                </m:sup>
              </m:sSubSup>
            </m:e>
          </m:d>
        </m:oMath>
      </m:oMathPara>
    </w:p>
    <w:p w14:paraId="4B8DF3AE" w14:textId="55474686" w:rsidR="00D05FC9" w:rsidRDefault="00510033">
      <w:pPr>
        <w:pStyle w:val="Ttulo1"/>
        <w:spacing w:before="198" w:line="243" w:lineRule="exact"/>
        <w:jc w:val="both"/>
        <w:rPr>
          <w:lang w:val="es-CO"/>
        </w:rPr>
      </w:pPr>
      <w:r>
        <w:rPr>
          <w:lang w:val="es-CO"/>
        </w:rPr>
        <w:t>donde</w:t>
      </w:r>
      <w:r>
        <w:rPr>
          <w:spacing w:val="13"/>
          <w:lang w:val="es-CO"/>
        </w:rPr>
        <w:t xml:space="preserve"> </w:t>
      </w:r>
      <w:r>
        <w:rPr>
          <w:rFonts w:ascii="Calibri" w:hAnsi="Calibri"/>
          <w:i/>
          <w:lang w:val="es-CO"/>
        </w:rPr>
        <w:t>γ</w:t>
      </w:r>
      <w:r>
        <w:rPr>
          <w:vertAlign w:val="subscript"/>
          <w:lang w:val="es-CO"/>
        </w:rPr>
        <w:t>00</w:t>
      </w:r>
      <w:r>
        <w:rPr>
          <w:spacing w:val="26"/>
          <w:lang w:val="es-CO"/>
        </w:rPr>
        <w:t xml:space="preserve"> </w:t>
      </w:r>
      <w:r>
        <w:rPr>
          <w:lang w:val="es-CO"/>
        </w:rPr>
        <w:t>es</w:t>
      </w:r>
      <w:r>
        <w:rPr>
          <w:spacing w:val="13"/>
          <w:lang w:val="es-CO"/>
        </w:rPr>
        <w:t xml:space="preserve"> </w:t>
      </w:r>
      <w:r>
        <w:rPr>
          <w:lang w:val="es-CO"/>
        </w:rPr>
        <w:t>el</w:t>
      </w:r>
      <w:r>
        <w:rPr>
          <w:spacing w:val="14"/>
          <w:lang w:val="es-CO"/>
        </w:rPr>
        <w:t xml:space="preserve"> </w:t>
      </w:r>
      <w:r>
        <w:rPr>
          <w:lang w:val="es-CO"/>
        </w:rPr>
        <w:t>intercepto</w:t>
      </w:r>
      <w:r>
        <w:rPr>
          <w:spacing w:val="14"/>
          <w:lang w:val="es-CO"/>
        </w:rPr>
        <w:t xml:space="preserve"> </w:t>
      </w:r>
      <w:r>
        <w:rPr>
          <w:lang w:val="es-CO"/>
        </w:rPr>
        <w:t>promedio</w:t>
      </w:r>
      <w:r>
        <w:rPr>
          <w:spacing w:val="14"/>
          <w:lang w:val="es-CO"/>
        </w:rPr>
        <w:t xml:space="preserve"> </w:t>
      </w:r>
      <w:r>
        <w:rPr>
          <w:lang w:val="es-CO"/>
        </w:rPr>
        <w:t>entre</w:t>
      </w:r>
      <w:r>
        <w:rPr>
          <w:spacing w:val="14"/>
          <w:lang w:val="es-CO"/>
        </w:rPr>
        <w:t xml:space="preserve"> </w:t>
      </w:r>
      <w:r>
        <w:rPr>
          <w:lang w:val="es-CO"/>
        </w:rPr>
        <w:t>todos</w:t>
      </w:r>
      <w:r>
        <w:rPr>
          <w:spacing w:val="14"/>
          <w:lang w:val="es-CO"/>
        </w:rPr>
        <w:t xml:space="preserve"> </w:t>
      </w:r>
      <w:r>
        <w:rPr>
          <w:lang w:val="es-CO"/>
        </w:rPr>
        <w:t>los</w:t>
      </w:r>
      <w:r>
        <w:rPr>
          <w:spacing w:val="14"/>
          <w:lang w:val="es-CO"/>
        </w:rPr>
        <w:t xml:space="preserve"> </w:t>
      </w:r>
      <w:r>
        <w:rPr>
          <w:lang w:val="es-CO"/>
        </w:rPr>
        <w:t>grupos</w:t>
      </w:r>
      <w:ins w:id="118" w:author="Daniel Bertin Ugarte" w:date="2026-01-29T08:41:00Z" w16du:dateUtc="2026-01-29T11:41:00Z">
        <w:r w:rsidR="00BF0F1E">
          <w:rPr>
            <w:lang w:val="es-CO"/>
          </w:rPr>
          <w:t>,</w:t>
        </w:r>
      </w:ins>
      <w:del w:id="119" w:author="Daniel Bertin Ugarte" w:date="2026-01-29T08:41:00Z" w16du:dateUtc="2026-01-29T11:41:00Z">
        <w:r w:rsidDel="00BF0F1E">
          <w:rPr>
            <w:lang w:val="es-CO"/>
          </w:rPr>
          <w:delText>.</w:delText>
        </w:r>
      </w:del>
      <w:r>
        <w:rPr>
          <w:spacing w:val="42"/>
          <w:lang w:val="es-CO"/>
        </w:rPr>
        <w:t xml:space="preserve"> </w:t>
      </w:r>
      <w:r>
        <w:rPr>
          <w:rFonts w:ascii="Calibri" w:hAnsi="Calibri"/>
          <w:i/>
          <w:lang w:val="es-CO"/>
        </w:rPr>
        <w:t>γ</w:t>
      </w:r>
      <w:r>
        <w:rPr>
          <w:vertAlign w:val="subscript"/>
          <w:lang w:val="es-CO"/>
        </w:rPr>
        <w:t>10</w:t>
      </w:r>
      <w:r>
        <w:rPr>
          <w:spacing w:val="25"/>
          <w:lang w:val="es-CO"/>
        </w:rPr>
        <w:t xml:space="preserve"> </w:t>
      </w:r>
      <w:r>
        <w:rPr>
          <w:lang w:val="es-CO"/>
        </w:rPr>
        <w:t>es</w:t>
      </w:r>
      <w:r>
        <w:rPr>
          <w:spacing w:val="14"/>
          <w:lang w:val="es-CO"/>
        </w:rPr>
        <w:t xml:space="preserve"> </w:t>
      </w:r>
      <w:r>
        <w:rPr>
          <w:lang w:val="es-CO"/>
        </w:rPr>
        <w:t>el</w:t>
      </w:r>
      <w:r>
        <w:rPr>
          <w:spacing w:val="14"/>
          <w:lang w:val="es-CO"/>
        </w:rPr>
        <w:t xml:space="preserve"> </w:t>
      </w:r>
      <w:r>
        <w:rPr>
          <w:lang w:val="es-CO"/>
        </w:rPr>
        <w:t>promedio</w:t>
      </w:r>
      <w:r>
        <w:rPr>
          <w:spacing w:val="13"/>
          <w:lang w:val="es-CO"/>
        </w:rPr>
        <w:t xml:space="preserve"> </w:t>
      </w:r>
      <w:r>
        <w:rPr>
          <w:lang w:val="es-CO"/>
        </w:rPr>
        <w:t>del</w:t>
      </w:r>
      <w:r>
        <w:rPr>
          <w:spacing w:val="14"/>
          <w:lang w:val="es-CO"/>
        </w:rPr>
        <w:t xml:space="preserve"> </w:t>
      </w:r>
      <w:r>
        <w:rPr>
          <w:lang w:val="es-CO"/>
        </w:rPr>
        <w:t>coeficiente</w:t>
      </w:r>
      <w:r>
        <w:rPr>
          <w:spacing w:val="14"/>
          <w:lang w:val="es-CO"/>
        </w:rPr>
        <w:t xml:space="preserve"> </w:t>
      </w:r>
      <w:r>
        <w:rPr>
          <w:lang w:val="es-CO"/>
        </w:rPr>
        <w:t>del</w:t>
      </w:r>
      <w:r>
        <w:rPr>
          <w:spacing w:val="64"/>
          <w:w w:val="150"/>
          <w:lang w:val="es-CO"/>
        </w:rPr>
        <w:t xml:space="preserve"> </w:t>
      </w:r>
      <w:r>
        <w:rPr>
          <w:lang w:val="es-CO"/>
        </w:rPr>
        <w:t>predictor</w:t>
      </w:r>
      <w:r>
        <w:rPr>
          <w:spacing w:val="-3"/>
          <w:lang w:val="es-CO"/>
        </w:rPr>
        <w:t xml:space="preserve"> </w:t>
      </w:r>
      <w:r>
        <w:rPr>
          <w:i/>
          <w:lang w:val="es-CO"/>
        </w:rPr>
        <w:t>X</w:t>
      </w:r>
      <w:r>
        <w:rPr>
          <w:i/>
          <w:vertAlign w:val="subscript"/>
          <w:lang w:val="es-CO"/>
        </w:rPr>
        <w:t>ij</w:t>
      </w:r>
      <w:r>
        <w:rPr>
          <w:i/>
          <w:spacing w:val="17"/>
          <w:lang w:val="es-CO"/>
        </w:rPr>
        <w:t xml:space="preserve"> </w:t>
      </w:r>
      <w:r>
        <w:rPr>
          <w:lang w:val="es-CO"/>
        </w:rPr>
        <w:t>entre</w:t>
      </w:r>
      <w:r>
        <w:rPr>
          <w:spacing w:val="-2"/>
          <w:lang w:val="es-CO"/>
        </w:rPr>
        <w:t xml:space="preserve"> </w:t>
      </w:r>
      <w:r>
        <w:rPr>
          <w:lang w:val="es-CO"/>
        </w:rPr>
        <w:t>todos</w:t>
      </w:r>
      <w:r>
        <w:rPr>
          <w:spacing w:val="-3"/>
          <w:lang w:val="es-CO"/>
        </w:rPr>
        <w:t xml:space="preserve"> </w:t>
      </w:r>
      <w:r>
        <w:rPr>
          <w:lang w:val="es-CO"/>
        </w:rPr>
        <w:t>los</w:t>
      </w:r>
      <w:r>
        <w:rPr>
          <w:spacing w:val="-2"/>
          <w:lang w:val="es-CO"/>
        </w:rPr>
        <w:t xml:space="preserve"> </w:t>
      </w:r>
      <w:r>
        <w:rPr>
          <w:lang w:val="es-CO"/>
        </w:rPr>
        <w:t>grupos</w:t>
      </w:r>
      <w:del w:id="120" w:author="Daniel Bertin Ugarte" w:date="2026-01-29T08:41:00Z" w16du:dateUtc="2026-01-29T11:41:00Z">
        <w:r w:rsidDel="00BF0F1E">
          <w:rPr>
            <w:lang w:val="es-CO"/>
          </w:rPr>
          <w:delText>.</w:delText>
        </w:r>
      </w:del>
      <w:ins w:id="121" w:author="Daniel Bertin Ugarte" w:date="2026-01-29T08:41:00Z" w16du:dateUtc="2026-01-29T11:41:00Z">
        <w:r w:rsidR="00BF0F1E">
          <w:rPr>
            <w:lang w:val="es-CO"/>
          </w:rPr>
          <w:t>, y</w:t>
        </w:r>
      </w:ins>
      <w:r>
        <w:rPr>
          <w:spacing w:val="13"/>
          <w:lang w:val="es-CO"/>
        </w:rPr>
        <w:t xml:space="preserve"> </w:t>
      </w:r>
      <w:r>
        <w:rPr>
          <w:i/>
          <w:lang w:val="es-CO"/>
        </w:rPr>
        <w:t>u</w:t>
      </w:r>
      <w:r>
        <w:rPr>
          <w:vertAlign w:val="subscript"/>
          <w:lang w:val="es-CO"/>
        </w:rPr>
        <w:t>0</w:t>
      </w:r>
      <w:r>
        <w:rPr>
          <w:i/>
          <w:vertAlign w:val="subscript"/>
          <w:lang w:val="es-CO"/>
        </w:rPr>
        <w:t>j</w:t>
      </w:r>
      <w:r>
        <w:rPr>
          <w:i/>
          <w:spacing w:val="16"/>
          <w:lang w:val="es-CO"/>
        </w:rPr>
        <w:t xml:space="preserve"> </w:t>
      </w:r>
      <w:r>
        <w:rPr>
          <w:lang w:val="es-CO"/>
        </w:rPr>
        <w:t>y</w:t>
      </w:r>
      <w:r>
        <w:rPr>
          <w:spacing w:val="-2"/>
          <w:lang w:val="es-CO"/>
        </w:rPr>
        <w:t xml:space="preserve"> </w:t>
      </w:r>
      <w:r>
        <w:rPr>
          <w:i/>
          <w:lang w:val="es-CO"/>
        </w:rPr>
        <w:t>u</w:t>
      </w:r>
      <w:r>
        <w:rPr>
          <w:vertAlign w:val="subscript"/>
          <w:lang w:val="es-CO"/>
        </w:rPr>
        <w:t>1</w:t>
      </w:r>
      <w:r>
        <w:rPr>
          <w:i/>
          <w:vertAlign w:val="subscript"/>
          <w:lang w:val="es-CO"/>
        </w:rPr>
        <w:t>j</w:t>
      </w:r>
      <w:r>
        <w:rPr>
          <w:i/>
          <w:spacing w:val="16"/>
          <w:lang w:val="es-CO"/>
        </w:rPr>
        <w:t xml:space="preserve"> </w:t>
      </w:r>
      <w:r>
        <w:rPr>
          <w:lang w:val="es-CO"/>
        </w:rPr>
        <w:t>son</w:t>
      </w:r>
      <w:r>
        <w:rPr>
          <w:spacing w:val="-2"/>
          <w:lang w:val="es-CO"/>
        </w:rPr>
        <w:t xml:space="preserve"> </w:t>
      </w:r>
      <w:r>
        <w:rPr>
          <w:lang w:val="es-CO"/>
        </w:rPr>
        <w:t>los</w:t>
      </w:r>
      <w:r>
        <w:rPr>
          <w:spacing w:val="-2"/>
          <w:lang w:val="es-CO"/>
        </w:rPr>
        <w:t xml:space="preserve"> </w:t>
      </w:r>
      <w:r>
        <w:rPr>
          <w:lang w:val="es-CO"/>
        </w:rPr>
        <w:t>efectos</w:t>
      </w:r>
      <w:r>
        <w:rPr>
          <w:spacing w:val="-2"/>
          <w:lang w:val="es-CO"/>
        </w:rPr>
        <w:t xml:space="preserve"> </w:t>
      </w:r>
      <w:r>
        <w:rPr>
          <w:lang w:val="es-CO"/>
        </w:rPr>
        <w:t>aleatorios</w:t>
      </w:r>
      <w:r>
        <w:rPr>
          <w:spacing w:val="-3"/>
          <w:lang w:val="es-CO"/>
        </w:rPr>
        <w:t xml:space="preserve"> </w:t>
      </w:r>
      <w:r>
        <w:rPr>
          <w:lang w:val="es-CO"/>
        </w:rPr>
        <w:t>a</w:t>
      </w:r>
      <w:r>
        <w:rPr>
          <w:spacing w:val="-2"/>
          <w:lang w:val="es-CO"/>
        </w:rPr>
        <w:t xml:space="preserve"> </w:t>
      </w:r>
      <w:r>
        <w:rPr>
          <w:lang w:val="es-CO"/>
        </w:rPr>
        <w:t>nivel</w:t>
      </w:r>
      <w:r>
        <w:rPr>
          <w:spacing w:val="-2"/>
          <w:lang w:val="es-CO"/>
        </w:rPr>
        <w:t xml:space="preserve"> </w:t>
      </w:r>
      <w:r>
        <w:rPr>
          <w:lang w:val="es-CO"/>
        </w:rPr>
        <w:t>de</w:t>
      </w:r>
      <w:r>
        <w:rPr>
          <w:spacing w:val="-2"/>
          <w:lang w:val="es-CO"/>
        </w:rPr>
        <w:t xml:space="preserve"> </w:t>
      </w:r>
      <w:r>
        <w:rPr>
          <w:lang w:val="es-CO"/>
        </w:rPr>
        <w:t>grupo</w:t>
      </w:r>
      <w:r>
        <w:rPr>
          <w:spacing w:val="-2"/>
          <w:lang w:val="es-CO"/>
        </w:rPr>
        <w:t xml:space="preserve"> </w:t>
      </w:r>
      <w:r>
        <w:rPr>
          <w:lang w:val="es-CO"/>
        </w:rPr>
        <w:t>que</w:t>
      </w:r>
      <w:r>
        <w:rPr>
          <w:spacing w:val="-2"/>
          <w:lang w:val="es-CO"/>
        </w:rPr>
        <w:t xml:space="preserve"> </w:t>
      </w:r>
      <w:r>
        <w:rPr>
          <w:lang w:val="es-CO"/>
        </w:rPr>
        <w:t>capturan la</w:t>
      </w:r>
      <w:r>
        <w:rPr>
          <w:spacing w:val="22"/>
          <w:lang w:val="es-CO"/>
        </w:rPr>
        <w:t xml:space="preserve"> </w:t>
      </w:r>
      <w:r>
        <w:rPr>
          <w:lang w:val="es-CO"/>
        </w:rPr>
        <w:t>variabilidad</w:t>
      </w:r>
      <w:r>
        <w:rPr>
          <w:spacing w:val="22"/>
          <w:lang w:val="es-CO"/>
        </w:rPr>
        <w:t xml:space="preserve"> </w:t>
      </w:r>
      <w:r>
        <w:rPr>
          <w:lang w:val="es-CO"/>
        </w:rPr>
        <w:t>entre</w:t>
      </w:r>
      <w:r>
        <w:rPr>
          <w:spacing w:val="23"/>
          <w:lang w:val="es-CO"/>
        </w:rPr>
        <w:t xml:space="preserve"> </w:t>
      </w:r>
      <w:r>
        <w:rPr>
          <w:lang w:val="es-CO"/>
        </w:rPr>
        <w:t>grupos</w:t>
      </w:r>
      <w:r>
        <w:rPr>
          <w:spacing w:val="22"/>
          <w:lang w:val="es-CO"/>
        </w:rPr>
        <w:t xml:space="preserve"> </w:t>
      </w:r>
      <w:r>
        <w:rPr>
          <w:lang w:val="es-CO"/>
        </w:rPr>
        <w:t>para</w:t>
      </w:r>
      <w:r>
        <w:rPr>
          <w:spacing w:val="22"/>
          <w:lang w:val="es-CO"/>
        </w:rPr>
        <w:t xml:space="preserve"> </w:t>
      </w:r>
      <w:r>
        <w:rPr>
          <w:lang w:val="es-CO"/>
        </w:rPr>
        <w:t>el</w:t>
      </w:r>
      <w:r>
        <w:rPr>
          <w:spacing w:val="23"/>
          <w:lang w:val="es-CO"/>
        </w:rPr>
        <w:t xml:space="preserve"> </w:t>
      </w:r>
      <w:r>
        <w:rPr>
          <w:lang w:val="es-CO"/>
        </w:rPr>
        <w:t>intercepto</w:t>
      </w:r>
      <w:r>
        <w:rPr>
          <w:spacing w:val="22"/>
          <w:lang w:val="es-CO"/>
        </w:rPr>
        <w:t xml:space="preserve"> </w:t>
      </w:r>
      <w:r>
        <w:rPr>
          <w:lang w:val="es-CO"/>
        </w:rPr>
        <w:t>y</w:t>
      </w:r>
      <w:r>
        <w:rPr>
          <w:spacing w:val="22"/>
          <w:lang w:val="es-CO"/>
        </w:rPr>
        <w:t xml:space="preserve"> </w:t>
      </w:r>
      <w:r>
        <w:rPr>
          <w:lang w:val="es-CO"/>
        </w:rPr>
        <w:t>el</w:t>
      </w:r>
      <w:r>
        <w:rPr>
          <w:spacing w:val="23"/>
          <w:lang w:val="es-CO"/>
        </w:rPr>
        <w:t xml:space="preserve"> </w:t>
      </w:r>
      <w:r>
        <w:rPr>
          <w:lang w:val="es-CO"/>
        </w:rPr>
        <w:t>coeficiente</w:t>
      </w:r>
      <w:r>
        <w:rPr>
          <w:spacing w:val="22"/>
          <w:lang w:val="es-CO"/>
        </w:rPr>
        <w:t xml:space="preserve"> </w:t>
      </w:r>
      <w:r>
        <w:rPr>
          <w:lang w:val="es-CO"/>
        </w:rPr>
        <w:t>de</w:t>
      </w:r>
      <w:r>
        <w:rPr>
          <w:spacing w:val="23"/>
          <w:lang w:val="es-CO"/>
        </w:rPr>
        <w:t xml:space="preserve"> </w:t>
      </w:r>
      <w:r>
        <w:rPr>
          <w:i/>
          <w:lang w:val="es-CO"/>
        </w:rPr>
        <w:t>X</w:t>
      </w:r>
      <w:r>
        <w:rPr>
          <w:i/>
          <w:vertAlign w:val="subscript"/>
          <w:lang w:val="es-CO"/>
        </w:rPr>
        <w:t>ij</w:t>
      </w:r>
      <w:r>
        <w:rPr>
          <w:lang w:val="es-CO"/>
        </w:rPr>
        <w:t>,</w:t>
      </w:r>
      <w:r>
        <w:rPr>
          <w:spacing w:val="26"/>
          <w:lang w:val="es-CO"/>
        </w:rPr>
        <w:t xml:space="preserve"> </w:t>
      </w:r>
      <w:r>
        <w:rPr>
          <w:lang w:val="es-CO"/>
        </w:rPr>
        <w:t>respectivamente.</w:t>
      </w:r>
      <w:r>
        <w:rPr>
          <w:spacing w:val="67"/>
          <w:lang w:val="es-CO"/>
        </w:rPr>
        <w:t xml:space="preserve"> </w:t>
      </w:r>
      <m:oMath>
        <m:sSup>
          <m:sSupPr>
            <m:ctrlPr>
              <w:ins w:id="122" w:author="Daniel Bertin Ugarte" w:date="2026-01-29T08:43:00Z" w16du:dateUtc="2026-01-29T11:43:00Z">
                <w:rPr>
                  <w:rFonts w:ascii="Cambria Math" w:hAnsi="Cambria Math"/>
                  <w:i/>
                  <w:spacing w:val="67"/>
                  <w:lang w:val="es-CO"/>
                </w:rPr>
              </w:ins>
            </m:ctrlPr>
          </m:sSupPr>
          <m:e>
            <m:r>
              <w:ins w:id="123" w:author="Daniel Bertin Ugarte" w:date="2026-01-29T08:43:00Z" w16du:dateUtc="2026-01-29T11:43:00Z">
                <w:rPr>
                  <w:rFonts w:ascii="Cambria Math" w:hAnsi="Cambria Math"/>
                  <w:spacing w:val="67"/>
                  <w:lang w:val="es-CO"/>
                </w:rPr>
                <m:t>σ</m:t>
              </w:ins>
            </m:r>
          </m:e>
          <m:sup>
            <m:r>
              <w:ins w:id="124" w:author="Daniel Bertin Ugarte" w:date="2026-01-29T08:43:00Z" w16du:dateUtc="2026-01-29T11:43:00Z">
                <w:rPr>
                  <w:rFonts w:ascii="Cambria Math" w:hAnsi="Cambria Math"/>
                  <w:spacing w:val="67"/>
                  <w:lang w:val="es-CO"/>
                </w:rPr>
                <m:t>2</m:t>
              </w:ins>
            </m:r>
          </m:sup>
        </m:sSup>
      </m:oMath>
      <w:del w:id="125" w:author="Daniel Bertin Ugarte" w:date="2026-01-29T08:42:00Z" w16du:dateUtc="2026-01-29T11:42:00Z">
        <w:r w:rsidDel="00BF0F1E">
          <w:rPr>
            <w:rFonts w:ascii="DejaVu Sans" w:hAnsi="DejaVu Sans"/>
            <w:spacing w:val="67"/>
            <w:lang w:val="es-CO"/>
          </w:rPr>
          <w:delText>δ</w:delText>
        </w:r>
        <w:r w:rsidDel="00BF0F1E">
          <w:rPr>
            <w:rFonts w:ascii="DejaVu Sans" w:hAnsi="DejaVu Sans"/>
            <w:spacing w:val="67"/>
            <w:vertAlign w:val="superscript"/>
            <w:lang w:val="es-CO"/>
          </w:rPr>
          <w:delText>2</w:delText>
        </w:r>
      </w:del>
      <w:ins w:id="126" w:author="Daniel Bertin Ugarte" w:date="2026-01-29T08:43:00Z" w16du:dateUtc="2026-01-29T11:43:00Z">
        <w:r w:rsidR="00BF0F1E">
          <w:rPr>
            <w:rFonts w:ascii="DejaVu Sans" w:hAnsi="DejaVu Sans"/>
            <w:spacing w:val="67"/>
            <w:vertAlign w:val="superscript"/>
            <w:lang w:val="es-CO"/>
          </w:rPr>
          <w:t xml:space="preserve"> </w:t>
        </w:r>
      </w:ins>
      <w:r>
        <w:rPr>
          <w:lang w:val="es-CO"/>
        </w:rPr>
        <w:t>representan</w:t>
      </w:r>
      <w:r>
        <w:rPr>
          <w:spacing w:val="4"/>
          <w:lang w:val="es-CO"/>
        </w:rPr>
        <w:t xml:space="preserve"> </w:t>
      </w:r>
      <w:r>
        <w:rPr>
          <w:lang w:val="es-CO"/>
        </w:rPr>
        <w:t>la</w:t>
      </w:r>
      <w:r>
        <w:rPr>
          <w:spacing w:val="5"/>
          <w:lang w:val="es-CO"/>
        </w:rPr>
        <w:t xml:space="preserve"> </w:t>
      </w:r>
      <w:r>
        <w:rPr>
          <w:lang w:val="es-CO"/>
        </w:rPr>
        <w:t>varianza</w:t>
      </w:r>
      <w:r>
        <w:rPr>
          <w:spacing w:val="4"/>
          <w:lang w:val="es-CO"/>
        </w:rPr>
        <w:t xml:space="preserve"> </w:t>
      </w:r>
      <w:r>
        <w:rPr>
          <w:lang w:val="es-CO"/>
        </w:rPr>
        <w:t>de</w:t>
      </w:r>
      <w:r>
        <w:rPr>
          <w:spacing w:val="5"/>
          <w:lang w:val="es-CO"/>
        </w:rPr>
        <w:t xml:space="preserve"> </w:t>
      </w:r>
      <w:r>
        <w:rPr>
          <w:lang w:val="es-CO"/>
        </w:rPr>
        <w:t>los</w:t>
      </w:r>
      <w:r>
        <w:rPr>
          <w:spacing w:val="4"/>
          <w:lang w:val="es-CO"/>
        </w:rPr>
        <w:t xml:space="preserve"> </w:t>
      </w:r>
      <w:r>
        <w:rPr>
          <w:lang w:val="es-CO"/>
        </w:rPr>
        <w:t>efectos</w:t>
      </w:r>
      <w:r>
        <w:rPr>
          <w:spacing w:val="5"/>
          <w:lang w:val="es-CO"/>
        </w:rPr>
        <w:t xml:space="preserve"> </w:t>
      </w:r>
      <w:r>
        <w:rPr>
          <w:lang w:val="es-CO"/>
        </w:rPr>
        <w:t>aleatorios</w:t>
      </w:r>
      <w:r>
        <w:rPr>
          <w:spacing w:val="4"/>
          <w:lang w:val="es-CO"/>
        </w:rPr>
        <w:t xml:space="preserve"> </w:t>
      </w:r>
      <w:r>
        <w:rPr>
          <w:lang w:val="es-CO"/>
        </w:rPr>
        <w:t>del</w:t>
      </w:r>
      <w:r>
        <w:rPr>
          <w:spacing w:val="5"/>
          <w:lang w:val="es-CO"/>
        </w:rPr>
        <w:t xml:space="preserve"> </w:t>
      </w:r>
      <w:r>
        <w:rPr>
          <w:lang w:val="es-CO"/>
        </w:rPr>
        <w:t>intercepto</w:t>
      </w:r>
      <w:r>
        <w:rPr>
          <w:spacing w:val="4"/>
          <w:lang w:val="es-CO"/>
        </w:rPr>
        <w:t xml:space="preserve"> (u</w:t>
      </w:r>
      <w:r w:rsidRPr="00BF0F1E">
        <w:rPr>
          <w:spacing w:val="4"/>
          <w:vertAlign w:val="subscript"/>
          <w:lang w:val="es-CO"/>
        </w:rPr>
        <w:t>0</w:t>
      </w:r>
      <w:r>
        <w:rPr>
          <w:spacing w:val="4"/>
          <w:lang w:val="es-CO"/>
        </w:rPr>
        <w:t xml:space="preserve">) </w:t>
      </w:r>
      <w:r>
        <w:rPr>
          <w:lang w:val="es-CO"/>
        </w:rPr>
        <w:t>y</w:t>
      </w:r>
      <w:r>
        <w:rPr>
          <w:spacing w:val="5"/>
          <w:lang w:val="es-CO"/>
        </w:rPr>
        <w:t xml:space="preserve"> </w:t>
      </w:r>
      <w:r>
        <w:rPr>
          <w:lang w:val="es-CO"/>
        </w:rPr>
        <w:t>del</w:t>
      </w:r>
      <w:r>
        <w:rPr>
          <w:spacing w:val="4"/>
          <w:lang w:val="es-CO"/>
        </w:rPr>
        <w:t xml:space="preserve"> </w:t>
      </w:r>
      <w:r>
        <w:rPr>
          <w:lang w:val="es-CO"/>
        </w:rPr>
        <w:t>coeficiente (u</w:t>
      </w:r>
      <w:r w:rsidRPr="00BF0F1E">
        <w:rPr>
          <w:vertAlign w:val="subscript"/>
          <w:lang w:val="es-CO"/>
        </w:rPr>
        <w:t>1</w:t>
      </w:r>
      <w:r>
        <w:rPr>
          <w:lang w:val="es-CO"/>
        </w:rPr>
        <w:t>)</w:t>
      </w:r>
      <w:r>
        <w:rPr>
          <w:spacing w:val="-2"/>
          <w:lang w:val="es-CO"/>
        </w:rPr>
        <w:t>.</w:t>
      </w:r>
    </w:p>
    <w:p w14:paraId="1FCA2B47" w14:textId="757AEBDA" w:rsidR="00D05FC9" w:rsidRDefault="00510033">
      <w:pPr>
        <w:pStyle w:val="Ttulo1"/>
        <w:tabs>
          <w:tab w:val="right" w:pos="8562"/>
        </w:tabs>
        <w:spacing w:before="129"/>
        <w:rPr>
          <w:lang w:val="es-CO"/>
        </w:rPr>
      </w:pPr>
      <w:r>
        <w:rPr>
          <w:lang w:val="es-CO"/>
        </w:rPr>
        <w:t>Combinando</w:t>
      </w:r>
      <w:r>
        <w:rPr>
          <w:spacing w:val="13"/>
          <w:lang w:val="es-CO"/>
        </w:rPr>
        <w:t xml:space="preserve"> </w:t>
      </w:r>
      <w:r>
        <w:rPr>
          <w:lang w:val="es-CO"/>
        </w:rPr>
        <w:t>los</w:t>
      </w:r>
      <w:r>
        <w:rPr>
          <w:spacing w:val="13"/>
          <w:lang w:val="es-CO"/>
        </w:rPr>
        <w:t xml:space="preserve"> </w:t>
      </w:r>
      <w:r>
        <w:rPr>
          <w:lang w:val="es-CO"/>
        </w:rPr>
        <w:t>modelos</w:t>
      </w:r>
      <w:r>
        <w:rPr>
          <w:spacing w:val="13"/>
          <w:lang w:val="es-CO"/>
        </w:rPr>
        <w:t xml:space="preserve"> </w:t>
      </w:r>
      <w:r>
        <w:rPr>
          <w:lang w:val="es-CO"/>
        </w:rPr>
        <w:t>de</w:t>
      </w:r>
      <w:r>
        <w:rPr>
          <w:spacing w:val="13"/>
          <w:lang w:val="es-CO"/>
        </w:rPr>
        <w:t xml:space="preserve"> </w:t>
      </w:r>
      <w:r>
        <w:rPr>
          <w:lang w:val="es-CO"/>
        </w:rPr>
        <w:t>nivel</w:t>
      </w:r>
      <w:r>
        <w:rPr>
          <w:spacing w:val="14"/>
          <w:lang w:val="es-CO"/>
        </w:rPr>
        <w:t xml:space="preserve"> </w:t>
      </w:r>
      <w:r>
        <w:rPr>
          <w:lang w:val="es-CO"/>
        </w:rPr>
        <w:t>individual</w:t>
      </w:r>
      <w:r>
        <w:rPr>
          <w:spacing w:val="13"/>
          <w:lang w:val="es-CO"/>
        </w:rPr>
        <w:t xml:space="preserve"> </w:t>
      </w:r>
      <w:r>
        <w:rPr>
          <w:lang w:val="es-CO"/>
        </w:rPr>
        <w:t>y</w:t>
      </w:r>
      <w:r>
        <w:rPr>
          <w:spacing w:val="13"/>
          <w:lang w:val="es-CO"/>
        </w:rPr>
        <w:t xml:space="preserve"> </w:t>
      </w:r>
      <w:r>
        <w:rPr>
          <w:lang w:val="es-CO"/>
        </w:rPr>
        <w:t>nivel</w:t>
      </w:r>
      <w:r>
        <w:rPr>
          <w:spacing w:val="13"/>
          <w:lang w:val="es-CO"/>
        </w:rPr>
        <w:t xml:space="preserve"> </w:t>
      </w:r>
      <w:r>
        <w:rPr>
          <w:lang w:val="es-CO"/>
        </w:rPr>
        <w:t>grupal,</w:t>
      </w:r>
      <w:r>
        <w:rPr>
          <w:spacing w:val="18"/>
          <w:lang w:val="es-CO"/>
        </w:rPr>
        <w:t xml:space="preserve"> </w:t>
      </w:r>
      <w:r>
        <w:rPr>
          <w:lang w:val="es-CO"/>
        </w:rPr>
        <w:t>el</w:t>
      </w:r>
      <w:r>
        <w:rPr>
          <w:spacing w:val="13"/>
          <w:lang w:val="es-CO"/>
        </w:rPr>
        <w:t xml:space="preserve"> </w:t>
      </w:r>
      <w:r>
        <w:rPr>
          <w:lang w:val="es-CO"/>
        </w:rPr>
        <w:t>modelo</w:t>
      </w:r>
      <w:r>
        <w:rPr>
          <w:spacing w:val="13"/>
          <w:lang w:val="es-CO"/>
        </w:rPr>
        <w:t xml:space="preserve"> </w:t>
      </w:r>
      <w:r>
        <w:rPr>
          <w:lang w:val="es-CO"/>
        </w:rPr>
        <w:t>completo</w:t>
      </w:r>
      <w:r>
        <w:rPr>
          <w:spacing w:val="13"/>
          <w:lang w:val="es-CO"/>
        </w:rPr>
        <w:t xml:space="preserve"> </w:t>
      </w:r>
      <w:r>
        <w:rPr>
          <w:lang w:val="es-CO"/>
        </w:rPr>
        <w:t>se</w:t>
      </w:r>
      <w:r>
        <w:rPr>
          <w:spacing w:val="14"/>
          <w:lang w:val="es-CO"/>
        </w:rPr>
        <w:t xml:space="preserve"> </w:t>
      </w:r>
      <w:r>
        <w:rPr>
          <w:lang w:val="es-CO"/>
        </w:rPr>
        <w:t>expresa</w:t>
      </w:r>
      <w:r>
        <w:rPr>
          <w:spacing w:val="13"/>
          <w:lang w:val="es-CO"/>
        </w:rPr>
        <w:t xml:space="preserve"> </w:t>
      </w:r>
      <w:r>
        <w:rPr>
          <w:spacing w:val="-4"/>
          <w:lang w:val="es-CO"/>
        </w:rPr>
        <w:t>como</w:t>
      </w:r>
      <w:r w:rsidR="001355C9">
        <w:rPr>
          <w:spacing w:val="-4"/>
          <w:lang w:val="es-CO"/>
        </w:rPr>
        <w:t xml:space="preserve"> </w:t>
      </w:r>
      <w:r>
        <w:rPr>
          <w:lang w:val="es-CO"/>
        </w:rPr>
        <w:t>(Lee</w:t>
      </w:r>
      <w:r>
        <w:rPr>
          <w:spacing w:val="-7"/>
          <w:lang w:val="es-CO"/>
        </w:rPr>
        <w:t xml:space="preserve"> </w:t>
      </w:r>
      <w:r>
        <w:rPr>
          <w:lang w:val="es-CO"/>
        </w:rPr>
        <w:t>and</w:t>
      </w:r>
      <w:r>
        <w:rPr>
          <w:spacing w:val="-6"/>
          <w:lang w:val="es-CO"/>
        </w:rPr>
        <w:t xml:space="preserve"> </w:t>
      </w:r>
      <w:r>
        <w:rPr>
          <w:lang w:val="es-CO"/>
        </w:rPr>
        <w:t>Nelder</w:t>
      </w:r>
      <w:ins w:id="127" w:author="Daniel Bertin Ugarte" w:date="2026-01-29T08:47:00Z" w16du:dateUtc="2026-01-29T11:47:00Z">
        <w:r w:rsidR="002F02BB">
          <w:rPr>
            <w:lang w:val="es-CO"/>
          </w:rPr>
          <w:t>,</w:t>
        </w:r>
      </w:ins>
      <w:r>
        <w:rPr>
          <w:spacing w:val="-6"/>
          <w:lang w:val="es-CO"/>
        </w:rPr>
        <w:t xml:space="preserve"> </w:t>
      </w:r>
      <w:hyperlink w:anchor="_bookmark34">
        <w:r>
          <w:rPr>
            <w:color w:val="00004C"/>
            <w:spacing w:val="-2"/>
            <w:lang w:val="es-CO"/>
          </w:rPr>
          <w:t>1996</w:t>
        </w:r>
      </w:hyperlink>
      <w:r>
        <w:rPr>
          <w:spacing w:val="-2"/>
          <w:lang w:val="es-CO"/>
        </w:rPr>
        <w:t>):</w:t>
      </w:r>
      <w:r>
        <w:rPr>
          <w:lang w:val="es-CO"/>
        </w:rPr>
        <w:tab/>
      </w:r>
    </w:p>
    <w:p w14:paraId="29EAFB84" w14:textId="77777777" w:rsidR="00D05FC9" w:rsidRDefault="00510033">
      <w:pPr>
        <w:pStyle w:val="Ttulo1"/>
        <w:tabs>
          <w:tab w:val="right" w:pos="8562"/>
        </w:tabs>
        <w:spacing w:before="236"/>
        <w:rPr>
          <w:i/>
          <w:spacing w:val="-2"/>
          <w:vertAlign w:val="subscript"/>
          <w:lang w:val="es-CO"/>
        </w:rPr>
      </w:pPr>
      <m:oMath>
        <m:r>
          <w:rPr>
            <w:rFonts w:ascii="Cambria Math" w:hAnsi="Cambria Math"/>
          </w:rPr>
          <m:t>logit</m:t>
        </m:r>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ij</m:t>
                </m:r>
              </m:sub>
            </m:sSub>
            <m:r>
              <w:rPr>
                <w:rFonts w:ascii="Cambria Math" w:hAnsi="Cambria Math"/>
              </w:rPr>
              <m:t>=1</m:t>
            </m: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00</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0j</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10</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1j</m:t>
                </m:r>
              </m:sub>
            </m:sSub>
          </m:e>
        </m:d>
        <w:commentRangeStart w:id="128"/>
        <m:sSub>
          <m:sSubPr>
            <m:ctrlPr>
              <w:rPr>
                <w:rFonts w:ascii="Cambria Math" w:hAnsi="Cambria Math"/>
              </w:rPr>
            </m:ctrlPr>
          </m:sSubPr>
          <m:e>
            <m:r>
              <w:rPr>
                <w:rFonts w:ascii="Cambria Math" w:hAnsi="Cambria Math"/>
              </w:rPr>
              <m:t>x</m:t>
            </m:r>
          </m:e>
          <m:sub>
            <m:r>
              <w:rPr>
                <w:rFonts w:ascii="Cambria Math" w:hAnsi="Cambria Math"/>
              </w:rPr>
              <m:t>ij</m:t>
            </m:r>
          </m:sub>
        </m:sSub>
      </m:oMath>
      <w:commentRangeEnd w:id="128"/>
      <w:r w:rsidR="002F02BB">
        <w:rPr>
          <w:rStyle w:val="Refdecomentario"/>
          <w:i/>
          <w:spacing w:val="-2"/>
          <w:sz w:val="20"/>
          <w:szCs w:val="20"/>
          <w:vertAlign w:val="subscript"/>
          <w:lang w:val="es-CO"/>
        </w:rPr>
        <w:commentReference w:id="128"/>
      </w:r>
    </w:p>
    <w:p w14:paraId="36BFBDB0" w14:textId="77777777" w:rsidR="00D05FC9" w:rsidRDefault="00510033">
      <w:pPr>
        <w:pStyle w:val="Ttulo1"/>
        <w:tabs>
          <w:tab w:val="right" w:pos="8562"/>
        </w:tabs>
        <w:spacing w:before="236"/>
      </w:pPr>
      <w:r>
        <w:rPr>
          <w:lang w:val="es-CO"/>
        </w:rPr>
        <w:t>o, de</w:t>
      </w:r>
      <w:r>
        <w:rPr>
          <w:spacing w:val="1"/>
          <w:lang w:val="es-CO"/>
        </w:rPr>
        <w:t xml:space="preserve"> </w:t>
      </w:r>
      <w:r>
        <w:rPr>
          <w:lang w:val="es-CO"/>
        </w:rPr>
        <w:t>manera</w:t>
      </w:r>
      <w:r>
        <w:rPr>
          <w:spacing w:val="1"/>
          <w:lang w:val="es-CO"/>
        </w:rPr>
        <w:t xml:space="preserve"> </w:t>
      </w:r>
      <w:r>
        <w:rPr>
          <w:lang w:val="es-CO"/>
        </w:rPr>
        <w:t>equivalente</w:t>
      </w:r>
      <w:r>
        <w:rPr>
          <w:spacing w:val="1"/>
          <w:lang w:val="es-CO"/>
        </w:rPr>
        <w:t xml:space="preserve"> </w:t>
      </w:r>
      <w:r>
        <w:rPr>
          <w:lang w:val="es-CO"/>
        </w:rPr>
        <w:t>(Wong y</w:t>
      </w:r>
      <w:r>
        <w:rPr>
          <w:spacing w:val="1"/>
          <w:lang w:val="es-CO"/>
        </w:rPr>
        <w:t xml:space="preserve"> </w:t>
      </w:r>
      <w:r>
        <w:rPr>
          <w:lang w:val="es-CO"/>
        </w:rPr>
        <w:t>Mason,</w:t>
      </w:r>
      <w:r>
        <w:rPr>
          <w:spacing w:val="1"/>
          <w:lang w:val="es-CO"/>
        </w:rPr>
        <w:t xml:space="preserve"> </w:t>
      </w:r>
      <w:hyperlink w:anchor="_bookmark53">
        <w:r>
          <w:rPr>
            <w:color w:val="00004C"/>
            <w:spacing w:val="-2"/>
            <w:lang w:val="es-CO"/>
          </w:rPr>
          <w:t>1985</w:t>
        </w:r>
      </w:hyperlink>
      <w:r>
        <w:rPr>
          <w:spacing w:val="-2"/>
          <w:lang w:val="es-CO"/>
        </w:rPr>
        <w:t>):</w:t>
      </w:r>
    </w:p>
    <w:p w14:paraId="74DCCE65" w14:textId="77777777" w:rsidR="00D05FC9" w:rsidRDefault="00510033">
      <w:pPr>
        <w:pStyle w:val="Ttulo1"/>
        <w:tabs>
          <w:tab w:val="right" w:pos="8562"/>
        </w:tabs>
        <w:spacing w:before="236"/>
      </w:p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=1</m:t>
            </m:r>
          </m:e>
        </m:d>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00</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0j</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10</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1j</m:t>
                            </m:r>
                          </m:sub>
                        </m:sSub>
                      </m:e>
                    </m:d>
                    <w:commentRangeStart w:id="129"/>
                    <m:sSub>
                      <m:sSubPr>
                        <m:ctrlPr>
                          <w:rPr>
                            <w:rFonts w:ascii="Cambria Math" w:hAnsi="Cambria Math"/>
                          </w:rPr>
                        </m:ctrlPr>
                      </m:sSubPr>
                      <m:e>
                        <m:r>
                          <w:rPr>
                            <w:rFonts w:ascii="Cambria Math" w:hAnsi="Cambria Math"/>
                          </w:rPr>
                          <m:t>x</m:t>
                        </m:r>
                      </m:e>
                      <m:sub>
                        <m:r>
                          <w:rPr>
                            <w:rFonts w:ascii="Cambria Math" w:hAnsi="Cambria Math"/>
                          </w:rPr>
                          <m:t>ij</m:t>
                        </m:r>
                      </m:sub>
                    </m:sSub>
                    <w:commentRangeEnd w:id="129"/>
                    <m:r>
                      <m:rPr>
                        <m:sty m:val="p"/>
                      </m:rPr>
                      <w:rPr>
                        <w:rStyle w:val="Refdecomentario"/>
                        <w:rFonts w:ascii="Cambria Math" w:hAnsi="Cambria Math"/>
                        <w:sz w:val="20"/>
                        <w:szCs w:val="20"/>
                      </w:rPr>
                      <w:commentReference w:id="129"/>
                    </m:r>
                  </m:e>
                </m:d>
              </m:sup>
            </m:sSup>
          </m:num>
          <m:den>
            <m:r>
              <w:rPr>
                <w:rFonts w:ascii="Cambria Math" w:hAnsi="Cambria Math"/>
              </w:rPr>
              <m:t>1+</m:t>
            </m:r>
            <m:sSup>
              <m:sSupPr>
                <m:ctrlPr>
                  <w:rPr>
                    <w:rFonts w:ascii="Cambria Math" w:hAnsi="Cambria Math"/>
                  </w:rPr>
                </m:ctrlPr>
              </m:sSupPr>
              <m:e>
                <m:r>
                  <w:rPr>
                    <w:rFonts w:ascii="Cambria Math" w:hAnsi="Cambria Math"/>
                  </w:rPr>
                  <m:t>e</m:t>
                </m:r>
              </m:e>
              <m:sup>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00</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0j</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10</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1j</m:t>
                            </m:r>
                          </m:sub>
                        </m:sSub>
                      </m:e>
                    </m:d>
                    <w:commentRangeStart w:id="130"/>
                    <m:sSub>
                      <m:sSubPr>
                        <m:ctrlPr>
                          <w:rPr>
                            <w:rFonts w:ascii="Cambria Math" w:hAnsi="Cambria Math"/>
                          </w:rPr>
                        </m:ctrlPr>
                      </m:sSubPr>
                      <m:e>
                        <m:r>
                          <w:rPr>
                            <w:rFonts w:ascii="Cambria Math" w:hAnsi="Cambria Math"/>
                          </w:rPr>
                          <m:t>x</m:t>
                        </m:r>
                      </m:e>
                      <m:sub>
                        <m:r>
                          <w:rPr>
                            <w:rFonts w:ascii="Cambria Math" w:hAnsi="Cambria Math"/>
                          </w:rPr>
                          <m:t>ij</m:t>
                        </m:r>
                      </m:sub>
                    </m:sSub>
                    <w:commentRangeEnd w:id="130"/>
                    <m:r>
                      <m:rPr>
                        <m:sty m:val="p"/>
                      </m:rPr>
                      <w:rPr>
                        <w:rStyle w:val="Refdecomentario"/>
                        <w:rFonts w:ascii="Cambria Math" w:hAnsi="Cambria Math"/>
                        <w:sz w:val="20"/>
                        <w:szCs w:val="20"/>
                      </w:rPr>
                      <w:commentReference w:id="130"/>
                    </m:r>
                  </m:e>
                </m:d>
              </m:sup>
            </m:sSup>
          </m:den>
        </m:f>
      </m:oMath>
      <w:r>
        <w:rPr>
          <w:lang w:val="es-CO"/>
        </w:rPr>
        <w:tab/>
      </w:r>
    </w:p>
    <w:p w14:paraId="55E6E124" w14:textId="77777777" w:rsidR="00D05FC9" w:rsidRDefault="00D05FC9">
      <w:pPr>
        <w:sectPr w:rsidR="00D05FC9">
          <w:type w:val="continuous"/>
          <w:pgSz w:w="9978" w:h="14173"/>
          <w:pgMar w:top="800" w:right="720" w:bottom="280" w:left="850" w:header="0" w:footer="0" w:gutter="0"/>
          <w:lnNumType w:countBy="1" w:distance="230" w:restart="continuous"/>
          <w:cols w:space="720"/>
          <w:formProt w:val="0"/>
          <w:docGrid w:linePitch="100"/>
        </w:sectPr>
      </w:pPr>
    </w:p>
    <w:p w14:paraId="6C9EAA13" w14:textId="77777777" w:rsidR="00D05FC9" w:rsidRDefault="00D05FC9">
      <w:pPr>
        <w:sectPr w:rsidR="00D05FC9">
          <w:type w:val="continuous"/>
          <w:pgSz w:w="9978" w:h="14173"/>
          <w:pgMar w:top="800" w:right="720" w:bottom="280" w:left="850" w:header="0" w:footer="0" w:gutter="0"/>
          <w:lnNumType w:countBy="1" w:distance="230" w:restart="continuous"/>
          <w:cols w:num="2" w:space="720" w:equalWidth="0">
            <w:col w:w="3011" w:space="40"/>
            <w:col w:w="5356"/>
          </w:cols>
          <w:formProt w:val="0"/>
          <w:docGrid w:linePitch="100"/>
        </w:sectPr>
      </w:pPr>
    </w:p>
    <w:p w14:paraId="1DEF8394" w14:textId="77777777" w:rsidR="00D05FC9" w:rsidRDefault="00510033">
      <w:pPr>
        <w:pStyle w:val="Ttulo1"/>
        <w:tabs>
          <w:tab w:val="left" w:pos="8414"/>
        </w:tabs>
        <w:spacing w:before="206" w:line="190" w:lineRule="exact"/>
        <w:rPr>
          <w:lang w:val="es-CO"/>
        </w:rPr>
      </w:pPr>
      <w:r>
        <w:rPr>
          <w:lang w:val="es-CO"/>
        </w:rPr>
        <w:t>donde</w:t>
      </w:r>
      <w:r>
        <w:rPr>
          <w:spacing w:val="4"/>
          <w:lang w:val="es-CO"/>
        </w:rPr>
        <w:t xml:space="preserve"> </w:t>
      </w:r>
      <w:r>
        <w:rPr>
          <w:i/>
          <w:lang w:val="es-CO"/>
        </w:rPr>
        <w:t>P</w:t>
      </w:r>
      <w:r>
        <w:rPr>
          <w:lang w:val="es-CO"/>
        </w:rPr>
        <w:t>(</w:t>
      </w:r>
      <w:r>
        <w:rPr>
          <w:i/>
          <w:lang w:val="es-CO"/>
        </w:rPr>
        <w:t>Y</w:t>
      </w:r>
      <w:r>
        <w:rPr>
          <w:i/>
          <w:vertAlign w:val="subscript"/>
          <w:lang w:val="es-CO"/>
        </w:rPr>
        <w:t>ij</w:t>
      </w:r>
      <w:r>
        <w:rPr>
          <w:i/>
          <w:spacing w:val="29"/>
          <w:lang w:val="es-CO"/>
        </w:rPr>
        <w:t xml:space="preserve"> </w:t>
      </w:r>
      <w:r>
        <w:rPr>
          <w:lang w:val="es-CO"/>
        </w:rPr>
        <w:t>=</w:t>
      </w:r>
      <w:r>
        <w:rPr>
          <w:spacing w:val="12"/>
          <w:lang w:val="es-CO"/>
        </w:rPr>
        <w:t xml:space="preserve"> </w:t>
      </w:r>
      <w:r>
        <w:rPr>
          <w:lang w:val="es-CO"/>
        </w:rPr>
        <w:t>1)</w:t>
      </w:r>
      <w:r>
        <w:rPr>
          <w:spacing w:val="5"/>
          <w:lang w:val="es-CO"/>
        </w:rPr>
        <w:t xml:space="preserve"> </w:t>
      </w:r>
      <w:r>
        <w:rPr>
          <w:lang w:val="es-CO"/>
        </w:rPr>
        <w:t>representa</w:t>
      </w:r>
      <w:r>
        <w:rPr>
          <w:spacing w:val="4"/>
          <w:lang w:val="es-CO"/>
        </w:rPr>
        <w:t xml:space="preserve"> </w:t>
      </w:r>
      <w:r>
        <w:rPr>
          <w:lang w:val="es-CO"/>
        </w:rPr>
        <w:t>la</w:t>
      </w:r>
      <w:r>
        <w:rPr>
          <w:spacing w:val="4"/>
          <w:lang w:val="es-CO"/>
        </w:rPr>
        <w:t xml:space="preserve"> </w:t>
      </w:r>
      <w:r>
        <w:rPr>
          <w:lang w:val="es-CO"/>
        </w:rPr>
        <w:t>probabilidad</w:t>
      </w:r>
      <w:r>
        <w:rPr>
          <w:spacing w:val="4"/>
          <w:lang w:val="es-CO"/>
        </w:rPr>
        <w:t xml:space="preserve"> </w:t>
      </w:r>
      <w:r>
        <w:rPr>
          <w:lang w:val="es-CO"/>
        </w:rPr>
        <w:t>de</w:t>
      </w:r>
      <w:r>
        <w:rPr>
          <w:spacing w:val="4"/>
          <w:lang w:val="es-CO"/>
        </w:rPr>
        <w:t xml:space="preserve"> </w:t>
      </w:r>
      <w:r>
        <w:rPr>
          <w:lang w:val="es-CO"/>
        </w:rPr>
        <w:t>que</w:t>
      </w:r>
      <w:r>
        <w:rPr>
          <w:spacing w:val="4"/>
          <w:lang w:val="es-CO"/>
        </w:rPr>
        <w:t xml:space="preserve"> </w:t>
      </w:r>
      <w:r>
        <w:rPr>
          <w:lang w:val="es-CO"/>
        </w:rPr>
        <w:t>el</w:t>
      </w:r>
      <w:r>
        <w:rPr>
          <w:spacing w:val="5"/>
          <w:lang w:val="es-CO"/>
        </w:rPr>
        <w:t xml:space="preserve"> </w:t>
      </w:r>
      <w:r>
        <w:rPr>
          <w:lang w:val="es-CO"/>
        </w:rPr>
        <w:t>resultado</w:t>
      </w:r>
      <w:r>
        <w:rPr>
          <w:spacing w:val="4"/>
          <w:lang w:val="es-CO"/>
        </w:rPr>
        <w:t xml:space="preserve"> </w:t>
      </w:r>
      <w:r>
        <w:rPr>
          <w:lang w:val="es-CO"/>
        </w:rPr>
        <w:t>sea</w:t>
      </w:r>
      <w:r>
        <w:rPr>
          <w:spacing w:val="4"/>
          <w:lang w:val="es-CO"/>
        </w:rPr>
        <w:t xml:space="preserve"> </w:t>
      </w:r>
      <w:r>
        <w:rPr>
          <w:lang w:val="es-CO"/>
        </w:rPr>
        <w:t>1</w:t>
      </w:r>
      <w:r>
        <w:rPr>
          <w:spacing w:val="4"/>
          <w:lang w:val="es-CO"/>
        </w:rPr>
        <w:t xml:space="preserve"> </w:t>
      </w:r>
      <w:r>
        <w:rPr>
          <w:lang w:val="es-CO"/>
        </w:rPr>
        <w:t>para</w:t>
      </w:r>
      <w:r>
        <w:rPr>
          <w:spacing w:val="4"/>
          <w:lang w:val="es-CO"/>
        </w:rPr>
        <w:t xml:space="preserve"> </w:t>
      </w:r>
      <w:r>
        <w:rPr>
          <w:lang w:val="es-CO"/>
        </w:rPr>
        <w:t>el</w:t>
      </w:r>
      <w:r>
        <w:rPr>
          <w:spacing w:val="5"/>
          <w:lang w:val="es-CO"/>
        </w:rPr>
        <w:t xml:space="preserve"> </w:t>
      </w:r>
      <w:r>
        <w:rPr>
          <w:lang w:val="es-CO"/>
        </w:rPr>
        <w:t>individuo</w:t>
      </w:r>
      <w:r>
        <w:rPr>
          <w:spacing w:val="3"/>
          <w:lang w:val="es-CO"/>
        </w:rPr>
        <w:t xml:space="preserve"> </w:t>
      </w:r>
      <w:r>
        <w:rPr>
          <w:i/>
          <w:lang w:val="es-CO"/>
        </w:rPr>
        <w:t>i</w:t>
      </w:r>
      <w:r>
        <w:rPr>
          <w:i/>
          <w:spacing w:val="8"/>
          <w:lang w:val="es-CO"/>
        </w:rPr>
        <w:t xml:space="preserve"> </w:t>
      </w:r>
      <w:r>
        <w:rPr>
          <w:lang w:val="es-CO"/>
        </w:rPr>
        <w:t>en</w:t>
      </w:r>
      <w:r>
        <w:rPr>
          <w:spacing w:val="4"/>
          <w:lang w:val="es-CO"/>
        </w:rPr>
        <w:t xml:space="preserve"> </w:t>
      </w:r>
      <w:r>
        <w:rPr>
          <w:lang w:val="es-CO"/>
        </w:rPr>
        <w:t>el</w:t>
      </w:r>
      <w:r>
        <w:rPr>
          <w:spacing w:val="4"/>
          <w:lang w:val="es-CO"/>
        </w:rPr>
        <w:t xml:space="preserve"> </w:t>
      </w:r>
      <w:r>
        <w:rPr>
          <w:spacing w:val="-2"/>
          <w:lang w:val="es-CO"/>
        </w:rPr>
        <w:t xml:space="preserve">grupo </w:t>
      </w:r>
      <w:r>
        <w:rPr>
          <w:i/>
          <w:w w:val="105"/>
          <w:lang w:val="es-CO"/>
        </w:rPr>
        <w:t>j</w:t>
      </w:r>
      <w:r>
        <w:rPr>
          <w:w w:val="105"/>
          <w:lang w:val="es-CO"/>
        </w:rPr>
        <w:t>.</w:t>
      </w:r>
      <w:r>
        <w:rPr>
          <w:spacing w:val="16"/>
          <w:w w:val="105"/>
          <w:lang w:val="es-CO"/>
        </w:rPr>
        <w:t xml:space="preserve"> </w:t>
      </w:r>
      <w:r>
        <w:rPr>
          <w:lang w:val="es-CO"/>
        </w:rPr>
        <w:tab/>
      </w:r>
    </w:p>
    <w:p w14:paraId="0897952B" w14:textId="718C1371" w:rsidR="00D05FC9" w:rsidRPr="00CC34F8" w:rsidRDefault="00510033">
      <w:pPr>
        <w:pStyle w:val="Ttulo1"/>
        <w:tabs>
          <w:tab w:val="right" w:pos="8562"/>
        </w:tabs>
        <w:spacing w:before="125" w:line="243" w:lineRule="exact"/>
        <w:jc w:val="both"/>
        <w:rPr>
          <w:lang w:val="es-CL"/>
        </w:rPr>
      </w:pPr>
      <w:r>
        <w:rPr>
          <w:lang w:val="es-CO"/>
        </w:rPr>
        <w:t>En</w:t>
      </w:r>
      <w:r>
        <w:rPr>
          <w:spacing w:val="11"/>
          <w:lang w:val="es-CO"/>
        </w:rPr>
        <w:t xml:space="preserve"> </w:t>
      </w:r>
      <w:r>
        <w:rPr>
          <w:lang w:val="es-CO"/>
        </w:rPr>
        <w:t>este</w:t>
      </w:r>
      <w:r>
        <w:rPr>
          <w:spacing w:val="11"/>
          <w:lang w:val="es-CO"/>
        </w:rPr>
        <w:t xml:space="preserve"> </w:t>
      </w:r>
      <w:r>
        <w:rPr>
          <w:lang w:val="es-CO"/>
        </w:rPr>
        <w:t>modelo</w:t>
      </w:r>
      <w:r>
        <w:rPr>
          <w:spacing w:val="12"/>
          <w:lang w:val="es-CO"/>
        </w:rPr>
        <w:t xml:space="preserve"> </w:t>
      </w:r>
      <w:r>
        <w:rPr>
          <w:lang w:val="es-CO"/>
        </w:rPr>
        <w:t>de</w:t>
      </w:r>
      <w:r>
        <w:rPr>
          <w:spacing w:val="11"/>
          <w:lang w:val="es-CO"/>
        </w:rPr>
        <w:t xml:space="preserve"> </w:t>
      </w:r>
      <w:r>
        <w:rPr>
          <w:lang w:val="es-CO"/>
        </w:rPr>
        <w:t>regresión</w:t>
      </w:r>
      <w:r>
        <w:rPr>
          <w:spacing w:val="11"/>
          <w:lang w:val="es-CO"/>
        </w:rPr>
        <w:t xml:space="preserve"> </w:t>
      </w:r>
      <w:r>
        <w:rPr>
          <w:lang w:val="es-CO"/>
        </w:rPr>
        <w:t>logística</w:t>
      </w:r>
      <w:r>
        <w:rPr>
          <w:spacing w:val="12"/>
          <w:lang w:val="es-CO"/>
        </w:rPr>
        <w:t xml:space="preserve"> </w:t>
      </w:r>
      <w:r>
        <w:rPr>
          <w:lang w:val="es-CO"/>
        </w:rPr>
        <w:t>multinivel,</w:t>
      </w:r>
      <w:r>
        <w:rPr>
          <w:spacing w:val="13"/>
          <w:lang w:val="es-CO"/>
        </w:rPr>
        <w:t xml:space="preserve"> </w:t>
      </w:r>
      <w:del w:id="131" w:author="Daniel Bertin Ugarte" w:date="2026-01-29T08:54:00Z" w16du:dateUtc="2026-01-29T11:54:00Z">
        <w:r w:rsidDel="001D4565">
          <w:rPr>
            <w:lang w:val="es-CO"/>
          </w:rPr>
          <w:delText>con</w:delText>
        </w:r>
        <w:r w:rsidDel="001D4565">
          <w:rPr>
            <w:spacing w:val="12"/>
            <w:lang w:val="es-CO"/>
          </w:rPr>
          <w:delText xml:space="preserve"> </w:delText>
        </w:r>
        <w:r w:rsidDel="001D4565">
          <w:rPr>
            <w:lang w:val="es-CO"/>
          </w:rPr>
          <w:delText>coeficientes</w:delText>
        </w:r>
        <w:r w:rsidDel="001D4565">
          <w:rPr>
            <w:spacing w:val="11"/>
            <w:lang w:val="es-CO"/>
          </w:rPr>
          <w:delText xml:space="preserve"> </w:delText>
        </w:r>
        <w:r w:rsidDel="001D4565">
          <w:rPr>
            <w:lang w:val="es-CO"/>
          </w:rPr>
          <w:delText>variables,</w:delText>
        </w:r>
        <w:r w:rsidDel="001D4565">
          <w:rPr>
            <w:spacing w:val="14"/>
            <w:lang w:val="es-CO"/>
          </w:rPr>
          <w:delText xml:space="preserve"> </w:delText>
        </w:r>
      </w:del>
      <w:r>
        <w:rPr>
          <w:lang w:val="es-CO"/>
        </w:rPr>
        <w:t>el</w:t>
      </w:r>
      <w:r>
        <w:rPr>
          <w:spacing w:val="11"/>
          <w:lang w:val="es-CO"/>
        </w:rPr>
        <w:t xml:space="preserve"> </w:t>
      </w:r>
      <w:del w:id="132" w:author="Daniel Bertin Ugarte" w:date="2026-01-29T08:54:00Z" w16du:dateUtc="2026-01-29T11:54:00Z">
        <w:r w:rsidDel="001D4565">
          <w:rPr>
            <w:lang w:val="es-CO"/>
          </w:rPr>
          <w:delText>intercepto</w:delText>
        </w:r>
        <w:r w:rsidDel="001D4565">
          <w:rPr>
            <w:spacing w:val="11"/>
            <w:lang w:val="es-CO"/>
          </w:rPr>
          <w:delText xml:space="preserve"> </w:delText>
        </w:r>
      </w:del>
      <w:ins w:id="133" w:author="Daniel Bertin Ugarte" w:date="2026-01-29T08:54:00Z" w16du:dateUtc="2026-01-29T11:54:00Z">
        <w:r w:rsidR="001D4565">
          <w:rPr>
            <w:lang w:val="es-CO"/>
          </w:rPr>
          <w:t>coeficiente</w:t>
        </w:r>
        <w:r w:rsidR="001D4565">
          <w:rPr>
            <w:spacing w:val="11"/>
            <w:lang w:val="es-CO"/>
          </w:rPr>
          <w:t xml:space="preserve"> </w:t>
        </w:r>
      </w:ins>
      <w:r>
        <w:rPr>
          <w:rFonts w:ascii="Calibri" w:hAnsi="Calibri"/>
          <w:i/>
          <w:lang w:val="es-CO"/>
        </w:rPr>
        <w:t>β</w:t>
      </w:r>
      <w:r>
        <w:rPr>
          <w:vertAlign w:val="subscript"/>
          <w:lang w:val="es-CO"/>
        </w:rPr>
        <w:t>0</w:t>
      </w:r>
      <w:r>
        <w:rPr>
          <w:i/>
          <w:vertAlign w:val="subscript"/>
          <w:lang w:val="es-CO"/>
        </w:rPr>
        <w:t>j</w:t>
      </w:r>
      <w:r>
        <w:rPr>
          <w:i/>
          <w:spacing w:val="29"/>
          <w:lang w:val="es-CO"/>
        </w:rPr>
        <w:t xml:space="preserve"> </w:t>
      </w:r>
      <w:r>
        <w:rPr>
          <w:spacing w:val="-2"/>
          <w:lang w:val="es-CO"/>
        </w:rPr>
        <w:t xml:space="preserve">varía </w:t>
      </w:r>
      <w:r>
        <w:rPr>
          <w:lang w:val="es-CO"/>
        </w:rPr>
        <w:t>entre</w:t>
      </w:r>
      <w:r>
        <w:rPr>
          <w:spacing w:val="10"/>
          <w:lang w:val="es-CO"/>
        </w:rPr>
        <w:t xml:space="preserve"> </w:t>
      </w:r>
      <w:r>
        <w:rPr>
          <w:lang w:val="es-CO"/>
        </w:rPr>
        <w:t>grupos,</w:t>
      </w:r>
      <w:r>
        <w:rPr>
          <w:spacing w:val="11"/>
          <w:lang w:val="es-CO"/>
        </w:rPr>
        <w:t xml:space="preserve"> </w:t>
      </w:r>
      <w:r>
        <w:rPr>
          <w:lang w:val="es-CO"/>
        </w:rPr>
        <w:t>lo</w:t>
      </w:r>
      <w:r>
        <w:rPr>
          <w:spacing w:val="10"/>
          <w:lang w:val="es-CO"/>
        </w:rPr>
        <w:t xml:space="preserve"> </w:t>
      </w:r>
      <w:r>
        <w:rPr>
          <w:lang w:val="es-CO"/>
        </w:rPr>
        <w:t>que</w:t>
      </w:r>
      <w:r>
        <w:rPr>
          <w:spacing w:val="11"/>
          <w:lang w:val="es-CO"/>
        </w:rPr>
        <w:t xml:space="preserve"> </w:t>
      </w:r>
      <w:r>
        <w:rPr>
          <w:lang w:val="es-CO"/>
        </w:rPr>
        <w:t>permite</w:t>
      </w:r>
      <w:r>
        <w:rPr>
          <w:spacing w:val="9"/>
          <w:lang w:val="es-CO"/>
        </w:rPr>
        <w:t xml:space="preserve"> </w:t>
      </w:r>
      <w:r>
        <w:rPr>
          <w:lang w:val="es-CO"/>
        </w:rPr>
        <w:t>capturar</w:t>
      </w:r>
      <w:r>
        <w:rPr>
          <w:spacing w:val="11"/>
          <w:lang w:val="es-CO"/>
        </w:rPr>
        <w:t xml:space="preserve"> </w:t>
      </w:r>
      <w:r>
        <w:rPr>
          <w:lang w:val="es-CO"/>
        </w:rPr>
        <w:t>diferencias</w:t>
      </w:r>
      <w:r>
        <w:rPr>
          <w:spacing w:val="10"/>
          <w:lang w:val="es-CO"/>
        </w:rPr>
        <w:t xml:space="preserve"> </w:t>
      </w:r>
      <w:r>
        <w:rPr>
          <w:lang w:val="es-CO"/>
        </w:rPr>
        <w:t>en</w:t>
      </w:r>
      <w:r>
        <w:rPr>
          <w:spacing w:val="9"/>
          <w:lang w:val="es-CO"/>
        </w:rPr>
        <w:t xml:space="preserve"> </w:t>
      </w:r>
      <w:r>
        <w:rPr>
          <w:lang w:val="es-CO"/>
        </w:rPr>
        <w:t>el</w:t>
      </w:r>
      <w:r>
        <w:rPr>
          <w:spacing w:val="11"/>
          <w:lang w:val="es-CO"/>
        </w:rPr>
        <w:t xml:space="preserve"> </w:t>
      </w:r>
      <w:r>
        <w:rPr>
          <w:lang w:val="es-CO"/>
        </w:rPr>
        <w:t>nivel</w:t>
      </w:r>
      <w:r>
        <w:rPr>
          <w:spacing w:val="10"/>
          <w:lang w:val="es-CO"/>
        </w:rPr>
        <w:t xml:space="preserve"> </w:t>
      </w:r>
      <w:r>
        <w:rPr>
          <w:lang w:val="es-CO"/>
        </w:rPr>
        <w:t>base</w:t>
      </w:r>
      <w:r>
        <w:rPr>
          <w:spacing w:val="10"/>
          <w:lang w:val="es-CO"/>
        </w:rPr>
        <w:t xml:space="preserve"> </w:t>
      </w:r>
      <w:r>
        <w:rPr>
          <w:lang w:val="es-CO"/>
        </w:rPr>
        <w:t>del</w:t>
      </w:r>
      <w:r>
        <w:rPr>
          <w:spacing w:val="10"/>
          <w:lang w:val="es-CO"/>
        </w:rPr>
        <w:t xml:space="preserve"> </w:t>
      </w:r>
      <w:r>
        <w:rPr>
          <w:lang w:val="es-CO"/>
        </w:rPr>
        <w:t>resultado</w:t>
      </w:r>
      <w:r>
        <w:rPr>
          <w:spacing w:val="11"/>
          <w:lang w:val="es-CO"/>
        </w:rPr>
        <w:t xml:space="preserve"> </w:t>
      </w:r>
      <w:r>
        <w:rPr>
          <w:lang w:val="es-CO"/>
        </w:rPr>
        <w:t>para</w:t>
      </w:r>
      <w:r>
        <w:rPr>
          <w:spacing w:val="10"/>
          <w:lang w:val="es-CO"/>
        </w:rPr>
        <w:t xml:space="preserve"> </w:t>
      </w:r>
      <w:r>
        <w:rPr>
          <w:lang w:val="es-CO"/>
        </w:rPr>
        <w:t>cada</w:t>
      </w:r>
      <w:r>
        <w:rPr>
          <w:spacing w:val="10"/>
          <w:lang w:val="es-CO"/>
        </w:rPr>
        <w:t xml:space="preserve"> </w:t>
      </w:r>
      <w:r>
        <w:rPr>
          <w:lang w:val="es-CO"/>
        </w:rPr>
        <w:t>grupo.</w:t>
      </w:r>
      <w:r>
        <w:rPr>
          <w:spacing w:val="26"/>
          <w:lang w:val="es-CO"/>
        </w:rPr>
        <w:t xml:space="preserve"> </w:t>
      </w:r>
      <w:r>
        <w:rPr>
          <w:spacing w:val="-5"/>
          <w:lang w:val="es-CO"/>
        </w:rPr>
        <w:t xml:space="preserve">El </w:t>
      </w:r>
      <w:r>
        <w:rPr>
          <w:lang w:val="es-CO"/>
        </w:rPr>
        <w:t>coeficiente</w:t>
      </w:r>
      <w:r>
        <w:rPr>
          <w:spacing w:val="-2"/>
          <w:lang w:val="es-CO"/>
        </w:rPr>
        <w:t xml:space="preserve"> </w:t>
      </w:r>
      <w:r>
        <w:rPr>
          <w:rFonts w:ascii="Calibri" w:hAnsi="Calibri"/>
          <w:i/>
          <w:lang w:val="es-CO"/>
        </w:rPr>
        <w:t>β</w:t>
      </w:r>
      <w:r>
        <w:rPr>
          <w:vertAlign w:val="subscript"/>
          <w:lang w:val="es-CO"/>
        </w:rPr>
        <w:t>1</w:t>
      </w:r>
      <w:r>
        <w:rPr>
          <w:i/>
          <w:vertAlign w:val="subscript"/>
          <w:lang w:val="es-CO"/>
        </w:rPr>
        <w:t>j</w:t>
      </w:r>
      <w:r>
        <w:rPr>
          <w:i/>
          <w:spacing w:val="19"/>
          <w:lang w:val="es-CO"/>
        </w:rPr>
        <w:t xml:space="preserve"> </w:t>
      </w:r>
      <w:r>
        <w:rPr>
          <w:lang w:val="es-CO"/>
        </w:rPr>
        <w:t>del</w:t>
      </w:r>
      <w:r>
        <w:rPr>
          <w:spacing w:val="-1"/>
          <w:lang w:val="es-CO"/>
        </w:rPr>
        <w:t xml:space="preserve"> </w:t>
      </w:r>
      <w:r>
        <w:rPr>
          <w:lang w:val="es-CO"/>
        </w:rPr>
        <w:t xml:space="preserve">predictor </w:t>
      </w:r>
      <w:r>
        <w:rPr>
          <w:i/>
          <w:lang w:val="es-CO"/>
        </w:rPr>
        <w:t>X</w:t>
      </w:r>
      <w:r>
        <w:rPr>
          <w:i/>
          <w:vertAlign w:val="subscript"/>
          <w:lang w:val="es-CO"/>
        </w:rPr>
        <w:t>ij</w:t>
      </w:r>
      <w:r>
        <w:rPr>
          <w:i/>
          <w:spacing w:val="19"/>
          <w:lang w:val="es-CO"/>
        </w:rPr>
        <w:t xml:space="preserve"> </w:t>
      </w:r>
      <w:r>
        <w:rPr>
          <w:lang w:val="es-CO"/>
        </w:rPr>
        <w:t>también</w:t>
      </w:r>
      <w:r>
        <w:rPr>
          <w:spacing w:val="-2"/>
          <w:lang w:val="es-CO"/>
        </w:rPr>
        <w:t xml:space="preserve"> </w:t>
      </w:r>
      <w:r>
        <w:rPr>
          <w:lang w:val="es-CO"/>
        </w:rPr>
        <w:t>varía entre</w:t>
      </w:r>
      <w:r>
        <w:rPr>
          <w:spacing w:val="-1"/>
          <w:lang w:val="es-CO"/>
        </w:rPr>
        <w:t xml:space="preserve"> </w:t>
      </w:r>
      <w:r>
        <w:rPr>
          <w:lang w:val="es-CO"/>
        </w:rPr>
        <w:t>grupos,</w:t>
      </w:r>
      <w:r>
        <w:rPr>
          <w:spacing w:val="1"/>
          <w:lang w:val="es-CO"/>
        </w:rPr>
        <w:t xml:space="preserve"> </w:t>
      </w:r>
      <w:r>
        <w:rPr>
          <w:lang w:val="es-CO"/>
        </w:rPr>
        <w:t>lo</w:t>
      </w:r>
      <w:r>
        <w:rPr>
          <w:spacing w:val="-1"/>
          <w:lang w:val="es-CO"/>
        </w:rPr>
        <w:t xml:space="preserve"> </w:t>
      </w:r>
      <w:r>
        <w:rPr>
          <w:lang w:val="es-CO"/>
        </w:rPr>
        <w:t>que</w:t>
      </w:r>
      <w:r>
        <w:rPr>
          <w:spacing w:val="-2"/>
          <w:lang w:val="es-CO"/>
        </w:rPr>
        <w:t xml:space="preserve"> </w:t>
      </w:r>
      <w:r>
        <w:rPr>
          <w:lang w:val="es-CO"/>
        </w:rPr>
        <w:t>permite que</w:t>
      </w:r>
      <w:r>
        <w:rPr>
          <w:spacing w:val="-1"/>
          <w:lang w:val="es-CO"/>
        </w:rPr>
        <w:t xml:space="preserve"> </w:t>
      </w:r>
      <w:r>
        <w:rPr>
          <w:lang w:val="es-CO"/>
        </w:rPr>
        <w:t>el efecto</w:t>
      </w:r>
      <w:r>
        <w:rPr>
          <w:spacing w:val="-1"/>
          <w:lang w:val="es-CO"/>
        </w:rPr>
        <w:t xml:space="preserve"> </w:t>
      </w:r>
      <w:r>
        <w:rPr>
          <w:lang w:val="es-CO"/>
        </w:rPr>
        <w:t>o</w:t>
      </w:r>
      <w:r>
        <w:rPr>
          <w:spacing w:val="-2"/>
          <w:lang w:val="es-CO"/>
        </w:rPr>
        <w:t xml:space="preserve"> influencia </w:t>
      </w:r>
      <w:r>
        <w:rPr>
          <w:lang w:val="es-CO"/>
        </w:rPr>
        <w:t>del</w:t>
      </w:r>
      <w:r>
        <w:rPr>
          <w:spacing w:val="-4"/>
          <w:lang w:val="es-CO"/>
        </w:rPr>
        <w:t xml:space="preserve"> </w:t>
      </w:r>
      <w:r>
        <w:rPr>
          <w:lang w:val="es-CO"/>
        </w:rPr>
        <w:t>predictor</w:t>
      </w:r>
      <w:r>
        <w:rPr>
          <w:spacing w:val="-2"/>
          <w:lang w:val="es-CO"/>
        </w:rPr>
        <w:t xml:space="preserve"> </w:t>
      </w:r>
      <w:r>
        <w:rPr>
          <w:lang w:val="es-CO"/>
        </w:rPr>
        <w:t>cambie</w:t>
      </w:r>
      <w:r>
        <w:rPr>
          <w:spacing w:val="-1"/>
          <w:lang w:val="es-CO"/>
        </w:rPr>
        <w:t xml:space="preserve"> </w:t>
      </w:r>
      <w:r>
        <w:rPr>
          <w:lang w:val="es-CO"/>
        </w:rPr>
        <w:t>según</w:t>
      </w:r>
      <w:r>
        <w:rPr>
          <w:spacing w:val="-2"/>
          <w:lang w:val="es-CO"/>
        </w:rPr>
        <w:t xml:space="preserve"> </w:t>
      </w:r>
      <w:r>
        <w:rPr>
          <w:lang w:val="es-CO"/>
        </w:rPr>
        <w:t>el</w:t>
      </w:r>
      <w:r>
        <w:rPr>
          <w:spacing w:val="-2"/>
          <w:lang w:val="es-CO"/>
        </w:rPr>
        <w:t xml:space="preserve"> </w:t>
      </w:r>
      <w:r>
        <w:rPr>
          <w:lang w:val="es-CO"/>
        </w:rPr>
        <w:t>grupo.</w:t>
      </w:r>
      <w:r>
        <w:rPr>
          <w:spacing w:val="13"/>
          <w:lang w:val="es-CO"/>
        </w:rPr>
        <w:t xml:space="preserve"> </w:t>
      </w:r>
      <w:r>
        <w:rPr>
          <w:lang w:val="es-CO"/>
        </w:rPr>
        <w:t>Los</w:t>
      </w:r>
      <w:r>
        <w:rPr>
          <w:spacing w:val="-1"/>
          <w:lang w:val="es-CO"/>
        </w:rPr>
        <w:t xml:space="preserve"> </w:t>
      </w:r>
      <w:r>
        <w:rPr>
          <w:lang w:val="es-CO"/>
        </w:rPr>
        <w:t>efectos</w:t>
      </w:r>
      <w:r>
        <w:rPr>
          <w:spacing w:val="-2"/>
          <w:lang w:val="es-CO"/>
        </w:rPr>
        <w:t xml:space="preserve"> </w:t>
      </w:r>
      <w:r>
        <w:rPr>
          <w:lang w:val="es-CO"/>
        </w:rPr>
        <w:t>aleatorios</w:t>
      </w:r>
      <w:r>
        <w:rPr>
          <w:spacing w:val="-1"/>
          <w:lang w:val="es-CO"/>
        </w:rPr>
        <w:t xml:space="preserve"> </w:t>
      </w:r>
      <w:r>
        <w:rPr>
          <w:i/>
          <w:lang w:val="es-CO"/>
        </w:rPr>
        <w:t>u</w:t>
      </w:r>
      <w:r>
        <w:rPr>
          <w:vertAlign w:val="subscript"/>
          <w:lang w:val="es-CO"/>
        </w:rPr>
        <w:t>0</w:t>
      </w:r>
      <w:r>
        <w:rPr>
          <w:i/>
          <w:vertAlign w:val="subscript"/>
          <w:lang w:val="es-CO"/>
        </w:rPr>
        <w:t>j</w:t>
      </w:r>
      <w:r>
        <w:rPr>
          <w:i/>
          <w:spacing w:val="17"/>
          <w:lang w:val="es-CO"/>
        </w:rPr>
        <w:t xml:space="preserve"> </w:t>
      </w:r>
      <w:r>
        <w:rPr>
          <w:lang w:val="es-CO"/>
        </w:rPr>
        <w:t>y</w:t>
      </w:r>
      <w:r>
        <w:rPr>
          <w:spacing w:val="-2"/>
          <w:lang w:val="es-CO"/>
        </w:rPr>
        <w:t xml:space="preserve"> </w:t>
      </w:r>
      <w:r>
        <w:rPr>
          <w:i/>
          <w:lang w:val="es-CO"/>
        </w:rPr>
        <w:t>u</w:t>
      </w:r>
      <w:r>
        <w:rPr>
          <w:vertAlign w:val="subscript"/>
          <w:lang w:val="es-CO"/>
        </w:rPr>
        <w:t>1</w:t>
      </w:r>
      <w:r>
        <w:rPr>
          <w:i/>
          <w:vertAlign w:val="subscript"/>
          <w:lang w:val="es-CO"/>
        </w:rPr>
        <w:t>j</w:t>
      </w:r>
      <w:r>
        <w:rPr>
          <w:i/>
          <w:spacing w:val="18"/>
          <w:lang w:val="es-CO"/>
        </w:rPr>
        <w:t xml:space="preserve"> </w:t>
      </w:r>
      <w:r>
        <w:rPr>
          <w:lang w:val="es-CO"/>
        </w:rPr>
        <w:t>permiten</w:t>
      </w:r>
      <w:r>
        <w:rPr>
          <w:spacing w:val="-2"/>
          <w:lang w:val="es-CO"/>
        </w:rPr>
        <w:t xml:space="preserve"> </w:t>
      </w:r>
      <w:r>
        <w:rPr>
          <w:lang w:val="es-CO"/>
        </w:rPr>
        <w:t>que</w:t>
      </w:r>
      <w:r>
        <w:rPr>
          <w:spacing w:val="-1"/>
          <w:lang w:val="es-CO"/>
        </w:rPr>
        <w:t xml:space="preserve"> </w:t>
      </w:r>
      <w:r>
        <w:rPr>
          <w:lang w:val="es-CO"/>
        </w:rPr>
        <w:t>tanto</w:t>
      </w:r>
      <w:r>
        <w:rPr>
          <w:spacing w:val="-2"/>
          <w:lang w:val="es-CO"/>
        </w:rPr>
        <w:t xml:space="preserve"> </w:t>
      </w:r>
      <w:r>
        <w:rPr>
          <w:lang w:val="es-CO"/>
        </w:rPr>
        <w:t>el</w:t>
      </w:r>
      <w:r>
        <w:rPr>
          <w:spacing w:val="-1"/>
          <w:lang w:val="es-CO"/>
        </w:rPr>
        <w:t xml:space="preserve"> </w:t>
      </w:r>
      <w:r>
        <w:rPr>
          <w:spacing w:val="-2"/>
          <w:lang w:val="es-CO"/>
        </w:rPr>
        <w:t xml:space="preserve">intercepto </w:t>
      </w:r>
      <w:r>
        <w:rPr>
          <w:lang w:val="es-CO"/>
        </w:rPr>
        <w:t>como</w:t>
      </w:r>
      <w:r>
        <w:rPr>
          <w:spacing w:val="5"/>
          <w:lang w:val="es-CO"/>
        </w:rPr>
        <w:t xml:space="preserve"> </w:t>
      </w:r>
      <w:r>
        <w:rPr>
          <w:lang w:val="es-CO"/>
        </w:rPr>
        <w:t>las</w:t>
      </w:r>
      <w:r>
        <w:rPr>
          <w:spacing w:val="5"/>
          <w:lang w:val="es-CO"/>
        </w:rPr>
        <w:t xml:space="preserve"> </w:t>
      </w:r>
      <w:r>
        <w:rPr>
          <w:lang w:val="es-CO"/>
        </w:rPr>
        <w:t>pendientes</w:t>
      </w:r>
      <w:r>
        <w:rPr>
          <w:spacing w:val="5"/>
          <w:lang w:val="es-CO"/>
        </w:rPr>
        <w:t xml:space="preserve"> </w:t>
      </w:r>
      <w:r>
        <w:rPr>
          <w:lang w:val="es-CO"/>
        </w:rPr>
        <w:t>cambien</w:t>
      </w:r>
      <w:r>
        <w:rPr>
          <w:spacing w:val="6"/>
          <w:lang w:val="es-CO"/>
        </w:rPr>
        <w:t xml:space="preserve"> </w:t>
      </w:r>
      <w:r>
        <w:rPr>
          <w:lang w:val="es-CO"/>
        </w:rPr>
        <w:t>entre</w:t>
      </w:r>
      <w:r>
        <w:rPr>
          <w:spacing w:val="5"/>
          <w:lang w:val="es-CO"/>
        </w:rPr>
        <w:t xml:space="preserve"> </w:t>
      </w:r>
      <w:r>
        <w:rPr>
          <w:lang w:val="es-CO"/>
        </w:rPr>
        <w:t>grupos,</w:t>
      </w:r>
      <w:r>
        <w:rPr>
          <w:spacing w:val="7"/>
          <w:lang w:val="es-CO"/>
        </w:rPr>
        <w:t xml:space="preserve"> </w:t>
      </w:r>
      <w:r>
        <w:rPr>
          <w:lang w:val="es-CO"/>
        </w:rPr>
        <w:t>acomodando</w:t>
      </w:r>
      <w:r>
        <w:rPr>
          <w:spacing w:val="5"/>
          <w:lang w:val="es-CO"/>
        </w:rPr>
        <w:t xml:space="preserve"> </w:t>
      </w:r>
      <w:r>
        <w:rPr>
          <w:lang w:val="es-CO"/>
        </w:rPr>
        <w:t>la</w:t>
      </w:r>
      <w:r>
        <w:rPr>
          <w:spacing w:val="5"/>
          <w:lang w:val="es-CO"/>
        </w:rPr>
        <w:t xml:space="preserve"> </w:t>
      </w:r>
      <w:r>
        <w:rPr>
          <w:lang w:val="es-CO"/>
        </w:rPr>
        <w:t>heterogeneidad</w:t>
      </w:r>
      <w:r>
        <w:rPr>
          <w:spacing w:val="5"/>
          <w:lang w:val="es-CO"/>
        </w:rPr>
        <w:t xml:space="preserve"> </w:t>
      </w:r>
      <w:r>
        <w:rPr>
          <w:lang w:val="es-CO"/>
        </w:rPr>
        <w:t>que</w:t>
      </w:r>
      <w:r>
        <w:rPr>
          <w:spacing w:val="6"/>
          <w:lang w:val="es-CO"/>
        </w:rPr>
        <w:t xml:space="preserve"> </w:t>
      </w:r>
      <w:r>
        <w:rPr>
          <w:lang w:val="es-CO"/>
        </w:rPr>
        <w:t>no</w:t>
      </w:r>
      <w:r>
        <w:rPr>
          <w:spacing w:val="5"/>
          <w:lang w:val="es-CO"/>
        </w:rPr>
        <w:t xml:space="preserve"> </w:t>
      </w:r>
      <w:r>
        <w:rPr>
          <w:lang w:val="es-CO"/>
        </w:rPr>
        <w:t>es</w:t>
      </w:r>
      <w:r>
        <w:rPr>
          <w:spacing w:val="5"/>
          <w:lang w:val="es-CO"/>
        </w:rPr>
        <w:t xml:space="preserve"> </w:t>
      </w:r>
      <w:r>
        <w:rPr>
          <w:lang w:val="es-CO"/>
        </w:rPr>
        <w:t>capturada</w:t>
      </w:r>
      <w:r>
        <w:rPr>
          <w:spacing w:val="6"/>
          <w:lang w:val="es-CO"/>
        </w:rPr>
        <w:t xml:space="preserve"> </w:t>
      </w:r>
      <w:r>
        <w:rPr>
          <w:spacing w:val="-5"/>
          <w:lang w:val="es-CO"/>
        </w:rPr>
        <w:t xml:space="preserve">por </w:t>
      </w:r>
      <w:r>
        <w:rPr>
          <w:lang w:val="es-CO"/>
        </w:rPr>
        <w:t>los</w:t>
      </w:r>
      <w:r>
        <w:rPr>
          <w:spacing w:val="2"/>
          <w:lang w:val="es-CO"/>
        </w:rPr>
        <w:t xml:space="preserve"> </w:t>
      </w:r>
      <w:r>
        <w:rPr>
          <w:lang w:val="es-CO"/>
        </w:rPr>
        <w:t>predictores</w:t>
      </w:r>
      <w:r>
        <w:rPr>
          <w:spacing w:val="2"/>
          <w:lang w:val="es-CO"/>
        </w:rPr>
        <w:t xml:space="preserve"> </w:t>
      </w:r>
      <w:r>
        <w:rPr>
          <w:lang w:val="es-CO"/>
        </w:rPr>
        <w:t>a</w:t>
      </w:r>
      <w:r>
        <w:rPr>
          <w:spacing w:val="3"/>
          <w:lang w:val="es-CO"/>
        </w:rPr>
        <w:t xml:space="preserve"> </w:t>
      </w:r>
      <w:r>
        <w:rPr>
          <w:lang w:val="es-CO"/>
        </w:rPr>
        <w:t>nivel</w:t>
      </w:r>
      <w:r>
        <w:rPr>
          <w:spacing w:val="2"/>
          <w:lang w:val="es-CO"/>
        </w:rPr>
        <w:t xml:space="preserve"> ind</w:t>
      </w:r>
      <w:r>
        <w:rPr>
          <w:spacing w:val="-2"/>
          <w:lang w:val="es-CO"/>
        </w:rPr>
        <w:t xml:space="preserve">ividual. </w:t>
      </w:r>
    </w:p>
    <w:p w14:paraId="5FDEE3B1" w14:textId="77777777" w:rsidR="001D4565" w:rsidRDefault="00510033" w:rsidP="001D4565">
      <w:pPr>
        <w:pStyle w:val="Ttulo1"/>
        <w:tabs>
          <w:tab w:val="right" w:pos="8562"/>
        </w:tabs>
        <w:spacing w:before="125" w:line="243" w:lineRule="exact"/>
        <w:jc w:val="both"/>
        <w:rPr>
          <w:lang w:val="es-CO"/>
        </w:rPr>
      </w:pPr>
      <w:r>
        <w:rPr>
          <w:lang w:val="es-CO"/>
        </w:rPr>
        <w:t>En</w:t>
      </w:r>
      <w:r>
        <w:rPr>
          <w:spacing w:val="-6"/>
          <w:lang w:val="es-CO"/>
        </w:rPr>
        <w:t xml:space="preserve"> </w:t>
      </w:r>
      <w:r>
        <w:rPr>
          <w:lang w:val="es-CO"/>
        </w:rPr>
        <w:t>el</w:t>
      </w:r>
      <w:r>
        <w:rPr>
          <w:spacing w:val="-5"/>
          <w:lang w:val="es-CO"/>
        </w:rPr>
        <w:t xml:space="preserve"> </w:t>
      </w:r>
      <w:r>
        <w:rPr>
          <w:lang w:val="es-CO"/>
        </w:rPr>
        <w:t>contexto</w:t>
      </w:r>
      <w:r>
        <w:rPr>
          <w:spacing w:val="-5"/>
          <w:lang w:val="es-CO"/>
        </w:rPr>
        <w:t xml:space="preserve"> </w:t>
      </w:r>
      <w:r>
        <w:rPr>
          <w:lang w:val="es-CO"/>
        </w:rPr>
        <w:t>de</w:t>
      </w:r>
      <w:r>
        <w:rPr>
          <w:spacing w:val="-5"/>
          <w:lang w:val="es-CO"/>
        </w:rPr>
        <w:t xml:space="preserve"> </w:t>
      </w:r>
      <w:r>
        <w:rPr>
          <w:lang w:val="es-CO"/>
        </w:rPr>
        <w:t>la</w:t>
      </w:r>
      <w:r>
        <w:rPr>
          <w:spacing w:val="-5"/>
          <w:lang w:val="es-CO"/>
        </w:rPr>
        <w:t xml:space="preserve"> </w:t>
      </w:r>
      <w:r>
        <w:rPr>
          <w:lang w:val="es-CO"/>
        </w:rPr>
        <w:t>evaluación</w:t>
      </w:r>
      <w:r>
        <w:rPr>
          <w:spacing w:val="-5"/>
          <w:lang w:val="es-CO"/>
        </w:rPr>
        <w:t xml:space="preserve"> </w:t>
      </w:r>
      <w:r>
        <w:rPr>
          <w:lang w:val="es-CO"/>
        </w:rPr>
        <w:t>de</w:t>
      </w:r>
      <w:r>
        <w:rPr>
          <w:spacing w:val="-5"/>
          <w:lang w:val="es-CO"/>
        </w:rPr>
        <w:t xml:space="preserve"> </w:t>
      </w:r>
      <w:r>
        <w:rPr>
          <w:lang w:val="es-CO"/>
        </w:rPr>
        <w:t>la</w:t>
      </w:r>
      <w:r>
        <w:rPr>
          <w:spacing w:val="-5"/>
          <w:lang w:val="es-CO"/>
        </w:rPr>
        <w:t xml:space="preserve"> </w:t>
      </w:r>
      <w:r>
        <w:rPr>
          <w:lang w:val="es-CO"/>
        </w:rPr>
        <w:t>susceptibilidad</w:t>
      </w:r>
      <w:r>
        <w:rPr>
          <w:spacing w:val="-5"/>
          <w:lang w:val="es-CO"/>
        </w:rPr>
        <w:t xml:space="preserve"> </w:t>
      </w:r>
      <w:r>
        <w:rPr>
          <w:lang w:val="es-CO"/>
        </w:rPr>
        <w:t>a</w:t>
      </w:r>
      <w:r>
        <w:rPr>
          <w:spacing w:val="-5"/>
          <w:lang w:val="es-CO"/>
        </w:rPr>
        <w:t xml:space="preserve"> </w:t>
      </w:r>
      <w:r>
        <w:rPr>
          <w:lang w:val="es-CO"/>
        </w:rPr>
        <w:t>movimientos</w:t>
      </w:r>
      <w:r>
        <w:rPr>
          <w:spacing w:val="-5"/>
          <w:lang w:val="es-CO"/>
        </w:rPr>
        <w:t xml:space="preserve"> </w:t>
      </w:r>
      <w:r>
        <w:rPr>
          <w:lang w:val="es-CO"/>
        </w:rPr>
        <w:t>en</w:t>
      </w:r>
      <w:r>
        <w:rPr>
          <w:spacing w:val="-5"/>
          <w:lang w:val="es-CO"/>
        </w:rPr>
        <w:t xml:space="preserve"> </w:t>
      </w:r>
      <w:r>
        <w:rPr>
          <w:lang w:val="es-CO"/>
        </w:rPr>
        <w:t>masa,</w:t>
      </w:r>
      <w:r>
        <w:rPr>
          <w:spacing w:val="-4"/>
          <w:lang w:val="es-CO"/>
        </w:rPr>
        <w:t xml:space="preserve"> </w:t>
      </w:r>
      <w:r>
        <w:rPr>
          <w:lang w:val="es-CO"/>
        </w:rPr>
        <w:t>los</w:t>
      </w:r>
      <w:r>
        <w:rPr>
          <w:spacing w:val="-5"/>
          <w:lang w:val="es-CO"/>
        </w:rPr>
        <w:t xml:space="preserve"> </w:t>
      </w:r>
      <w:r>
        <w:rPr>
          <w:lang w:val="es-CO"/>
        </w:rPr>
        <w:t>modelos</w:t>
      </w:r>
      <w:r>
        <w:rPr>
          <w:spacing w:val="-5"/>
          <w:lang w:val="es-CO"/>
        </w:rPr>
        <w:t xml:space="preserve"> </w:t>
      </w:r>
      <w:r>
        <w:rPr>
          <w:spacing w:val="-2"/>
          <w:lang w:val="es-CO"/>
        </w:rPr>
        <w:t>multinive</w:t>
      </w:r>
      <w:r>
        <w:rPr>
          <w:lang w:val="es-CO"/>
        </w:rPr>
        <w:t>les</w:t>
      </w:r>
      <w:r>
        <w:rPr>
          <w:spacing w:val="8"/>
          <w:lang w:val="es-CO"/>
        </w:rPr>
        <w:t xml:space="preserve"> </w:t>
      </w:r>
      <w:r>
        <w:rPr>
          <w:lang w:val="es-CO"/>
        </w:rPr>
        <w:t>resultan</w:t>
      </w:r>
      <w:r>
        <w:rPr>
          <w:spacing w:val="8"/>
          <w:lang w:val="es-CO"/>
        </w:rPr>
        <w:t xml:space="preserve"> </w:t>
      </w:r>
      <w:r>
        <w:rPr>
          <w:lang w:val="es-CO"/>
        </w:rPr>
        <w:t>particularmente</w:t>
      </w:r>
      <w:r>
        <w:rPr>
          <w:spacing w:val="8"/>
          <w:lang w:val="es-CO"/>
        </w:rPr>
        <w:t xml:space="preserve"> </w:t>
      </w:r>
      <w:r>
        <w:rPr>
          <w:lang w:val="es-CO"/>
        </w:rPr>
        <w:t>beneficiosos</w:t>
      </w:r>
      <w:r>
        <w:rPr>
          <w:spacing w:val="9"/>
          <w:lang w:val="es-CO"/>
        </w:rPr>
        <w:t xml:space="preserve"> </w:t>
      </w:r>
      <w:r>
        <w:rPr>
          <w:lang w:val="es-CO"/>
        </w:rPr>
        <w:t>debido</w:t>
      </w:r>
      <w:r>
        <w:rPr>
          <w:spacing w:val="8"/>
          <w:lang w:val="es-CO"/>
        </w:rPr>
        <w:t xml:space="preserve"> </w:t>
      </w:r>
      <w:r>
        <w:rPr>
          <w:lang w:val="es-CO"/>
        </w:rPr>
        <w:t>a</w:t>
      </w:r>
      <w:r>
        <w:rPr>
          <w:spacing w:val="8"/>
          <w:lang w:val="es-CO"/>
        </w:rPr>
        <w:t xml:space="preserve"> </w:t>
      </w:r>
      <w:r>
        <w:rPr>
          <w:lang w:val="es-CO"/>
        </w:rPr>
        <w:t>la</w:t>
      </w:r>
      <w:r>
        <w:rPr>
          <w:spacing w:val="8"/>
          <w:lang w:val="es-CO"/>
        </w:rPr>
        <w:t xml:space="preserve"> </w:t>
      </w:r>
      <w:r>
        <w:rPr>
          <w:lang w:val="es-CO"/>
        </w:rPr>
        <w:t>heterogeneidad</w:t>
      </w:r>
      <w:r>
        <w:rPr>
          <w:spacing w:val="9"/>
          <w:lang w:val="es-CO"/>
        </w:rPr>
        <w:t xml:space="preserve"> </w:t>
      </w:r>
      <w:r>
        <w:rPr>
          <w:lang w:val="es-CO"/>
        </w:rPr>
        <w:t>espacial</w:t>
      </w:r>
      <w:r>
        <w:rPr>
          <w:spacing w:val="8"/>
          <w:lang w:val="es-CO"/>
        </w:rPr>
        <w:t xml:space="preserve"> </w:t>
      </w:r>
      <w:r>
        <w:rPr>
          <w:lang w:val="es-CO"/>
        </w:rPr>
        <w:t>inherente,</w:t>
      </w:r>
      <w:r>
        <w:rPr>
          <w:spacing w:val="9"/>
          <w:lang w:val="es-CO"/>
        </w:rPr>
        <w:t xml:space="preserve"> </w:t>
      </w:r>
      <w:r>
        <w:rPr>
          <w:lang w:val="es-CO"/>
        </w:rPr>
        <w:t>es</w:t>
      </w:r>
      <w:r>
        <w:rPr>
          <w:spacing w:val="9"/>
          <w:lang w:val="es-CO"/>
        </w:rPr>
        <w:t xml:space="preserve"> </w:t>
      </w:r>
      <w:r>
        <w:rPr>
          <w:lang w:val="es-CO"/>
        </w:rPr>
        <w:t>decir,</w:t>
      </w:r>
      <w:r>
        <w:rPr>
          <w:spacing w:val="9"/>
          <w:lang w:val="es-CO"/>
        </w:rPr>
        <w:t xml:space="preserve"> </w:t>
      </w:r>
      <w:r>
        <w:rPr>
          <w:spacing w:val="-5"/>
          <w:lang w:val="es-CO"/>
        </w:rPr>
        <w:t xml:space="preserve">la </w:t>
      </w:r>
      <w:r>
        <w:rPr>
          <w:lang w:val="es-CO"/>
        </w:rPr>
        <w:t>variación</w:t>
      </w:r>
      <w:r>
        <w:rPr>
          <w:spacing w:val="5"/>
          <w:lang w:val="es-CO"/>
        </w:rPr>
        <w:t xml:space="preserve"> </w:t>
      </w:r>
      <w:r>
        <w:rPr>
          <w:lang w:val="es-CO"/>
        </w:rPr>
        <w:t>en</w:t>
      </w:r>
      <w:r>
        <w:rPr>
          <w:spacing w:val="5"/>
          <w:lang w:val="es-CO"/>
        </w:rPr>
        <w:t xml:space="preserve"> </w:t>
      </w:r>
      <w:r>
        <w:rPr>
          <w:lang w:val="es-CO"/>
        </w:rPr>
        <w:t>las</w:t>
      </w:r>
      <w:r>
        <w:rPr>
          <w:spacing w:val="6"/>
          <w:lang w:val="es-CO"/>
        </w:rPr>
        <w:t xml:space="preserve"> </w:t>
      </w:r>
      <w:r>
        <w:rPr>
          <w:lang w:val="es-CO"/>
        </w:rPr>
        <w:t>características</w:t>
      </w:r>
      <w:r>
        <w:rPr>
          <w:spacing w:val="5"/>
          <w:lang w:val="es-CO"/>
        </w:rPr>
        <w:t xml:space="preserve"> </w:t>
      </w:r>
      <w:r>
        <w:rPr>
          <w:lang w:val="es-CO"/>
        </w:rPr>
        <w:t>del</w:t>
      </w:r>
      <w:r>
        <w:rPr>
          <w:spacing w:val="6"/>
          <w:lang w:val="es-CO"/>
        </w:rPr>
        <w:t xml:space="preserve"> </w:t>
      </w:r>
      <w:r>
        <w:rPr>
          <w:lang w:val="es-CO"/>
        </w:rPr>
        <w:t>terreno</w:t>
      </w:r>
      <w:r>
        <w:rPr>
          <w:spacing w:val="5"/>
          <w:lang w:val="es-CO"/>
        </w:rPr>
        <w:t xml:space="preserve"> </w:t>
      </w:r>
      <w:r>
        <w:rPr>
          <w:lang w:val="es-CO"/>
        </w:rPr>
        <w:t>y</w:t>
      </w:r>
      <w:r>
        <w:rPr>
          <w:spacing w:val="6"/>
          <w:lang w:val="es-CO"/>
        </w:rPr>
        <w:t xml:space="preserve"> </w:t>
      </w:r>
      <w:r>
        <w:rPr>
          <w:lang w:val="es-CO"/>
        </w:rPr>
        <w:t>las</w:t>
      </w:r>
      <w:r>
        <w:rPr>
          <w:spacing w:val="5"/>
          <w:lang w:val="es-CO"/>
        </w:rPr>
        <w:t xml:space="preserve"> </w:t>
      </w:r>
      <w:r>
        <w:rPr>
          <w:lang w:val="es-CO"/>
        </w:rPr>
        <w:t>condiciones</w:t>
      </w:r>
      <w:r>
        <w:rPr>
          <w:spacing w:val="6"/>
          <w:lang w:val="es-CO"/>
        </w:rPr>
        <w:t xml:space="preserve"> </w:t>
      </w:r>
      <w:r>
        <w:rPr>
          <w:lang w:val="es-CO"/>
        </w:rPr>
        <w:t>ambientales</w:t>
      </w:r>
      <w:r>
        <w:rPr>
          <w:spacing w:val="5"/>
          <w:lang w:val="es-CO"/>
        </w:rPr>
        <w:t xml:space="preserve"> </w:t>
      </w:r>
      <w:r>
        <w:rPr>
          <w:lang w:val="es-CO"/>
        </w:rPr>
        <w:t>que</w:t>
      </w:r>
      <w:r>
        <w:rPr>
          <w:spacing w:val="6"/>
          <w:lang w:val="es-CO"/>
        </w:rPr>
        <w:t xml:space="preserve"> </w:t>
      </w:r>
      <w:r>
        <w:rPr>
          <w:lang w:val="es-CO"/>
        </w:rPr>
        <w:t>pueden</w:t>
      </w:r>
      <w:r>
        <w:rPr>
          <w:spacing w:val="5"/>
          <w:lang w:val="es-CO"/>
        </w:rPr>
        <w:t xml:space="preserve"> </w:t>
      </w:r>
      <w:r>
        <w:rPr>
          <w:lang w:val="es-CO"/>
        </w:rPr>
        <w:t>ocurrir</w:t>
      </w:r>
      <w:r>
        <w:rPr>
          <w:spacing w:val="6"/>
          <w:lang w:val="es-CO"/>
        </w:rPr>
        <w:t xml:space="preserve"> </w:t>
      </w:r>
      <w:r>
        <w:rPr>
          <w:lang w:val="es-CO"/>
        </w:rPr>
        <w:t>de</w:t>
      </w:r>
      <w:r>
        <w:rPr>
          <w:spacing w:val="5"/>
          <w:lang w:val="es-CO"/>
        </w:rPr>
        <w:t xml:space="preserve"> </w:t>
      </w:r>
      <w:r>
        <w:rPr>
          <w:spacing w:val="-5"/>
          <w:lang w:val="es-CO"/>
        </w:rPr>
        <w:t xml:space="preserve">una </w:t>
      </w:r>
      <w:r>
        <w:rPr>
          <w:lang w:val="es-CO"/>
        </w:rPr>
        <w:t>ubicación a otra dentro del</w:t>
      </w:r>
      <w:r>
        <w:rPr>
          <w:spacing w:val="1"/>
          <w:lang w:val="es-CO"/>
        </w:rPr>
        <w:t xml:space="preserve"> </w:t>
      </w:r>
      <w:r>
        <w:rPr>
          <w:lang w:val="es-CO"/>
        </w:rPr>
        <w:t>área de estudio.</w:t>
      </w:r>
      <w:r>
        <w:rPr>
          <w:spacing w:val="11"/>
          <w:lang w:val="es-CO"/>
        </w:rPr>
        <w:t xml:space="preserve"> </w:t>
      </w:r>
      <w:r>
        <w:rPr>
          <w:lang w:val="es-CO"/>
        </w:rPr>
        <w:t>Se</w:t>
      </w:r>
      <w:r>
        <w:rPr>
          <w:spacing w:val="1"/>
          <w:lang w:val="es-CO"/>
        </w:rPr>
        <w:t xml:space="preserve"> </w:t>
      </w:r>
      <w:r>
        <w:rPr>
          <w:lang w:val="es-CO"/>
        </w:rPr>
        <w:t>pueden definir niveles jerárquicos,</w:t>
      </w:r>
      <w:r>
        <w:rPr>
          <w:spacing w:val="2"/>
          <w:lang w:val="es-CO"/>
        </w:rPr>
        <w:t xml:space="preserve"> </w:t>
      </w:r>
      <w:r>
        <w:rPr>
          <w:lang w:val="es-CO"/>
        </w:rPr>
        <w:t xml:space="preserve">como unidades </w:t>
      </w:r>
      <w:r>
        <w:rPr>
          <w:spacing w:val="-5"/>
          <w:lang w:val="es-CO"/>
        </w:rPr>
        <w:t xml:space="preserve">de </w:t>
      </w:r>
      <w:r>
        <w:rPr>
          <w:lang w:val="es-CO"/>
        </w:rPr>
        <w:t>nivel</w:t>
      </w:r>
      <w:r>
        <w:rPr>
          <w:spacing w:val="-5"/>
          <w:lang w:val="es-CO"/>
        </w:rPr>
        <w:t xml:space="preserve"> </w:t>
      </w:r>
      <w:r>
        <w:rPr>
          <w:lang w:val="es-CO"/>
        </w:rPr>
        <w:t>inferior</w:t>
      </w:r>
      <w:r>
        <w:rPr>
          <w:spacing w:val="-4"/>
          <w:lang w:val="es-CO"/>
        </w:rPr>
        <w:t xml:space="preserve"> </w:t>
      </w:r>
      <w:r>
        <w:rPr>
          <w:lang w:val="es-CO"/>
        </w:rPr>
        <w:t>(por</w:t>
      </w:r>
      <w:r>
        <w:rPr>
          <w:spacing w:val="-4"/>
          <w:lang w:val="es-CO"/>
        </w:rPr>
        <w:t xml:space="preserve"> </w:t>
      </w:r>
      <w:r>
        <w:rPr>
          <w:lang w:val="es-CO"/>
        </w:rPr>
        <w:t>ejemplo,</w:t>
      </w:r>
      <w:r>
        <w:rPr>
          <w:spacing w:val="-2"/>
          <w:lang w:val="es-CO"/>
        </w:rPr>
        <w:t xml:space="preserve"> </w:t>
      </w:r>
      <w:r>
        <w:rPr>
          <w:lang w:val="es-CO"/>
        </w:rPr>
        <w:t>áreas</w:t>
      </w:r>
      <w:r>
        <w:rPr>
          <w:spacing w:val="-4"/>
          <w:lang w:val="es-CO"/>
        </w:rPr>
        <w:t xml:space="preserve"> </w:t>
      </w:r>
      <w:r>
        <w:rPr>
          <w:lang w:val="es-CO"/>
        </w:rPr>
        <w:t>más</w:t>
      </w:r>
      <w:r>
        <w:rPr>
          <w:spacing w:val="-5"/>
          <w:lang w:val="es-CO"/>
        </w:rPr>
        <w:t xml:space="preserve"> </w:t>
      </w:r>
      <w:r>
        <w:rPr>
          <w:lang w:val="es-CO"/>
        </w:rPr>
        <w:t>pequeñas</w:t>
      </w:r>
      <w:r>
        <w:rPr>
          <w:spacing w:val="-4"/>
          <w:lang w:val="es-CO"/>
        </w:rPr>
        <w:t xml:space="preserve"> </w:t>
      </w:r>
      <w:r>
        <w:rPr>
          <w:lang w:val="es-CO"/>
        </w:rPr>
        <w:t>como</w:t>
      </w:r>
      <w:r>
        <w:rPr>
          <w:spacing w:val="-4"/>
          <w:lang w:val="es-CO"/>
        </w:rPr>
        <w:t xml:space="preserve"> </w:t>
      </w:r>
      <w:r>
        <w:rPr>
          <w:lang w:val="es-CO"/>
        </w:rPr>
        <w:t>laderas</w:t>
      </w:r>
      <w:r>
        <w:rPr>
          <w:spacing w:val="-4"/>
          <w:lang w:val="es-CO"/>
        </w:rPr>
        <w:t xml:space="preserve"> </w:t>
      </w:r>
      <w:r>
        <w:rPr>
          <w:lang w:val="es-CO"/>
        </w:rPr>
        <w:t>o</w:t>
      </w:r>
      <w:r>
        <w:rPr>
          <w:spacing w:val="-4"/>
          <w:lang w:val="es-CO"/>
        </w:rPr>
        <w:t xml:space="preserve"> </w:t>
      </w:r>
      <w:r>
        <w:rPr>
          <w:lang w:val="es-CO"/>
        </w:rPr>
        <w:t>barrios)</w:t>
      </w:r>
      <w:r>
        <w:rPr>
          <w:spacing w:val="-5"/>
          <w:lang w:val="es-CO"/>
        </w:rPr>
        <w:t xml:space="preserve"> </w:t>
      </w:r>
      <w:r>
        <w:rPr>
          <w:lang w:val="es-CO"/>
        </w:rPr>
        <w:t>y</w:t>
      </w:r>
      <w:r>
        <w:rPr>
          <w:spacing w:val="-4"/>
          <w:lang w:val="es-CO"/>
        </w:rPr>
        <w:t xml:space="preserve"> </w:t>
      </w:r>
      <w:r>
        <w:rPr>
          <w:lang w:val="es-CO"/>
        </w:rPr>
        <w:t>unidades</w:t>
      </w:r>
      <w:r>
        <w:rPr>
          <w:spacing w:val="-4"/>
          <w:lang w:val="es-CO"/>
        </w:rPr>
        <w:t xml:space="preserve"> </w:t>
      </w:r>
      <w:r>
        <w:rPr>
          <w:lang w:val="es-CO"/>
        </w:rPr>
        <w:t>de</w:t>
      </w:r>
      <w:r>
        <w:rPr>
          <w:spacing w:val="-4"/>
          <w:lang w:val="es-CO"/>
        </w:rPr>
        <w:t xml:space="preserve"> </w:t>
      </w:r>
      <w:r>
        <w:rPr>
          <w:lang w:val="es-CO"/>
        </w:rPr>
        <w:t>nivel</w:t>
      </w:r>
      <w:r>
        <w:rPr>
          <w:spacing w:val="-5"/>
          <w:lang w:val="es-CO"/>
        </w:rPr>
        <w:t xml:space="preserve"> </w:t>
      </w:r>
      <w:r>
        <w:rPr>
          <w:spacing w:val="-2"/>
          <w:lang w:val="es-CO"/>
        </w:rPr>
        <w:t xml:space="preserve">superior </w:t>
      </w:r>
      <w:r>
        <w:rPr>
          <w:lang w:val="es-CO"/>
        </w:rPr>
        <w:t>(como</w:t>
      </w:r>
      <w:r>
        <w:rPr>
          <w:spacing w:val="3"/>
          <w:lang w:val="es-CO"/>
        </w:rPr>
        <w:t xml:space="preserve"> </w:t>
      </w:r>
      <w:r>
        <w:rPr>
          <w:lang w:val="es-CO"/>
        </w:rPr>
        <w:t>cuencas</w:t>
      </w:r>
      <w:r>
        <w:rPr>
          <w:spacing w:val="4"/>
          <w:lang w:val="es-CO"/>
        </w:rPr>
        <w:t xml:space="preserve"> </w:t>
      </w:r>
      <w:r>
        <w:rPr>
          <w:lang w:val="es-CO"/>
        </w:rPr>
        <w:t>o</w:t>
      </w:r>
      <w:r>
        <w:rPr>
          <w:spacing w:val="3"/>
          <w:lang w:val="es-CO"/>
        </w:rPr>
        <w:t xml:space="preserve"> </w:t>
      </w:r>
      <w:r>
        <w:rPr>
          <w:lang w:val="es-CO"/>
        </w:rPr>
        <w:t>municipios).</w:t>
      </w:r>
      <w:r>
        <w:rPr>
          <w:spacing w:val="18"/>
          <w:lang w:val="es-CO"/>
        </w:rPr>
        <w:t xml:space="preserve"> </w:t>
      </w:r>
      <w:r>
        <w:rPr>
          <w:lang w:val="es-CO"/>
        </w:rPr>
        <w:t>En</w:t>
      </w:r>
      <w:r>
        <w:rPr>
          <w:spacing w:val="3"/>
          <w:lang w:val="es-CO"/>
        </w:rPr>
        <w:t xml:space="preserve"> </w:t>
      </w:r>
      <w:r>
        <w:rPr>
          <w:lang w:val="es-CO"/>
        </w:rPr>
        <w:t>general,</w:t>
      </w:r>
      <w:r>
        <w:rPr>
          <w:spacing w:val="5"/>
          <w:lang w:val="es-CO"/>
        </w:rPr>
        <w:t xml:space="preserve"> </w:t>
      </w:r>
      <w:r>
        <w:rPr>
          <w:lang w:val="es-CO"/>
        </w:rPr>
        <w:t>el</w:t>
      </w:r>
      <w:r>
        <w:rPr>
          <w:spacing w:val="3"/>
          <w:lang w:val="es-CO"/>
        </w:rPr>
        <w:t xml:space="preserve"> </w:t>
      </w:r>
      <w:r>
        <w:rPr>
          <w:lang w:val="es-CO"/>
        </w:rPr>
        <w:t>nivel</w:t>
      </w:r>
      <w:r>
        <w:rPr>
          <w:spacing w:val="4"/>
          <w:lang w:val="es-CO"/>
        </w:rPr>
        <w:t xml:space="preserve"> </w:t>
      </w:r>
      <w:r>
        <w:rPr>
          <w:lang w:val="es-CO"/>
        </w:rPr>
        <w:t>inferior</w:t>
      </w:r>
      <w:r>
        <w:rPr>
          <w:spacing w:val="4"/>
          <w:lang w:val="es-CO"/>
        </w:rPr>
        <w:t xml:space="preserve"> </w:t>
      </w:r>
      <w:r>
        <w:rPr>
          <w:lang w:val="es-CO"/>
        </w:rPr>
        <w:t>se</w:t>
      </w:r>
      <w:r>
        <w:rPr>
          <w:spacing w:val="3"/>
          <w:lang w:val="es-CO"/>
        </w:rPr>
        <w:t xml:space="preserve"> </w:t>
      </w:r>
      <w:r>
        <w:rPr>
          <w:lang w:val="es-CO"/>
        </w:rPr>
        <w:t>refiere</w:t>
      </w:r>
      <w:r>
        <w:rPr>
          <w:spacing w:val="4"/>
          <w:lang w:val="es-CO"/>
        </w:rPr>
        <w:t xml:space="preserve"> </w:t>
      </w:r>
      <w:r>
        <w:rPr>
          <w:lang w:val="es-CO"/>
        </w:rPr>
        <w:t>a</w:t>
      </w:r>
      <w:r>
        <w:rPr>
          <w:spacing w:val="3"/>
          <w:lang w:val="es-CO"/>
        </w:rPr>
        <w:t xml:space="preserve"> </w:t>
      </w:r>
      <w:r>
        <w:rPr>
          <w:lang w:val="es-CO"/>
        </w:rPr>
        <w:t>las</w:t>
      </w:r>
      <w:r>
        <w:rPr>
          <w:spacing w:val="4"/>
          <w:lang w:val="es-CO"/>
        </w:rPr>
        <w:t xml:space="preserve"> </w:t>
      </w:r>
      <w:r>
        <w:rPr>
          <w:lang w:val="es-CO"/>
        </w:rPr>
        <w:t>unidades</w:t>
      </w:r>
      <w:r>
        <w:rPr>
          <w:spacing w:val="3"/>
          <w:lang w:val="es-CO"/>
        </w:rPr>
        <w:t xml:space="preserve"> </w:t>
      </w:r>
      <w:r>
        <w:rPr>
          <w:lang w:val="es-CO"/>
        </w:rPr>
        <w:t>más</w:t>
      </w:r>
      <w:r>
        <w:rPr>
          <w:spacing w:val="4"/>
          <w:lang w:val="es-CO"/>
        </w:rPr>
        <w:t xml:space="preserve"> </w:t>
      </w:r>
      <w:r>
        <w:rPr>
          <w:lang w:val="es-CO"/>
        </w:rPr>
        <w:t>pequeñas</w:t>
      </w:r>
      <w:r>
        <w:rPr>
          <w:spacing w:val="3"/>
          <w:lang w:val="es-CO"/>
        </w:rPr>
        <w:t xml:space="preserve"> </w:t>
      </w:r>
      <w:r>
        <w:rPr>
          <w:spacing w:val="-10"/>
          <w:lang w:val="es-CO"/>
        </w:rPr>
        <w:t xml:space="preserve">y </w:t>
      </w:r>
      <w:r>
        <w:rPr>
          <w:lang w:val="es-CO"/>
        </w:rPr>
        <w:t>detalladas,</w:t>
      </w:r>
      <w:r>
        <w:rPr>
          <w:spacing w:val="19"/>
          <w:lang w:val="es-CO"/>
        </w:rPr>
        <w:t xml:space="preserve"> </w:t>
      </w:r>
      <w:r>
        <w:rPr>
          <w:lang w:val="es-CO"/>
        </w:rPr>
        <w:t>mientras</w:t>
      </w:r>
      <w:r>
        <w:rPr>
          <w:spacing w:val="17"/>
          <w:lang w:val="es-CO"/>
        </w:rPr>
        <w:t xml:space="preserve"> </w:t>
      </w:r>
      <w:r>
        <w:rPr>
          <w:lang w:val="es-CO"/>
        </w:rPr>
        <w:t>que</w:t>
      </w:r>
      <w:r>
        <w:rPr>
          <w:spacing w:val="17"/>
          <w:lang w:val="es-CO"/>
        </w:rPr>
        <w:t xml:space="preserve"> </w:t>
      </w:r>
      <w:r>
        <w:rPr>
          <w:lang w:val="es-CO"/>
        </w:rPr>
        <w:t>el</w:t>
      </w:r>
      <w:r>
        <w:rPr>
          <w:spacing w:val="16"/>
          <w:lang w:val="es-CO"/>
        </w:rPr>
        <w:t xml:space="preserve"> </w:t>
      </w:r>
      <w:r>
        <w:rPr>
          <w:lang w:val="es-CO"/>
        </w:rPr>
        <w:t>nivel</w:t>
      </w:r>
      <w:r>
        <w:rPr>
          <w:spacing w:val="17"/>
          <w:lang w:val="es-CO"/>
        </w:rPr>
        <w:t xml:space="preserve"> </w:t>
      </w:r>
      <w:r>
        <w:rPr>
          <w:lang w:val="es-CO"/>
        </w:rPr>
        <w:t>superior</w:t>
      </w:r>
      <w:r>
        <w:rPr>
          <w:spacing w:val="17"/>
          <w:lang w:val="es-CO"/>
        </w:rPr>
        <w:t xml:space="preserve"> </w:t>
      </w:r>
      <w:r>
        <w:rPr>
          <w:lang w:val="es-CO"/>
        </w:rPr>
        <w:t>agrupa</w:t>
      </w:r>
      <w:r>
        <w:rPr>
          <w:spacing w:val="16"/>
          <w:lang w:val="es-CO"/>
        </w:rPr>
        <w:t xml:space="preserve"> </w:t>
      </w:r>
      <w:r>
        <w:rPr>
          <w:lang w:val="es-CO"/>
        </w:rPr>
        <w:t>a</w:t>
      </w:r>
      <w:r>
        <w:rPr>
          <w:spacing w:val="17"/>
          <w:lang w:val="es-CO"/>
        </w:rPr>
        <w:t xml:space="preserve"> </w:t>
      </w:r>
      <w:r>
        <w:rPr>
          <w:lang w:val="es-CO"/>
        </w:rPr>
        <w:t>estas</w:t>
      </w:r>
      <w:r>
        <w:rPr>
          <w:spacing w:val="17"/>
          <w:lang w:val="es-CO"/>
        </w:rPr>
        <w:t xml:space="preserve"> </w:t>
      </w:r>
      <w:r>
        <w:rPr>
          <w:lang w:val="es-CO"/>
        </w:rPr>
        <w:t>unidades</w:t>
      </w:r>
      <w:r>
        <w:rPr>
          <w:spacing w:val="16"/>
          <w:lang w:val="es-CO"/>
        </w:rPr>
        <w:t xml:space="preserve"> </w:t>
      </w:r>
      <w:r>
        <w:rPr>
          <w:lang w:val="es-CO"/>
        </w:rPr>
        <w:t>en</w:t>
      </w:r>
      <w:r>
        <w:rPr>
          <w:spacing w:val="17"/>
          <w:lang w:val="es-CO"/>
        </w:rPr>
        <w:t xml:space="preserve"> </w:t>
      </w:r>
      <w:r>
        <w:rPr>
          <w:lang w:val="es-CO"/>
        </w:rPr>
        <w:t>categorías</w:t>
      </w:r>
      <w:r>
        <w:rPr>
          <w:spacing w:val="17"/>
          <w:lang w:val="es-CO"/>
        </w:rPr>
        <w:t xml:space="preserve"> </w:t>
      </w:r>
      <w:r>
        <w:rPr>
          <w:lang w:val="es-CO"/>
        </w:rPr>
        <w:t>más</w:t>
      </w:r>
      <w:r>
        <w:rPr>
          <w:spacing w:val="16"/>
          <w:lang w:val="es-CO"/>
        </w:rPr>
        <w:t xml:space="preserve"> </w:t>
      </w:r>
      <w:r>
        <w:rPr>
          <w:lang w:val="es-CO"/>
        </w:rPr>
        <w:t>amplias.</w:t>
      </w:r>
      <w:r>
        <w:rPr>
          <w:spacing w:val="50"/>
          <w:lang w:val="es-CO"/>
        </w:rPr>
        <w:t xml:space="preserve"> </w:t>
      </w:r>
      <w:r>
        <w:rPr>
          <w:spacing w:val="-5"/>
          <w:lang w:val="es-CO"/>
        </w:rPr>
        <w:t xml:space="preserve">Los </w:t>
      </w:r>
      <w:r>
        <w:rPr>
          <w:lang w:val="es-CO"/>
        </w:rPr>
        <w:t>efectos fijos permiten modelar cómo los factores (como pendiente, litología, uso del suelo) influyen</w:t>
      </w:r>
      <w:r>
        <w:rPr>
          <w:spacing w:val="76"/>
          <w:lang w:val="es-CO"/>
        </w:rPr>
        <w:t xml:space="preserve"> </w:t>
      </w:r>
      <w:r>
        <w:rPr>
          <w:lang w:val="es-CO"/>
        </w:rPr>
        <w:t xml:space="preserve">de manera global en la susceptibilidad, mientras que los efectos aleatorios reflejan cómo estas relaciones pueden variar entre diferentes unidades espaciales, capturando </w:t>
      </w:r>
      <w:ins w:id="134" w:author="Daniel Bertin Ugarte" w:date="2026-01-29T08:56:00Z" w16du:dateUtc="2026-01-29T11:56:00Z">
        <w:r w:rsidR="001D4565">
          <w:rPr>
            <w:lang w:val="es-CO"/>
          </w:rPr>
          <w:t xml:space="preserve">de </w:t>
        </w:r>
      </w:ins>
      <w:r>
        <w:rPr>
          <w:lang w:val="es-CO"/>
        </w:rPr>
        <w:t>mejor</w:t>
      </w:r>
      <w:ins w:id="135" w:author="Daniel Bertin Ugarte" w:date="2026-01-29T08:56:00Z" w16du:dateUtc="2026-01-29T11:56:00Z">
        <w:r w:rsidR="001D4565">
          <w:rPr>
            <w:lang w:val="es-CO"/>
          </w:rPr>
          <w:t xml:space="preserve"> manera</w:t>
        </w:r>
      </w:ins>
      <w:r>
        <w:rPr>
          <w:lang w:val="es-CO"/>
        </w:rPr>
        <w:t xml:space="preserve"> las diferencias locales.</w:t>
      </w:r>
      <w:r>
        <w:rPr>
          <w:spacing w:val="80"/>
          <w:lang w:val="es-CO"/>
        </w:rPr>
        <w:t xml:space="preserve"> </w:t>
      </w:r>
      <w:r>
        <w:rPr>
          <w:lang w:val="es-CO"/>
        </w:rPr>
        <w:t>Por ejemplo, en algunas zonas, la pendiente puede tener una influencia predominante en la susceptibilidad a movimientos en masa debido a la presencia de suelos inestables,</w:t>
      </w:r>
      <w:r>
        <w:rPr>
          <w:spacing w:val="13"/>
          <w:lang w:val="es-CO"/>
        </w:rPr>
        <w:t xml:space="preserve"> </w:t>
      </w:r>
      <w:r>
        <w:rPr>
          <w:lang w:val="es-CO"/>
        </w:rPr>
        <w:t>mientras que en otras</w:t>
      </w:r>
      <w:del w:id="136" w:author="Daniel Bertin Ugarte" w:date="2026-01-29T08:57:00Z" w16du:dateUtc="2026-01-29T11:57:00Z">
        <w:r w:rsidDel="001D4565">
          <w:rPr>
            <w:lang w:val="es-CO"/>
          </w:rPr>
          <w:delText>,</w:delText>
        </w:r>
      </w:del>
      <w:r>
        <w:rPr>
          <w:spacing w:val="80"/>
          <w:lang w:val="es-CO"/>
        </w:rPr>
        <w:t xml:space="preserve"> </w:t>
      </w:r>
      <w:r>
        <w:rPr>
          <w:lang w:val="es-CO"/>
        </w:rPr>
        <w:t>las condiciones climáticas específicas pueden favorecer el desarrollo de suelos con características</w:t>
      </w:r>
      <w:r>
        <w:rPr>
          <w:spacing w:val="80"/>
          <w:lang w:val="es-CO"/>
        </w:rPr>
        <w:t xml:space="preserve"> </w:t>
      </w:r>
      <w:r>
        <w:rPr>
          <w:lang w:val="es-CO"/>
        </w:rPr>
        <w:t>distintas,</w:t>
      </w:r>
      <w:r>
        <w:rPr>
          <w:spacing w:val="5"/>
          <w:lang w:val="es-CO"/>
        </w:rPr>
        <w:t xml:space="preserve"> </w:t>
      </w:r>
      <w:r>
        <w:rPr>
          <w:lang w:val="es-CO"/>
        </w:rPr>
        <w:t>afectando</w:t>
      </w:r>
      <w:r>
        <w:rPr>
          <w:spacing w:val="6"/>
          <w:lang w:val="es-CO"/>
        </w:rPr>
        <w:t xml:space="preserve"> </w:t>
      </w:r>
      <w:r>
        <w:rPr>
          <w:lang w:val="es-CO"/>
        </w:rPr>
        <w:t>la</w:t>
      </w:r>
      <w:r>
        <w:rPr>
          <w:spacing w:val="5"/>
          <w:lang w:val="es-CO"/>
        </w:rPr>
        <w:t xml:space="preserve"> </w:t>
      </w:r>
      <w:r>
        <w:rPr>
          <w:lang w:val="es-CO"/>
        </w:rPr>
        <w:t>susceptibilidad</w:t>
      </w:r>
      <w:r>
        <w:rPr>
          <w:spacing w:val="6"/>
          <w:lang w:val="es-CO"/>
        </w:rPr>
        <w:t xml:space="preserve"> </w:t>
      </w:r>
      <w:r>
        <w:rPr>
          <w:lang w:val="es-CO"/>
        </w:rPr>
        <w:t>de</w:t>
      </w:r>
      <w:r>
        <w:rPr>
          <w:spacing w:val="6"/>
          <w:lang w:val="es-CO"/>
        </w:rPr>
        <w:t xml:space="preserve"> </w:t>
      </w:r>
      <w:r>
        <w:rPr>
          <w:lang w:val="es-CO"/>
        </w:rPr>
        <w:t>manera</w:t>
      </w:r>
      <w:r>
        <w:rPr>
          <w:spacing w:val="5"/>
          <w:lang w:val="es-CO"/>
        </w:rPr>
        <w:t xml:space="preserve"> </w:t>
      </w:r>
      <w:r>
        <w:rPr>
          <w:spacing w:val="-2"/>
          <w:lang w:val="es-CO"/>
        </w:rPr>
        <w:t>diferenciada.</w:t>
      </w:r>
    </w:p>
    <w:p w14:paraId="1AF5655A" w14:textId="57002C00" w:rsidR="001D4565" w:rsidRPr="001D4565" w:rsidRDefault="001D4565" w:rsidP="001D4565">
      <w:pPr>
        <w:pStyle w:val="Ttulo1"/>
        <w:tabs>
          <w:tab w:val="right" w:pos="8562"/>
        </w:tabs>
        <w:spacing w:before="125" w:line="243" w:lineRule="exact"/>
        <w:jc w:val="both"/>
        <w:rPr>
          <w:lang w:val="es-CO"/>
        </w:rPr>
        <w:sectPr w:rsidR="001D4565" w:rsidRPr="001D4565">
          <w:type w:val="continuous"/>
          <w:pgSz w:w="9978" w:h="14173"/>
          <w:pgMar w:top="800" w:right="720" w:bottom="280" w:left="850" w:header="0" w:footer="0" w:gutter="0"/>
          <w:lnNumType w:countBy="1" w:distance="230" w:restart="continuous"/>
          <w:cols w:space="720"/>
          <w:formProt w:val="0"/>
          <w:docGrid w:linePitch="100"/>
        </w:sectPr>
      </w:pPr>
    </w:p>
    <w:p w14:paraId="533DF314" w14:textId="09B45BA3" w:rsidR="00D05FC9" w:rsidDel="001B17D9" w:rsidRDefault="00510033">
      <w:pPr>
        <w:pStyle w:val="Ttulo1"/>
        <w:spacing w:before="154"/>
        <w:jc w:val="both"/>
        <w:rPr>
          <w:del w:id="137" w:author="Daniel Bertin Ugarte" w:date="2026-01-29T08:58:00Z" w16du:dateUtc="2026-01-29T11:58:00Z"/>
          <w:lang w:val="es-CO"/>
        </w:rPr>
      </w:pPr>
      <w:r>
        <w:rPr>
          <w:lang w:val="es-CO"/>
        </w:rPr>
        <w:t>Dependiendo</w:t>
      </w:r>
      <w:r>
        <w:rPr>
          <w:spacing w:val="27"/>
          <w:lang w:val="es-CO"/>
        </w:rPr>
        <w:t xml:space="preserve"> </w:t>
      </w:r>
      <w:r>
        <w:rPr>
          <w:lang w:val="es-CO"/>
        </w:rPr>
        <w:t>del</w:t>
      </w:r>
      <w:r>
        <w:rPr>
          <w:spacing w:val="28"/>
          <w:lang w:val="es-CO"/>
        </w:rPr>
        <w:t xml:space="preserve"> </w:t>
      </w:r>
      <w:r>
        <w:rPr>
          <w:lang w:val="es-CO"/>
        </w:rPr>
        <w:t>contexto,</w:t>
      </w:r>
      <w:r>
        <w:rPr>
          <w:spacing w:val="35"/>
          <w:lang w:val="es-CO"/>
        </w:rPr>
        <w:t xml:space="preserve"> </w:t>
      </w:r>
      <w:r>
        <w:rPr>
          <w:lang w:val="es-CO"/>
        </w:rPr>
        <w:t>se</w:t>
      </w:r>
      <w:r>
        <w:rPr>
          <w:spacing w:val="27"/>
          <w:lang w:val="es-CO"/>
        </w:rPr>
        <w:t xml:space="preserve"> </w:t>
      </w:r>
      <w:r>
        <w:rPr>
          <w:lang w:val="es-CO"/>
        </w:rPr>
        <w:t>pueden</w:t>
      </w:r>
      <w:r>
        <w:rPr>
          <w:spacing w:val="28"/>
          <w:lang w:val="es-CO"/>
        </w:rPr>
        <w:t xml:space="preserve"> </w:t>
      </w:r>
      <w:r>
        <w:rPr>
          <w:lang w:val="es-CO"/>
        </w:rPr>
        <w:t>utilizar</w:t>
      </w:r>
      <w:r>
        <w:rPr>
          <w:spacing w:val="28"/>
          <w:lang w:val="es-CO"/>
        </w:rPr>
        <w:t xml:space="preserve"> </w:t>
      </w:r>
      <w:r>
        <w:rPr>
          <w:lang w:val="es-CO"/>
        </w:rPr>
        <w:t>dos</w:t>
      </w:r>
      <w:r>
        <w:rPr>
          <w:spacing w:val="28"/>
          <w:lang w:val="es-CO"/>
        </w:rPr>
        <w:t xml:space="preserve"> </w:t>
      </w:r>
      <w:r>
        <w:rPr>
          <w:lang w:val="es-CO"/>
        </w:rPr>
        <w:t>o</w:t>
      </w:r>
      <w:r>
        <w:rPr>
          <w:spacing w:val="28"/>
          <w:lang w:val="es-CO"/>
        </w:rPr>
        <w:t xml:space="preserve"> </w:t>
      </w:r>
      <w:r>
        <w:rPr>
          <w:lang w:val="es-CO"/>
        </w:rPr>
        <w:t>más</w:t>
      </w:r>
      <w:r>
        <w:rPr>
          <w:spacing w:val="28"/>
          <w:lang w:val="es-CO"/>
        </w:rPr>
        <w:t xml:space="preserve"> </w:t>
      </w:r>
      <w:r>
        <w:rPr>
          <w:lang w:val="es-CO"/>
        </w:rPr>
        <w:t>niveles,</w:t>
      </w:r>
      <w:r>
        <w:rPr>
          <w:spacing w:val="34"/>
          <w:lang w:val="es-CO"/>
        </w:rPr>
        <w:t xml:space="preserve"> </w:t>
      </w:r>
      <w:r>
        <w:rPr>
          <w:lang w:val="es-CO"/>
        </w:rPr>
        <w:t>pero</w:t>
      </w:r>
      <w:r>
        <w:rPr>
          <w:spacing w:val="28"/>
          <w:lang w:val="es-CO"/>
        </w:rPr>
        <w:t xml:space="preserve"> </w:t>
      </w:r>
      <w:r>
        <w:rPr>
          <w:lang w:val="es-CO"/>
        </w:rPr>
        <w:t>se</w:t>
      </w:r>
      <w:r>
        <w:rPr>
          <w:spacing w:val="28"/>
          <w:lang w:val="es-CO"/>
        </w:rPr>
        <w:t xml:space="preserve"> </w:t>
      </w:r>
      <w:r>
        <w:rPr>
          <w:lang w:val="es-CO"/>
        </w:rPr>
        <w:t>recomienda</w:t>
      </w:r>
      <w:r>
        <w:rPr>
          <w:spacing w:val="28"/>
          <w:lang w:val="es-CO"/>
        </w:rPr>
        <w:t xml:space="preserve"> </w:t>
      </w:r>
      <w:r>
        <w:rPr>
          <w:lang w:val="es-CO"/>
        </w:rPr>
        <w:t>utilizar</w:t>
      </w:r>
      <w:r>
        <w:rPr>
          <w:spacing w:val="27"/>
          <w:lang w:val="es-CO"/>
        </w:rPr>
        <w:t xml:space="preserve"> </w:t>
      </w:r>
      <w:r>
        <w:rPr>
          <w:lang w:val="es-CO"/>
        </w:rPr>
        <w:t>un número</w:t>
      </w:r>
      <w:r>
        <w:rPr>
          <w:spacing w:val="-1"/>
          <w:lang w:val="es-CO"/>
        </w:rPr>
        <w:t xml:space="preserve"> </w:t>
      </w:r>
      <w:r>
        <w:rPr>
          <w:lang w:val="es-CO"/>
        </w:rPr>
        <w:t>limitado</w:t>
      </w:r>
      <w:r>
        <w:rPr>
          <w:spacing w:val="-1"/>
          <w:lang w:val="es-CO"/>
        </w:rPr>
        <w:t xml:space="preserve"> </w:t>
      </w:r>
      <w:r>
        <w:rPr>
          <w:lang w:val="es-CO"/>
        </w:rPr>
        <w:t>(usualmente</w:t>
      </w:r>
      <w:r>
        <w:rPr>
          <w:spacing w:val="-1"/>
          <w:lang w:val="es-CO"/>
        </w:rPr>
        <w:t xml:space="preserve"> </w:t>
      </w:r>
      <w:r>
        <w:rPr>
          <w:lang w:val="es-CO"/>
        </w:rPr>
        <w:t>dos</w:t>
      </w:r>
      <w:r>
        <w:rPr>
          <w:spacing w:val="-1"/>
          <w:lang w:val="es-CO"/>
        </w:rPr>
        <w:t xml:space="preserve"> </w:t>
      </w:r>
      <w:r>
        <w:rPr>
          <w:lang w:val="es-CO"/>
        </w:rPr>
        <w:t>o</w:t>
      </w:r>
      <w:r>
        <w:rPr>
          <w:spacing w:val="-1"/>
          <w:lang w:val="es-CO"/>
        </w:rPr>
        <w:t xml:space="preserve"> </w:t>
      </w:r>
      <w:r>
        <w:rPr>
          <w:lang w:val="es-CO"/>
        </w:rPr>
        <w:t>tres</w:t>
      </w:r>
      <w:r>
        <w:rPr>
          <w:spacing w:val="-1"/>
          <w:lang w:val="es-CO"/>
        </w:rPr>
        <w:t xml:space="preserve"> </w:t>
      </w:r>
      <w:r>
        <w:rPr>
          <w:lang w:val="es-CO"/>
        </w:rPr>
        <w:t>niveles)</w:t>
      </w:r>
      <w:r>
        <w:rPr>
          <w:spacing w:val="-1"/>
          <w:lang w:val="es-CO"/>
        </w:rPr>
        <w:t xml:space="preserve"> </w:t>
      </w:r>
      <w:r>
        <w:rPr>
          <w:lang w:val="es-CO"/>
        </w:rPr>
        <w:t>para</w:t>
      </w:r>
      <w:r>
        <w:rPr>
          <w:spacing w:val="-1"/>
          <w:lang w:val="es-CO"/>
        </w:rPr>
        <w:t xml:space="preserve"> </w:t>
      </w:r>
      <w:r>
        <w:rPr>
          <w:lang w:val="es-CO"/>
        </w:rPr>
        <w:t>evitar</w:t>
      </w:r>
      <w:r>
        <w:rPr>
          <w:spacing w:val="-1"/>
          <w:lang w:val="es-CO"/>
        </w:rPr>
        <w:t xml:space="preserve"> </w:t>
      </w:r>
      <w:r>
        <w:rPr>
          <w:lang w:val="es-CO"/>
        </w:rPr>
        <w:t>complicaciones</w:t>
      </w:r>
      <w:r>
        <w:rPr>
          <w:spacing w:val="-1"/>
          <w:lang w:val="es-CO"/>
        </w:rPr>
        <w:t xml:space="preserve"> </w:t>
      </w:r>
      <w:r>
        <w:rPr>
          <w:lang w:val="es-CO"/>
        </w:rPr>
        <w:t>innecesarias</w:t>
      </w:r>
      <w:r>
        <w:rPr>
          <w:spacing w:val="-1"/>
          <w:lang w:val="es-CO"/>
        </w:rPr>
        <w:t xml:space="preserve"> </w:t>
      </w:r>
      <w:r>
        <w:rPr>
          <w:lang w:val="es-CO"/>
        </w:rPr>
        <w:t>en</w:t>
      </w:r>
      <w:r>
        <w:rPr>
          <w:spacing w:val="-1"/>
          <w:lang w:val="es-CO"/>
        </w:rPr>
        <w:t xml:space="preserve"> </w:t>
      </w:r>
      <w:r>
        <w:rPr>
          <w:lang w:val="es-CO"/>
        </w:rPr>
        <w:t>la</w:t>
      </w:r>
      <w:r>
        <w:rPr>
          <w:spacing w:val="-1"/>
          <w:lang w:val="es-CO"/>
        </w:rPr>
        <w:t xml:space="preserve"> </w:t>
      </w:r>
      <w:r>
        <w:rPr>
          <w:lang w:val="es-CO"/>
        </w:rPr>
        <w:t>modelización</w:t>
      </w:r>
      <w:r>
        <w:rPr>
          <w:spacing w:val="-3"/>
          <w:lang w:val="es-CO"/>
        </w:rPr>
        <w:t xml:space="preserve"> </w:t>
      </w:r>
      <w:r>
        <w:rPr>
          <w:lang w:val="es-CO"/>
        </w:rPr>
        <w:t>y</w:t>
      </w:r>
      <w:r>
        <w:rPr>
          <w:spacing w:val="-3"/>
          <w:lang w:val="es-CO"/>
        </w:rPr>
        <w:t xml:space="preserve"> </w:t>
      </w:r>
      <w:r>
        <w:rPr>
          <w:lang w:val="es-CO"/>
        </w:rPr>
        <w:t>garantizar</w:t>
      </w:r>
      <w:r>
        <w:rPr>
          <w:spacing w:val="-3"/>
          <w:lang w:val="es-CO"/>
        </w:rPr>
        <w:t xml:space="preserve"> </w:t>
      </w:r>
      <w:r>
        <w:rPr>
          <w:lang w:val="es-CO"/>
        </w:rPr>
        <w:t>resultados</w:t>
      </w:r>
      <w:r>
        <w:rPr>
          <w:spacing w:val="-3"/>
          <w:lang w:val="es-CO"/>
        </w:rPr>
        <w:t xml:space="preserve"> </w:t>
      </w:r>
      <w:r>
        <w:rPr>
          <w:lang w:val="es-CO"/>
        </w:rPr>
        <w:t>robustos</w:t>
      </w:r>
      <w:r>
        <w:rPr>
          <w:spacing w:val="-3"/>
          <w:lang w:val="es-CO"/>
        </w:rPr>
        <w:t xml:space="preserve"> </w:t>
      </w:r>
      <w:r>
        <w:rPr>
          <w:lang w:val="es-CO"/>
        </w:rPr>
        <w:t>(Lee</w:t>
      </w:r>
      <w:r>
        <w:rPr>
          <w:spacing w:val="-3"/>
          <w:lang w:val="es-CO"/>
        </w:rPr>
        <w:t xml:space="preserve"> y </w:t>
      </w:r>
      <w:r>
        <w:rPr>
          <w:lang w:val="es-CO"/>
        </w:rPr>
        <w:t>Nelder,</w:t>
      </w:r>
      <w:r>
        <w:rPr>
          <w:spacing w:val="-3"/>
          <w:lang w:val="es-CO"/>
        </w:rPr>
        <w:t xml:space="preserve"> </w:t>
      </w:r>
      <w:hyperlink w:anchor="_bookmark34">
        <w:r>
          <w:rPr>
            <w:color w:val="00004C"/>
            <w:lang w:val="es-CO"/>
          </w:rPr>
          <w:t>1996</w:t>
        </w:r>
      </w:hyperlink>
      <w:r>
        <w:rPr>
          <w:lang w:val="es-CO"/>
        </w:rPr>
        <w:t>;</w:t>
      </w:r>
      <w:r>
        <w:rPr>
          <w:spacing w:val="-3"/>
          <w:lang w:val="es-CO"/>
        </w:rPr>
        <w:t xml:space="preserve"> </w:t>
      </w:r>
      <w:r>
        <w:rPr>
          <w:lang w:val="es-CO"/>
        </w:rPr>
        <w:t>Kumar et al.,</w:t>
      </w:r>
      <w:r>
        <w:rPr>
          <w:spacing w:val="8"/>
          <w:lang w:val="es-CO"/>
        </w:rPr>
        <w:t xml:space="preserve"> </w:t>
      </w:r>
      <w:hyperlink w:anchor="_bookmark33">
        <w:r>
          <w:rPr>
            <w:color w:val="00004C"/>
            <w:spacing w:val="-2"/>
            <w:lang w:val="es-CO"/>
          </w:rPr>
          <w:t>2011</w:t>
        </w:r>
      </w:hyperlink>
      <w:r>
        <w:rPr>
          <w:spacing w:val="-2"/>
          <w:lang w:val="es-CO"/>
        </w:rPr>
        <w:t>).</w:t>
      </w:r>
      <w:ins w:id="138" w:author="Daniel Bertin Ugarte" w:date="2026-01-29T08:57:00Z" w16du:dateUtc="2026-01-29T11:57:00Z">
        <w:r w:rsidR="001B17D9">
          <w:rPr>
            <w:spacing w:val="-2"/>
            <w:lang w:val="es-CO"/>
          </w:rPr>
          <w:t xml:space="preserve"> </w:t>
        </w:r>
      </w:ins>
      <w:del w:id="139" w:author="Daniel Bertin Ugarte" w:date="2026-01-29T08:58:00Z" w16du:dateUtc="2026-01-29T11:58:00Z">
        <w:r w:rsidDel="001B17D9">
          <w:rPr>
            <w:lang w:val="es-CO"/>
          </w:rPr>
          <w:tab/>
        </w:r>
      </w:del>
    </w:p>
    <w:p w14:paraId="0AA327C0" w14:textId="77777777" w:rsidR="00D05FC9" w:rsidRPr="00CC34F8" w:rsidRDefault="00510033" w:rsidP="00E162C8">
      <w:pPr>
        <w:pStyle w:val="Ttulo1"/>
        <w:spacing w:before="154"/>
        <w:jc w:val="both"/>
        <w:rPr>
          <w:lang w:val="es-CL"/>
        </w:rPr>
      </w:pPr>
      <w:r>
        <w:rPr>
          <w:lang w:val="es-CO"/>
        </w:rPr>
        <w:t>Otra</w:t>
      </w:r>
      <w:r>
        <w:rPr>
          <w:spacing w:val="9"/>
          <w:lang w:val="es-CO"/>
        </w:rPr>
        <w:t xml:space="preserve"> </w:t>
      </w:r>
      <w:r>
        <w:rPr>
          <w:lang w:val="es-CO"/>
        </w:rPr>
        <w:t>ventaja</w:t>
      </w:r>
      <w:r>
        <w:rPr>
          <w:spacing w:val="10"/>
          <w:lang w:val="es-CO"/>
        </w:rPr>
        <w:t xml:space="preserve"> </w:t>
      </w:r>
      <w:r>
        <w:rPr>
          <w:lang w:val="es-CO"/>
        </w:rPr>
        <w:t>importante</w:t>
      </w:r>
      <w:r>
        <w:rPr>
          <w:spacing w:val="10"/>
          <w:lang w:val="es-CO"/>
        </w:rPr>
        <w:t xml:space="preserve"> </w:t>
      </w:r>
      <w:r>
        <w:rPr>
          <w:lang w:val="es-CO"/>
        </w:rPr>
        <w:t>de</w:t>
      </w:r>
      <w:r>
        <w:rPr>
          <w:spacing w:val="9"/>
          <w:lang w:val="es-CO"/>
        </w:rPr>
        <w:t xml:space="preserve"> </w:t>
      </w:r>
      <w:r>
        <w:rPr>
          <w:lang w:val="es-CO"/>
        </w:rPr>
        <w:t>los</w:t>
      </w:r>
      <w:r>
        <w:rPr>
          <w:spacing w:val="10"/>
          <w:lang w:val="es-CO"/>
        </w:rPr>
        <w:t xml:space="preserve"> </w:t>
      </w:r>
      <w:r>
        <w:rPr>
          <w:lang w:val="es-CO"/>
        </w:rPr>
        <w:t>modelos</w:t>
      </w:r>
      <w:r>
        <w:rPr>
          <w:spacing w:val="10"/>
          <w:lang w:val="es-CO"/>
        </w:rPr>
        <w:t xml:space="preserve"> </w:t>
      </w:r>
      <w:r>
        <w:rPr>
          <w:lang w:val="es-CO"/>
        </w:rPr>
        <w:t>multiniveles</w:t>
      </w:r>
      <w:r>
        <w:rPr>
          <w:spacing w:val="10"/>
          <w:lang w:val="es-CO"/>
        </w:rPr>
        <w:t xml:space="preserve"> </w:t>
      </w:r>
      <w:r>
        <w:rPr>
          <w:lang w:val="es-CO"/>
        </w:rPr>
        <w:t>es</w:t>
      </w:r>
      <w:r>
        <w:rPr>
          <w:spacing w:val="9"/>
          <w:lang w:val="es-CO"/>
        </w:rPr>
        <w:t xml:space="preserve"> </w:t>
      </w:r>
      <w:r>
        <w:rPr>
          <w:lang w:val="es-CO"/>
        </w:rPr>
        <w:t>la</w:t>
      </w:r>
      <w:r>
        <w:rPr>
          <w:spacing w:val="10"/>
          <w:lang w:val="es-CO"/>
        </w:rPr>
        <w:t xml:space="preserve"> </w:t>
      </w:r>
      <w:r>
        <w:rPr>
          <w:lang w:val="es-CO"/>
        </w:rPr>
        <w:t>flexibilidad</w:t>
      </w:r>
      <w:r>
        <w:rPr>
          <w:spacing w:val="10"/>
          <w:lang w:val="es-CO"/>
        </w:rPr>
        <w:t xml:space="preserve"> </w:t>
      </w:r>
      <w:r>
        <w:rPr>
          <w:lang w:val="es-CO"/>
        </w:rPr>
        <w:t>para</w:t>
      </w:r>
      <w:r>
        <w:rPr>
          <w:spacing w:val="9"/>
          <w:lang w:val="es-CO"/>
        </w:rPr>
        <w:t xml:space="preserve"> </w:t>
      </w:r>
      <w:r>
        <w:rPr>
          <w:lang w:val="es-CO"/>
        </w:rPr>
        <w:t>incorporar</w:t>
      </w:r>
      <w:r>
        <w:rPr>
          <w:spacing w:val="10"/>
          <w:lang w:val="es-CO"/>
        </w:rPr>
        <w:t xml:space="preserve"> </w:t>
      </w:r>
      <w:r>
        <w:rPr>
          <w:spacing w:val="-2"/>
          <w:lang w:val="es-CO"/>
        </w:rPr>
        <w:t>información j</w:t>
      </w:r>
      <w:r>
        <w:rPr>
          <w:lang w:val="es-CO"/>
        </w:rPr>
        <w:t>erárquica</w:t>
      </w:r>
      <w:r>
        <w:rPr>
          <w:spacing w:val="7"/>
          <w:lang w:val="es-CO"/>
        </w:rPr>
        <w:t xml:space="preserve"> </w:t>
      </w:r>
      <w:r>
        <w:rPr>
          <w:lang w:val="es-CO"/>
        </w:rPr>
        <w:t>sin</w:t>
      </w:r>
      <w:r>
        <w:rPr>
          <w:spacing w:val="7"/>
          <w:lang w:val="es-CO"/>
        </w:rPr>
        <w:t xml:space="preserve"> </w:t>
      </w:r>
      <w:r>
        <w:rPr>
          <w:lang w:val="es-CO"/>
        </w:rPr>
        <w:t>necesidad</w:t>
      </w:r>
      <w:r>
        <w:rPr>
          <w:spacing w:val="7"/>
          <w:lang w:val="es-CO"/>
        </w:rPr>
        <w:t xml:space="preserve"> </w:t>
      </w:r>
      <w:r>
        <w:rPr>
          <w:lang w:val="es-CO"/>
        </w:rPr>
        <w:t>de</w:t>
      </w:r>
      <w:r>
        <w:rPr>
          <w:spacing w:val="7"/>
          <w:lang w:val="es-CO"/>
        </w:rPr>
        <w:t xml:space="preserve"> </w:t>
      </w:r>
      <w:r>
        <w:rPr>
          <w:lang w:val="es-CO"/>
        </w:rPr>
        <w:t>dividir</w:t>
      </w:r>
      <w:r>
        <w:rPr>
          <w:spacing w:val="7"/>
          <w:lang w:val="es-CO"/>
        </w:rPr>
        <w:t xml:space="preserve"> </w:t>
      </w:r>
      <w:r>
        <w:rPr>
          <w:lang w:val="es-CO"/>
        </w:rPr>
        <w:t>el</w:t>
      </w:r>
      <w:r>
        <w:rPr>
          <w:spacing w:val="7"/>
          <w:lang w:val="es-CO"/>
        </w:rPr>
        <w:t xml:space="preserve"> </w:t>
      </w:r>
      <w:r>
        <w:rPr>
          <w:lang w:val="es-CO"/>
        </w:rPr>
        <w:t>área</w:t>
      </w:r>
      <w:r>
        <w:rPr>
          <w:spacing w:val="7"/>
          <w:lang w:val="es-CO"/>
        </w:rPr>
        <w:t xml:space="preserve"> </w:t>
      </w:r>
      <w:r>
        <w:rPr>
          <w:lang w:val="es-CO"/>
        </w:rPr>
        <w:t>de</w:t>
      </w:r>
      <w:r>
        <w:rPr>
          <w:spacing w:val="7"/>
          <w:lang w:val="es-CO"/>
        </w:rPr>
        <w:t xml:space="preserve"> </w:t>
      </w:r>
      <w:r>
        <w:rPr>
          <w:lang w:val="es-CO"/>
        </w:rPr>
        <w:t>estudio</w:t>
      </w:r>
      <w:r>
        <w:rPr>
          <w:spacing w:val="7"/>
          <w:lang w:val="es-CO"/>
        </w:rPr>
        <w:t xml:space="preserve"> </w:t>
      </w:r>
      <w:r>
        <w:rPr>
          <w:lang w:val="es-CO"/>
        </w:rPr>
        <w:t>de</w:t>
      </w:r>
      <w:r>
        <w:rPr>
          <w:spacing w:val="7"/>
          <w:lang w:val="es-CO"/>
        </w:rPr>
        <w:t xml:space="preserve"> </w:t>
      </w:r>
      <w:r>
        <w:rPr>
          <w:lang w:val="es-CO"/>
        </w:rPr>
        <w:t>manera</w:t>
      </w:r>
      <w:r>
        <w:rPr>
          <w:spacing w:val="7"/>
          <w:lang w:val="es-CO"/>
        </w:rPr>
        <w:t xml:space="preserve"> </w:t>
      </w:r>
      <w:r>
        <w:rPr>
          <w:lang w:val="es-CO"/>
        </w:rPr>
        <w:t>arbitraria</w:t>
      </w:r>
      <w:r>
        <w:rPr>
          <w:spacing w:val="7"/>
          <w:lang w:val="es-CO"/>
        </w:rPr>
        <w:t xml:space="preserve"> </w:t>
      </w:r>
      <w:r>
        <w:rPr>
          <w:lang w:val="es-CO"/>
        </w:rPr>
        <w:t>y</w:t>
      </w:r>
      <w:r>
        <w:rPr>
          <w:spacing w:val="7"/>
          <w:lang w:val="es-CO"/>
        </w:rPr>
        <w:t xml:space="preserve"> </w:t>
      </w:r>
      <w:r>
        <w:rPr>
          <w:lang w:val="es-CO"/>
        </w:rPr>
        <w:t>entrenar</w:t>
      </w:r>
      <w:r>
        <w:rPr>
          <w:spacing w:val="7"/>
          <w:lang w:val="es-CO"/>
        </w:rPr>
        <w:t xml:space="preserve"> </w:t>
      </w:r>
      <w:r>
        <w:rPr>
          <w:lang w:val="es-CO"/>
        </w:rPr>
        <w:t>modelos</w:t>
      </w:r>
      <w:r>
        <w:rPr>
          <w:spacing w:val="7"/>
          <w:lang w:val="es-CO"/>
        </w:rPr>
        <w:t xml:space="preserve"> </w:t>
      </w:r>
      <w:r>
        <w:rPr>
          <w:spacing w:val="-2"/>
          <w:lang w:val="es-CO"/>
        </w:rPr>
        <w:t>inde</w:t>
      </w:r>
      <w:r>
        <w:rPr>
          <w:lang w:val="es-CO"/>
        </w:rPr>
        <w:t>pendientes</w:t>
      </w:r>
      <w:r>
        <w:rPr>
          <w:spacing w:val="5"/>
          <w:lang w:val="es-CO"/>
        </w:rPr>
        <w:t xml:space="preserve"> </w:t>
      </w:r>
      <w:r>
        <w:rPr>
          <w:lang w:val="es-CO"/>
        </w:rPr>
        <w:t>para</w:t>
      </w:r>
      <w:r>
        <w:rPr>
          <w:spacing w:val="5"/>
          <w:lang w:val="es-CO"/>
        </w:rPr>
        <w:t xml:space="preserve"> </w:t>
      </w:r>
      <w:r>
        <w:rPr>
          <w:lang w:val="es-CO"/>
        </w:rPr>
        <w:t>cada</w:t>
      </w:r>
      <w:r>
        <w:rPr>
          <w:spacing w:val="5"/>
          <w:lang w:val="es-CO"/>
        </w:rPr>
        <w:t xml:space="preserve"> </w:t>
      </w:r>
      <w:r>
        <w:rPr>
          <w:lang w:val="es-CO"/>
        </w:rPr>
        <w:t>subregión</w:t>
      </w:r>
      <w:r>
        <w:rPr>
          <w:spacing w:val="5"/>
          <w:lang w:val="es-CO"/>
        </w:rPr>
        <w:t xml:space="preserve"> </w:t>
      </w:r>
      <w:r>
        <w:rPr>
          <w:lang w:val="es-CO"/>
        </w:rPr>
        <w:t>(Lee</w:t>
      </w:r>
      <w:r>
        <w:rPr>
          <w:spacing w:val="5"/>
          <w:lang w:val="es-CO"/>
        </w:rPr>
        <w:t xml:space="preserve"> y</w:t>
      </w:r>
      <w:r>
        <w:rPr>
          <w:spacing w:val="6"/>
          <w:lang w:val="es-CO"/>
        </w:rPr>
        <w:t xml:space="preserve"> </w:t>
      </w:r>
      <w:r>
        <w:rPr>
          <w:lang w:val="es-CO"/>
        </w:rPr>
        <w:t>Nelder,</w:t>
      </w:r>
      <w:r>
        <w:rPr>
          <w:spacing w:val="5"/>
          <w:lang w:val="es-CO"/>
        </w:rPr>
        <w:t xml:space="preserve"> </w:t>
      </w:r>
      <w:hyperlink w:anchor="_bookmark34">
        <w:r>
          <w:rPr>
            <w:color w:val="00004C"/>
            <w:lang w:val="es-CO"/>
          </w:rPr>
          <w:t>1996</w:t>
        </w:r>
      </w:hyperlink>
      <w:r>
        <w:rPr>
          <w:lang w:val="es-CO"/>
        </w:rPr>
        <w:t>).</w:t>
      </w:r>
      <w:r>
        <w:rPr>
          <w:spacing w:val="27"/>
          <w:lang w:val="es-CO"/>
        </w:rPr>
        <w:t xml:space="preserve"> </w:t>
      </w:r>
      <w:r>
        <w:rPr>
          <w:lang w:val="es-CO"/>
        </w:rPr>
        <w:t>Esto</w:t>
      </w:r>
      <w:r>
        <w:rPr>
          <w:spacing w:val="5"/>
          <w:lang w:val="es-CO"/>
        </w:rPr>
        <w:t xml:space="preserve"> </w:t>
      </w:r>
      <w:r>
        <w:rPr>
          <w:lang w:val="es-CO"/>
        </w:rPr>
        <w:t>evita</w:t>
      </w:r>
      <w:r>
        <w:rPr>
          <w:spacing w:val="5"/>
          <w:lang w:val="es-CO"/>
        </w:rPr>
        <w:t xml:space="preserve"> </w:t>
      </w:r>
      <w:r>
        <w:rPr>
          <w:lang w:val="es-CO"/>
        </w:rPr>
        <w:t>los</w:t>
      </w:r>
      <w:r>
        <w:rPr>
          <w:spacing w:val="5"/>
          <w:lang w:val="es-CO"/>
        </w:rPr>
        <w:t xml:space="preserve"> </w:t>
      </w:r>
      <w:r>
        <w:rPr>
          <w:lang w:val="es-CO"/>
        </w:rPr>
        <w:t>problemas</w:t>
      </w:r>
      <w:r>
        <w:rPr>
          <w:spacing w:val="5"/>
          <w:lang w:val="es-CO"/>
        </w:rPr>
        <w:t xml:space="preserve"> </w:t>
      </w:r>
      <w:r>
        <w:rPr>
          <w:lang w:val="es-CO"/>
        </w:rPr>
        <w:t>de</w:t>
      </w:r>
      <w:r>
        <w:rPr>
          <w:spacing w:val="5"/>
          <w:lang w:val="es-CO"/>
        </w:rPr>
        <w:t xml:space="preserve"> </w:t>
      </w:r>
      <w:r>
        <w:rPr>
          <w:spacing w:val="-2"/>
          <w:lang w:val="es-CO"/>
        </w:rPr>
        <w:t xml:space="preserve">discontinuidad </w:t>
      </w:r>
      <w:r>
        <w:rPr>
          <w:lang w:val="es-CO"/>
        </w:rPr>
        <w:t>en</w:t>
      </w:r>
      <w:r>
        <w:rPr>
          <w:spacing w:val="8"/>
          <w:lang w:val="es-CO"/>
        </w:rPr>
        <w:t xml:space="preserve"> </w:t>
      </w:r>
      <w:r>
        <w:rPr>
          <w:lang w:val="es-CO"/>
        </w:rPr>
        <w:t>los</w:t>
      </w:r>
      <w:r>
        <w:rPr>
          <w:spacing w:val="8"/>
          <w:lang w:val="es-CO"/>
        </w:rPr>
        <w:t xml:space="preserve"> </w:t>
      </w:r>
      <w:r>
        <w:rPr>
          <w:lang w:val="es-CO"/>
        </w:rPr>
        <w:t>bordes</w:t>
      </w:r>
      <w:r>
        <w:rPr>
          <w:spacing w:val="9"/>
          <w:lang w:val="es-CO"/>
        </w:rPr>
        <w:t xml:space="preserve"> </w:t>
      </w:r>
      <w:r>
        <w:rPr>
          <w:lang w:val="es-CO"/>
        </w:rPr>
        <w:t>de</w:t>
      </w:r>
      <w:r>
        <w:rPr>
          <w:spacing w:val="8"/>
          <w:lang w:val="es-CO"/>
        </w:rPr>
        <w:t xml:space="preserve"> </w:t>
      </w:r>
      <w:r>
        <w:rPr>
          <w:lang w:val="es-CO"/>
        </w:rPr>
        <w:t>las</w:t>
      </w:r>
      <w:r>
        <w:rPr>
          <w:spacing w:val="8"/>
          <w:lang w:val="es-CO"/>
        </w:rPr>
        <w:t xml:space="preserve"> </w:t>
      </w:r>
      <w:r>
        <w:rPr>
          <w:lang w:val="es-CO"/>
        </w:rPr>
        <w:t>zonas</w:t>
      </w:r>
      <w:r>
        <w:rPr>
          <w:spacing w:val="8"/>
          <w:lang w:val="es-CO"/>
        </w:rPr>
        <w:t xml:space="preserve"> </w:t>
      </w:r>
      <w:r>
        <w:rPr>
          <w:lang w:val="es-CO"/>
        </w:rPr>
        <w:t>y</w:t>
      </w:r>
      <w:r>
        <w:rPr>
          <w:spacing w:val="8"/>
          <w:lang w:val="es-CO"/>
        </w:rPr>
        <w:t xml:space="preserve"> </w:t>
      </w:r>
      <w:r>
        <w:rPr>
          <w:lang w:val="es-CO"/>
        </w:rPr>
        <w:t>permite</w:t>
      </w:r>
      <w:r>
        <w:rPr>
          <w:spacing w:val="9"/>
          <w:lang w:val="es-CO"/>
        </w:rPr>
        <w:t xml:space="preserve"> </w:t>
      </w:r>
      <w:r>
        <w:rPr>
          <w:lang w:val="es-CO"/>
        </w:rPr>
        <w:t>utilizar</w:t>
      </w:r>
      <w:r>
        <w:rPr>
          <w:spacing w:val="8"/>
          <w:lang w:val="es-CO"/>
        </w:rPr>
        <w:t xml:space="preserve"> </w:t>
      </w:r>
      <w:r>
        <w:rPr>
          <w:lang w:val="es-CO"/>
        </w:rPr>
        <w:t>la</w:t>
      </w:r>
      <w:r>
        <w:rPr>
          <w:spacing w:val="8"/>
          <w:lang w:val="es-CO"/>
        </w:rPr>
        <w:t xml:space="preserve"> </w:t>
      </w:r>
      <w:r>
        <w:rPr>
          <w:lang w:val="es-CO"/>
        </w:rPr>
        <w:t>información</w:t>
      </w:r>
      <w:r>
        <w:rPr>
          <w:spacing w:val="9"/>
          <w:lang w:val="es-CO"/>
        </w:rPr>
        <w:t xml:space="preserve"> </w:t>
      </w:r>
      <w:r>
        <w:rPr>
          <w:lang w:val="es-CO"/>
        </w:rPr>
        <w:t>compartida</w:t>
      </w:r>
      <w:r>
        <w:rPr>
          <w:spacing w:val="8"/>
          <w:lang w:val="es-CO"/>
        </w:rPr>
        <w:t xml:space="preserve"> </w:t>
      </w:r>
      <w:r>
        <w:rPr>
          <w:lang w:val="es-CO"/>
        </w:rPr>
        <w:t>entre</w:t>
      </w:r>
      <w:r>
        <w:rPr>
          <w:spacing w:val="9"/>
          <w:lang w:val="es-CO"/>
        </w:rPr>
        <w:t xml:space="preserve"> </w:t>
      </w:r>
      <w:r>
        <w:rPr>
          <w:lang w:val="es-CO"/>
        </w:rPr>
        <w:t>las</w:t>
      </w:r>
      <w:r>
        <w:rPr>
          <w:spacing w:val="8"/>
          <w:lang w:val="es-CO"/>
        </w:rPr>
        <w:t xml:space="preserve"> </w:t>
      </w:r>
      <w:r>
        <w:rPr>
          <w:lang w:val="es-CO"/>
        </w:rPr>
        <w:t>distintas</w:t>
      </w:r>
      <w:r>
        <w:rPr>
          <w:spacing w:val="8"/>
          <w:lang w:val="es-CO"/>
        </w:rPr>
        <w:t xml:space="preserve"> </w:t>
      </w:r>
      <w:r>
        <w:rPr>
          <w:spacing w:val="-2"/>
          <w:lang w:val="es-CO"/>
        </w:rPr>
        <w:t xml:space="preserve">unidades </w:t>
      </w:r>
      <w:r>
        <w:rPr>
          <w:lang w:val="es-CO"/>
        </w:rPr>
        <w:t>para</w:t>
      </w:r>
      <w:r>
        <w:rPr>
          <w:spacing w:val="1"/>
          <w:lang w:val="es-CO"/>
        </w:rPr>
        <w:t xml:space="preserve"> </w:t>
      </w:r>
      <w:r>
        <w:rPr>
          <w:lang w:val="es-CO"/>
        </w:rPr>
        <w:t>mejorar</w:t>
      </w:r>
      <w:r>
        <w:rPr>
          <w:spacing w:val="2"/>
          <w:lang w:val="es-CO"/>
        </w:rPr>
        <w:t xml:space="preserve"> </w:t>
      </w:r>
      <w:r>
        <w:rPr>
          <w:lang w:val="es-CO"/>
        </w:rPr>
        <w:t>la</w:t>
      </w:r>
      <w:r>
        <w:rPr>
          <w:spacing w:val="1"/>
          <w:lang w:val="es-CO"/>
        </w:rPr>
        <w:t xml:space="preserve"> </w:t>
      </w:r>
      <w:r>
        <w:rPr>
          <w:lang w:val="es-CO"/>
        </w:rPr>
        <w:t>estimación</w:t>
      </w:r>
      <w:r>
        <w:rPr>
          <w:spacing w:val="2"/>
          <w:lang w:val="es-CO"/>
        </w:rPr>
        <w:t xml:space="preserve"> </w:t>
      </w:r>
      <w:r>
        <w:rPr>
          <w:lang w:val="es-CO"/>
        </w:rPr>
        <w:t>de</w:t>
      </w:r>
      <w:r>
        <w:rPr>
          <w:spacing w:val="2"/>
          <w:lang w:val="es-CO"/>
        </w:rPr>
        <w:t xml:space="preserve"> </w:t>
      </w:r>
      <w:r>
        <w:rPr>
          <w:lang w:val="es-CO"/>
        </w:rPr>
        <w:t>los</w:t>
      </w:r>
      <w:r>
        <w:rPr>
          <w:spacing w:val="1"/>
          <w:lang w:val="es-CO"/>
        </w:rPr>
        <w:t xml:space="preserve"> </w:t>
      </w:r>
      <w:r>
        <w:rPr>
          <w:lang w:val="es-CO"/>
        </w:rPr>
        <w:t>efectos</w:t>
      </w:r>
      <w:r>
        <w:rPr>
          <w:spacing w:val="2"/>
          <w:lang w:val="es-CO"/>
        </w:rPr>
        <w:t xml:space="preserve"> </w:t>
      </w:r>
      <w:r>
        <w:rPr>
          <w:lang w:val="es-CO"/>
        </w:rPr>
        <w:t>globales</w:t>
      </w:r>
      <w:r>
        <w:rPr>
          <w:spacing w:val="1"/>
          <w:lang w:val="es-CO"/>
        </w:rPr>
        <w:t xml:space="preserve"> </w:t>
      </w:r>
      <w:r>
        <w:rPr>
          <w:lang w:val="es-CO"/>
        </w:rPr>
        <w:t>y</w:t>
      </w:r>
      <w:r>
        <w:rPr>
          <w:spacing w:val="2"/>
          <w:lang w:val="es-CO"/>
        </w:rPr>
        <w:t xml:space="preserve"> </w:t>
      </w:r>
      <w:r>
        <w:rPr>
          <w:spacing w:val="-2"/>
          <w:lang w:val="es-CO"/>
        </w:rPr>
        <w:t>locales.</w:t>
      </w:r>
      <w:r>
        <w:rPr>
          <w:lang w:val="es-CO"/>
        </w:rPr>
        <w:tab/>
      </w:r>
    </w:p>
    <w:p w14:paraId="3038B04A" w14:textId="5CF226D9" w:rsidR="00D05FC9" w:rsidRPr="00CC34F8" w:rsidRDefault="00510033">
      <w:pPr>
        <w:pStyle w:val="Ttulo1"/>
        <w:tabs>
          <w:tab w:val="left" w:pos="8414"/>
        </w:tabs>
        <w:spacing w:before="164"/>
        <w:jc w:val="both"/>
        <w:rPr>
          <w:lang w:val="es-CL"/>
        </w:rPr>
      </w:pPr>
      <w:r>
        <w:rPr>
          <w:lang w:val="es-CO"/>
        </w:rPr>
        <w:t>Sin</w:t>
      </w:r>
      <w:r>
        <w:rPr>
          <w:spacing w:val="26"/>
          <w:lang w:val="es-CO"/>
        </w:rPr>
        <w:t xml:space="preserve"> </w:t>
      </w:r>
      <w:r>
        <w:rPr>
          <w:lang w:val="es-CO"/>
        </w:rPr>
        <w:t>embargo,</w:t>
      </w:r>
      <w:r>
        <w:rPr>
          <w:spacing w:val="34"/>
          <w:lang w:val="es-CO"/>
        </w:rPr>
        <w:t xml:space="preserve"> </w:t>
      </w:r>
      <w:r>
        <w:rPr>
          <w:lang w:val="es-CO"/>
        </w:rPr>
        <w:t>los</w:t>
      </w:r>
      <w:r>
        <w:rPr>
          <w:spacing w:val="27"/>
          <w:lang w:val="es-CO"/>
        </w:rPr>
        <w:t xml:space="preserve"> </w:t>
      </w:r>
      <w:r>
        <w:rPr>
          <w:lang w:val="es-CO"/>
        </w:rPr>
        <w:t>modelos</w:t>
      </w:r>
      <w:r>
        <w:rPr>
          <w:spacing w:val="27"/>
          <w:lang w:val="es-CO"/>
        </w:rPr>
        <w:t xml:space="preserve"> </w:t>
      </w:r>
      <w:r>
        <w:rPr>
          <w:lang w:val="es-CO"/>
        </w:rPr>
        <w:t>multiniveles</w:t>
      </w:r>
      <w:r>
        <w:rPr>
          <w:spacing w:val="27"/>
          <w:lang w:val="es-CO"/>
        </w:rPr>
        <w:t xml:space="preserve"> </w:t>
      </w:r>
      <w:r>
        <w:rPr>
          <w:lang w:val="es-CO"/>
        </w:rPr>
        <w:t>también</w:t>
      </w:r>
      <w:r>
        <w:rPr>
          <w:spacing w:val="27"/>
          <w:lang w:val="es-CO"/>
        </w:rPr>
        <w:t xml:space="preserve"> </w:t>
      </w:r>
      <w:r>
        <w:rPr>
          <w:lang w:val="es-CO"/>
        </w:rPr>
        <w:t>presentan</w:t>
      </w:r>
      <w:r>
        <w:rPr>
          <w:spacing w:val="27"/>
          <w:lang w:val="es-CO"/>
        </w:rPr>
        <w:t xml:space="preserve"> </w:t>
      </w:r>
      <w:r>
        <w:rPr>
          <w:lang w:val="es-CO"/>
        </w:rPr>
        <w:t>ciertas</w:t>
      </w:r>
      <w:r>
        <w:rPr>
          <w:spacing w:val="26"/>
          <w:lang w:val="es-CO"/>
        </w:rPr>
        <w:t xml:space="preserve"> </w:t>
      </w:r>
      <w:r>
        <w:rPr>
          <w:lang w:val="es-CO"/>
        </w:rPr>
        <w:t>limitaciones.</w:t>
      </w:r>
      <w:r>
        <w:rPr>
          <w:spacing w:val="62"/>
          <w:w w:val="150"/>
          <w:lang w:val="es-CO"/>
        </w:rPr>
        <w:t xml:space="preserve"> </w:t>
      </w:r>
      <w:r>
        <w:rPr>
          <w:lang w:val="es-CO"/>
        </w:rPr>
        <w:t>Una</w:t>
      </w:r>
      <w:r>
        <w:rPr>
          <w:spacing w:val="27"/>
          <w:lang w:val="es-CO"/>
        </w:rPr>
        <w:t xml:space="preserve"> </w:t>
      </w:r>
      <w:r>
        <w:rPr>
          <w:lang w:val="es-CO"/>
        </w:rPr>
        <w:t>de</w:t>
      </w:r>
      <w:r>
        <w:rPr>
          <w:spacing w:val="27"/>
          <w:lang w:val="es-CO"/>
        </w:rPr>
        <w:t xml:space="preserve"> </w:t>
      </w:r>
      <w:r>
        <w:rPr>
          <w:lang w:val="es-CO"/>
        </w:rPr>
        <w:t>las</w:t>
      </w:r>
      <w:r>
        <w:rPr>
          <w:spacing w:val="27"/>
          <w:lang w:val="es-CO"/>
        </w:rPr>
        <w:t xml:space="preserve"> </w:t>
      </w:r>
      <w:r>
        <w:rPr>
          <w:spacing w:val="-2"/>
          <w:lang w:val="es-CO"/>
        </w:rPr>
        <w:t>prin</w:t>
      </w:r>
      <w:r>
        <w:rPr>
          <w:lang w:val="es-CO"/>
        </w:rPr>
        <w:t>cipales</w:t>
      </w:r>
      <w:r>
        <w:rPr>
          <w:spacing w:val="21"/>
          <w:lang w:val="es-CO"/>
        </w:rPr>
        <w:t xml:space="preserve"> </w:t>
      </w:r>
      <w:r>
        <w:rPr>
          <w:lang w:val="es-CO"/>
        </w:rPr>
        <w:t>puede</w:t>
      </w:r>
      <w:r>
        <w:rPr>
          <w:spacing w:val="22"/>
          <w:lang w:val="es-CO"/>
        </w:rPr>
        <w:t xml:space="preserve"> </w:t>
      </w:r>
      <w:r>
        <w:rPr>
          <w:lang w:val="es-CO"/>
        </w:rPr>
        <w:t>ser</w:t>
      </w:r>
      <w:r>
        <w:rPr>
          <w:spacing w:val="22"/>
          <w:lang w:val="es-CO"/>
        </w:rPr>
        <w:t xml:space="preserve"> </w:t>
      </w:r>
      <w:r>
        <w:rPr>
          <w:lang w:val="es-CO"/>
        </w:rPr>
        <w:t>su</w:t>
      </w:r>
      <w:r>
        <w:rPr>
          <w:spacing w:val="22"/>
          <w:lang w:val="es-CO"/>
        </w:rPr>
        <w:t xml:space="preserve"> </w:t>
      </w:r>
      <w:r>
        <w:rPr>
          <w:lang w:val="es-CO"/>
        </w:rPr>
        <w:t>mayor</w:t>
      </w:r>
      <w:r>
        <w:rPr>
          <w:spacing w:val="22"/>
          <w:lang w:val="es-CO"/>
        </w:rPr>
        <w:t xml:space="preserve"> </w:t>
      </w:r>
      <w:r>
        <w:rPr>
          <w:lang w:val="es-CO"/>
        </w:rPr>
        <w:t>complejidad</w:t>
      </w:r>
      <w:r>
        <w:rPr>
          <w:spacing w:val="22"/>
          <w:lang w:val="es-CO"/>
        </w:rPr>
        <w:t xml:space="preserve"> </w:t>
      </w:r>
      <w:r>
        <w:rPr>
          <w:lang w:val="es-CO"/>
        </w:rPr>
        <w:t>matemática</w:t>
      </w:r>
      <w:r>
        <w:rPr>
          <w:spacing w:val="22"/>
          <w:lang w:val="es-CO"/>
        </w:rPr>
        <w:t xml:space="preserve"> </w:t>
      </w:r>
      <w:r>
        <w:rPr>
          <w:lang w:val="es-CO"/>
        </w:rPr>
        <w:t>y</w:t>
      </w:r>
      <w:r>
        <w:rPr>
          <w:spacing w:val="22"/>
          <w:lang w:val="es-CO"/>
        </w:rPr>
        <w:t xml:space="preserve"> </w:t>
      </w:r>
      <w:r>
        <w:rPr>
          <w:lang w:val="es-CO"/>
        </w:rPr>
        <w:t>computacional,</w:t>
      </w:r>
      <w:r>
        <w:rPr>
          <w:spacing w:val="27"/>
          <w:lang w:val="es-CO"/>
        </w:rPr>
        <w:t xml:space="preserve"> </w:t>
      </w:r>
      <w:r>
        <w:rPr>
          <w:lang w:val="es-CO"/>
        </w:rPr>
        <w:t>lo</w:t>
      </w:r>
      <w:r>
        <w:rPr>
          <w:spacing w:val="22"/>
          <w:lang w:val="es-CO"/>
        </w:rPr>
        <w:t xml:space="preserve"> </w:t>
      </w:r>
      <w:r>
        <w:rPr>
          <w:lang w:val="es-CO"/>
        </w:rPr>
        <w:t>cual</w:t>
      </w:r>
      <w:r>
        <w:rPr>
          <w:spacing w:val="22"/>
          <w:lang w:val="es-CO"/>
        </w:rPr>
        <w:t xml:space="preserve"> </w:t>
      </w:r>
      <w:r>
        <w:rPr>
          <w:lang w:val="es-CO"/>
        </w:rPr>
        <w:t>puede</w:t>
      </w:r>
      <w:r>
        <w:rPr>
          <w:spacing w:val="21"/>
          <w:lang w:val="es-CO"/>
        </w:rPr>
        <w:t xml:space="preserve"> </w:t>
      </w:r>
      <w:r>
        <w:rPr>
          <w:lang w:val="es-CO"/>
        </w:rPr>
        <w:t>dificultar</w:t>
      </w:r>
      <w:r>
        <w:rPr>
          <w:spacing w:val="22"/>
          <w:lang w:val="es-CO"/>
        </w:rPr>
        <w:t xml:space="preserve"> </w:t>
      </w:r>
      <w:r>
        <w:rPr>
          <w:spacing w:val="-5"/>
          <w:lang w:val="es-CO"/>
        </w:rPr>
        <w:lastRenderedPageBreak/>
        <w:t>su im</w:t>
      </w:r>
      <w:r>
        <w:rPr>
          <w:lang w:val="es-CO"/>
        </w:rPr>
        <w:t>plementación</w:t>
      </w:r>
      <w:r>
        <w:rPr>
          <w:spacing w:val="6"/>
          <w:lang w:val="es-CO"/>
        </w:rPr>
        <w:t xml:space="preserve"> </w:t>
      </w:r>
      <w:r>
        <w:rPr>
          <w:lang w:val="es-CO"/>
        </w:rPr>
        <w:t>inicialmente.</w:t>
      </w:r>
      <w:r>
        <w:rPr>
          <w:spacing w:val="26"/>
          <w:lang w:val="es-CO"/>
        </w:rPr>
        <w:t xml:space="preserve"> </w:t>
      </w:r>
      <w:r>
        <w:rPr>
          <w:lang w:val="es-CO"/>
        </w:rPr>
        <w:t>Además,</w:t>
      </w:r>
      <w:r>
        <w:rPr>
          <w:spacing w:val="8"/>
          <w:lang w:val="es-CO"/>
        </w:rPr>
        <w:t xml:space="preserve"> </w:t>
      </w:r>
      <w:r>
        <w:rPr>
          <w:lang w:val="es-CO"/>
        </w:rPr>
        <w:t>la</w:t>
      </w:r>
      <w:r>
        <w:rPr>
          <w:spacing w:val="7"/>
          <w:lang w:val="es-CO"/>
        </w:rPr>
        <w:t xml:space="preserve"> </w:t>
      </w:r>
      <w:r>
        <w:rPr>
          <w:lang w:val="es-CO"/>
        </w:rPr>
        <w:t>selección</w:t>
      </w:r>
      <w:r>
        <w:rPr>
          <w:spacing w:val="7"/>
          <w:lang w:val="es-CO"/>
        </w:rPr>
        <w:t xml:space="preserve"> </w:t>
      </w:r>
      <w:r>
        <w:rPr>
          <w:lang w:val="es-CO"/>
        </w:rPr>
        <w:t>de</w:t>
      </w:r>
      <w:r>
        <w:rPr>
          <w:spacing w:val="6"/>
          <w:lang w:val="es-CO"/>
        </w:rPr>
        <w:t xml:space="preserve"> </w:t>
      </w:r>
      <w:r>
        <w:rPr>
          <w:lang w:val="es-CO"/>
        </w:rPr>
        <w:t>la</w:t>
      </w:r>
      <w:r>
        <w:rPr>
          <w:spacing w:val="7"/>
          <w:lang w:val="es-CO"/>
        </w:rPr>
        <w:t xml:space="preserve"> </w:t>
      </w:r>
      <w:r>
        <w:rPr>
          <w:lang w:val="es-CO"/>
        </w:rPr>
        <w:t>estructura</w:t>
      </w:r>
      <w:r>
        <w:rPr>
          <w:spacing w:val="7"/>
          <w:lang w:val="es-CO"/>
        </w:rPr>
        <w:t xml:space="preserve"> </w:t>
      </w:r>
      <w:r>
        <w:rPr>
          <w:lang w:val="es-CO"/>
        </w:rPr>
        <w:t>adecuada</w:t>
      </w:r>
      <w:r>
        <w:rPr>
          <w:spacing w:val="6"/>
          <w:lang w:val="es-CO"/>
        </w:rPr>
        <w:t xml:space="preserve"> </w:t>
      </w:r>
      <w:r>
        <w:rPr>
          <w:lang w:val="es-CO"/>
        </w:rPr>
        <w:t>del</w:t>
      </w:r>
      <w:r>
        <w:rPr>
          <w:spacing w:val="7"/>
          <w:lang w:val="es-CO"/>
        </w:rPr>
        <w:t xml:space="preserve"> </w:t>
      </w:r>
      <w:r>
        <w:rPr>
          <w:lang w:val="es-CO"/>
        </w:rPr>
        <w:t>modelo</w:t>
      </w:r>
      <w:r>
        <w:rPr>
          <w:spacing w:val="7"/>
          <w:lang w:val="es-CO"/>
        </w:rPr>
        <w:t xml:space="preserve"> </w:t>
      </w:r>
      <w:r>
        <w:rPr>
          <w:lang w:val="es-CO"/>
        </w:rPr>
        <w:t>(es</w:t>
      </w:r>
      <w:r>
        <w:rPr>
          <w:spacing w:val="6"/>
          <w:lang w:val="es-CO"/>
        </w:rPr>
        <w:t xml:space="preserve"> </w:t>
      </w:r>
      <w:r>
        <w:rPr>
          <w:spacing w:val="-2"/>
          <w:lang w:val="es-CO"/>
        </w:rPr>
        <w:t xml:space="preserve">decir, </w:t>
      </w:r>
      <w:r>
        <w:rPr>
          <w:lang w:val="es-CO"/>
        </w:rPr>
        <w:t>cuántos</w:t>
      </w:r>
      <w:r>
        <w:rPr>
          <w:spacing w:val="-11"/>
          <w:lang w:val="es-CO"/>
        </w:rPr>
        <w:t xml:space="preserve"> </w:t>
      </w:r>
      <w:r>
        <w:rPr>
          <w:lang w:val="es-CO"/>
        </w:rPr>
        <w:t>niveles</w:t>
      </w:r>
      <w:r>
        <w:rPr>
          <w:spacing w:val="-10"/>
          <w:lang w:val="es-CO"/>
        </w:rPr>
        <w:t xml:space="preserve"> </w:t>
      </w:r>
      <w:r>
        <w:rPr>
          <w:lang w:val="es-CO"/>
        </w:rPr>
        <w:t>incluir</w:t>
      </w:r>
      <w:r>
        <w:rPr>
          <w:spacing w:val="-10"/>
          <w:lang w:val="es-CO"/>
        </w:rPr>
        <w:t xml:space="preserve"> </w:t>
      </w:r>
      <w:r>
        <w:rPr>
          <w:lang w:val="es-CO"/>
        </w:rPr>
        <w:t>y</w:t>
      </w:r>
      <w:r>
        <w:rPr>
          <w:spacing w:val="-11"/>
          <w:lang w:val="es-CO"/>
        </w:rPr>
        <w:t xml:space="preserve"> </w:t>
      </w:r>
      <w:r>
        <w:rPr>
          <w:lang w:val="es-CO"/>
        </w:rPr>
        <w:t>cómo</w:t>
      </w:r>
      <w:r>
        <w:rPr>
          <w:spacing w:val="-10"/>
          <w:lang w:val="es-CO"/>
        </w:rPr>
        <w:t xml:space="preserve"> </w:t>
      </w:r>
      <w:r>
        <w:rPr>
          <w:lang w:val="es-CO"/>
        </w:rPr>
        <w:t>definir</w:t>
      </w:r>
      <w:r>
        <w:rPr>
          <w:spacing w:val="-10"/>
          <w:lang w:val="es-CO"/>
        </w:rPr>
        <w:t xml:space="preserve"> </w:t>
      </w:r>
      <w:r>
        <w:rPr>
          <w:lang w:val="es-CO"/>
        </w:rPr>
        <w:t>los</w:t>
      </w:r>
      <w:r>
        <w:rPr>
          <w:spacing w:val="-11"/>
          <w:lang w:val="es-CO"/>
        </w:rPr>
        <w:t xml:space="preserve"> </w:t>
      </w:r>
      <w:r>
        <w:rPr>
          <w:lang w:val="es-CO"/>
        </w:rPr>
        <w:t>efectos</w:t>
      </w:r>
      <w:r>
        <w:rPr>
          <w:spacing w:val="-10"/>
          <w:lang w:val="es-CO"/>
        </w:rPr>
        <w:t xml:space="preserve"> </w:t>
      </w:r>
      <w:r>
        <w:rPr>
          <w:lang w:val="es-CO"/>
        </w:rPr>
        <w:t>aleatorios)</w:t>
      </w:r>
      <w:r>
        <w:rPr>
          <w:spacing w:val="-10"/>
          <w:lang w:val="es-CO"/>
        </w:rPr>
        <w:t xml:space="preserve"> </w:t>
      </w:r>
      <w:r>
        <w:rPr>
          <w:lang w:val="es-CO"/>
        </w:rPr>
        <w:t>puede</w:t>
      </w:r>
      <w:r>
        <w:rPr>
          <w:spacing w:val="-11"/>
          <w:lang w:val="es-CO"/>
        </w:rPr>
        <w:t xml:space="preserve"> </w:t>
      </w:r>
      <w:r>
        <w:rPr>
          <w:lang w:val="es-CO"/>
        </w:rPr>
        <w:t>ser</w:t>
      </w:r>
      <w:r>
        <w:rPr>
          <w:spacing w:val="-10"/>
          <w:lang w:val="es-CO"/>
        </w:rPr>
        <w:t xml:space="preserve"> </w:t>
      </w:r>
      <w:r>
        <w:rPr>
          <w:lang w:val="es-CO"/>
        </w:rPr>
        <w:t>complicada</w:t>
      </w:r>
      <w:r>
        <w:rPr>
          <w:spacing w:val="-10"/>
          <w:lang w:val="es-CO"/>
        </w:rPr>
        <w:t xml:space="preserve"> </w:t>
      </w:r>
      <w:r>
        <w:rPr>
          <w:lang w:val="es-CO"/>
        </w:rPr>
        <w:t>y</w:t>
      </w:r>
      <w:r>
        <w:rPr>
          <w:spacing w:val="-11"/>
          <w:lang w:val="es-CO"/>
        </w:rPr>
        <w:t xml:space="preserve"> </w:t>
      </w:r>
      <w:r>
        <w:rPr>
          <w:lang w:val="es-CO"/>
        </w:rPr>
        <w:t>requiere</w:t>
      </w:r>
      <w:r>
        <w:rPr>
          <w:spacing w:val="-10"/>
          <w:lang w:val="es-CO"/>
        </w:rPr>
        <w:t xml:space="preserve"> </w:t>
      </w:r>
      <w:del w:id="140" w:author="Daniel Bertin Ugarte" w:date="2026-01-29T09:00:00Z" w16du:dateUtc="2026-01-29T12:00:00Z">
        <w:r w:rsidDel="001B17D9">
          <w:rPr>
            <w:spacing w:val="-2"/>
            <w:lang w:val="es-CO"/>
          </w:rPr>
          <w:delText xml:space="preserve">conocer </w:delText>
        </w:r>
      </w:del>
      <w:ins w:id="141" w:author="Daniel Bertin Ugarte" w:date="2026-01-29T09:00:00Z" w16du:dateUtc="2026-01-29T12:00:00Z">
        <w:r w:rsidR="001B17D9">
          <w:rPr>
            <w:spacing w:val="-2"/>
            <w:lang w:val="es-CO"/>
          </w:rPr>
          <w:t xml:space="preserve">típicamente de un conocimiento exhaustivo de </w:t>
        </w:r>
      </w:ins>
      <w:r>
        <w:rPr>
          <w:lang w:val="es-CO"/>
        </w:rPr>
        <w:t>la dinámica</w:t>
      </w:r>
      <w:r>
        <w:rPr>
          <w:spacing w:val="-10"/>
          <w:lang w:val="es-CO"/>
        </w:rPr>
        <w:t xml:space="preserve"> </w:t>
      </w:r>
      <w:r>
        <w:rPr>
          <w:lang w:val="es-CO"/>
        </w:rPr>
        <w:t>espacial</w:t>
      </w:r>
      <w:r>
        <w:rPr>
          <w:spacing w:val="-10"/>
          <w:lang w:val="es-CO"/>
        </w:rPr>
        <w:t xml:space="preserve"> </w:t>
      </w:r>
      <w:r>
        <w:rPr>
          <w:lang w:val="es-CO"/>
        </w:rPr>
        <w:t>del</w:t>
      </w:r>
      <w:r>
        <w:rPr>
          <w:spacing w:val="-10"/>
          <w:lang w:val="es-CO"/>
        </w:rPr>
        <w:t xml:space="preserve"> </w:t>
      </w:r>
      <w:r>
        <w:rPr>
          <w:lang w:val="es-CO"/>
        </w:rPr>
        <w:t>fenómeno</w:t>
      </w:r>
      <w:r>
        <w:rPr>
          <w:spacing w:val="-10"/>
          <w:lang w:val="es-CO"/>
        </w:rPr>
        <w:t xml:space="preserve"> </w:t>
      </w:r>
      <w:r>
        <w:rPr>
          <w:lang w:val="es-CO"/>
        </w:rPr>
        <w:t>en</w:t>
      </w:r>
      <w:r>
        <w:rPr>
          <w:spacing w:val="-10"/>
          <w:lang w:val="es-CO"/>
        </w:rPr>
        <w:t xml:space="preserve"> </w:t>
      </w:r>
      <w:r>
        <w:rPr>
          <w:lang w:val="es-CO"/>
        </w:rPr>
        <w:t>estudio</w:t>
      </w:r>
      <w:r>
        <w:rPr>
          <w:spacing w:val="-10"/>
          <w:lang w:val="es-CO"/>
        </w:rPr>
        <w:t xml:space="preserve"> </w:t>
      </w:r>
      <w:r>
        <w:rPr>
          <w:lang w:val="es-CO"/>
        </w:rPr>
        <w:t>(Kumar et al.,</w:t>
      </w:r>
      <w:r>
        <w:rPr>
          <w:spacing w:val="-10"/>
          <w:lang w:val="es-CO"/>
        </w:rPr>
        <w:t xml:space="preserve"> </w:t>
      </w:r>
      <w:hyperlink w:anchor="_bookmark33">
        <w:r>
          <w:rPr>
            <w:color w:val="00004C"/>
            <w:lang w:val="es-CO"/>
          </w:rPr>
          <w:t>2011</w:t>
        </w:r>
      </w:hyperlink>
      <w:r>
        <w:rPr>
          <w:lang w:val="es-CO"/>
        </w:rPr>
        <w:t>).</w:t>
      </w:r>
      <w:r>
        <w:rPr>
          <w:spacing w:val="1"/>
          <w:lang w:val="es-CO"/>
        </w:rPr>
        <w:t xml:space="preserve"> </w:t>
      </w:r>
      <w:r>
        <w:rPr>
          <w:spacing w:val="-4"/>
          <w:lang w:val="es-CO"/>
        </w:rPr>
        <w:t xml:space="preserve">Otro </w:t>
      </w:r>
      <w:r>
        <w:rPr>
          <w:lang w:val="es-CO"/>
        </w:rPr>
        <w:t>desafío</w:t>
      </w:r>
      <w:r>
        <w:rPr>
          <w:spacing w:val="4"/>
          <w:lang w:val="es-CO"/>
        </w:rPr>
        <w:t xml:space="preserve"> </w:t>
      </w:r>
      <w:r>
        <w:rPr>
          <w:lang w:val="es-CO"/>
        </w:rPr>
        <w:t>es</w:t>
      </w:r>
      <w:r>
        <w:rPr>
          <w:spacing w:val="5"/>
          <w:lang w:val="es-CO"/>
        </w:rPr>
        <w:t xml:space="preserve"> </w:t>
      </w:r>
      <w:r>
        <w:rPr>
          <w:lang w:val="es-CO"/>
        </w:rPr>
        <w:t>la</w:t>
      </w:r>
      <w:r>
        <w:rPr>
          <w:spacing w:val="5"/>
          <w:lang w:val="es-CO"/>
        </w:rPr>
        <w:t xml:space="preserve"> </w:t>
      </w:r>
      <w:r>
        <w:rPr>
          <w:lang w:val="es-CO"/>
        </w:rPr>
        <w:t>interpretación</w:t>
      </w:r>
      <w:r>
        <w:rPr>
          <w:spacing w:val="5"/>
          <w:lang w:val="es-CO"/>
        </w:rPr>
        <w:t xml:space="preserve"> </w:t>
      </w:r>
      <w:r>
        <w:rPr>
          <w:lang w:val="es-CO"/>
        </w:rPr>
        <w:t>de</w:t>
      </w:r>
      <w:r>
        <w:rPr>
          <w:spacing w:val="4"/>
          <w:lang w:val="es-CO"/>
        </w:rPr>
        <w:t xml:space="preserve"> </w:t>
      </w:r>
      <w:r>
        <w:rPr>
          <w:lang w:val="es-CO"/>
        </w:rPr>
        <w:t>los</w:t>
      </w:r>
      <w:r>
        <w:rPr>
          <w:spacing w:val="5"/>
          <w:lang w:val="es-CO"/>
        </w:rPr>
        <w:t xml:space="preserve"> </w:t>
      </w:r>
      <w:r>
        <w:rPr>
          <w:lang w:val="es-CO"/>
        </w:rPr>
        <w:t>efectos</w:t>
      </w:r>
      <w:r>
        <w:rPr>
          <w:spacing w:val="5"/>
          <w:lang w:val="es-CO"/>
        </w:rPr>
        <w:t xml:space="preserve"> </w:t>
      </w:r>
      <w:r>
        <w:rPr>
          <w:lang w:val="es-CO"/>
        </w:rPr>
        <w:t>aleatorios,</w:t>
      </w:r>
      <w:r>
        <w:rPr>
          <w:spacing w:val="5"/>
          <w:lang w:val="es-CO"/>
        </w:rPr>
        <w:t xml:space="preserve"> </w:t>
      </w:r>
      <w:r>
        <w:rPr>
          <w:lang w:val="es-CO"/>
        </w:rPr>
        <w:t>ya</w:t>
      </w:r>
      <w:r>
        <w:rPr>
          <w:spacing w:val="5"/>
          <w:lang w:val="es-CO"/>
        </w:rPr>
        <w:t xml:space="preserve"> </w:t>
      </w:r>
      <w:r>
        <w:rPr>
          <w:lang w:val="es-CO"/>
        </w:rPr>
        <w:t>que</w:t>
      </w:r>
      <w:r>
        <w:rPr>
          <w:spacing w:val="4"/>
          <w:lang w:val="es-CO"/>
        </w:rPr>
        <w:t xml:space="preserve"> </w:t>
      </w:r>
      <w:r>
        <w:rPr>
          <w:lang w:val="es-CO"/>
        </w:rPr>
        <w:t>estos</w:t>
      </w:r>
      <w:r>
        <w:rPr>
          <w:spacing w:val="5"/>
          <w:lang w:val="es-CO"/>
        </w:rPr>
        <w:t xml:space="preserve"> </w:t>
      </w:r>
      <w:r>
        <w:rPr>
          <w:lang w:val="es-CO"/>
        </w:rPr>
        <w:t>pueden</w:t>
      </w:r>
      <w:r>
        <w:rPr>
          <w:spacing w:val="5"/>
          <w:lang w:val="es-CO"/>
        </w:rPr>
        <w:t xml:space="preserve"> </w:t>
      </w:r>
      <w:r>
        <w:rPr>
          <w:lang w:val="es-CO"/>
        </w:rPr>
        <w:t>ser</w:t>
      </w:r>
      <w:r>
        <w:rPr>
          <w:spacing w:val="5"/>
          <w:lang w:val="es-CO"/>
        </w:rPr>
        <w:t xml:space="preserve"> </w:t>
      </w:r>
      <w:r>
        <w:rPr>
          <w:lang w:val="es-CO"/>
        </w:rPr>
        <w:t>difíciles</w:t>
      </w:r>
      <w:r>
        <w:rPr>
          <w:spacing w:val="5"/>
          <w:lang w:val="es-CO"/>
        </w:rPr>
        <w:t xml:space="preserve"> </w:t>
      </w:r>
      <w:r>
        <w:rPr>
          <w:lang w:val="es-CO"/>
        </w:rPr>
        <w:t>de</w:t>
      </w:r>
      <w:r>
        <w:rPr>
          <w:spacing w:val="4"/>
          <w:lang w:val="es-CO"/>
        </w:rPr>
        <w:t xml:space="preserve"> </w:t>
      </w:r>
      <w:r>
        <w:rPr>
          <w:spacing w:val="-2"/>
          <w:lang w:val="es-CO"/>
        </w:rPr>
        <w:t xml:space="preserve">comunicar </w:t>
      </w:r>
      <w:r>
        <w:rPr>
          <w:lang w:val="es-CO"/>
        </w:rPr>
        <w:t>a</w:t>
      </w:r>
      <w:r>
        <w:rPr>
          <w:spacing w:val="4"/>
          <w:lang w:val="es-CO"/>
        </w:rPr>
        <w:t xml:space="preserve"> </w:t>
      </w:r>
      <w:r>
        <w:rPr>
          <w:lang w:val="es-CO"/>
        </w:rPr>
        <w:t>audiencias</w:t>
      </w:r>
      <w:r>
        <w:rPr>
          <w:spacing w:val="4"/>
          <w:lang w:val="es-CO"/>
        </w:rPr>
        <w:t xml:space="preserve"> </w:t>
      </w:r>
      <w:del w:id="142" w:author="Daniel Bertin Ugarte" w:date="2026-01-29T09:01:00Z" w16du:dateUtc="2026-01-29T12:01:00Z">
        <w:r w:rsidDel="00E162C8">
          <w:rPr>
            <w:lang w:val="es-CO"/>
          </w:rPr>
          <w:delText>que</w:delText>
        </w:r>
      </w:del>
      <w:r>
        <w:rPr>
          <w:spacing w:val="4"/>
          <w:lang w:val="es-CO"/>
        </w:rPr>
        <w:t xml:space="preserve"> </w:t>
      </w:r>
      <w:r>
        <w:rPr>
          <w:lang w:val="es-CO"/>
        </w:rPr>
        <w:t>no</w:t>
      </w:r>
      <w:r>
        <w:rPr>
          <w:spacing w:val="4"/>
          <w:lang w:val="es-CO"/>
        </w:rPr>
        <w:t xml:space="preserve"> </w:t>
      </w:r>
      <w:del w:id="143" w:author="Daniel Bertin Ugarte" w:date="2026-01-29T09:01:00Z" w16du:dateUtc="2026-01-29T12:01:00Z">
        <w:r w:rsidDel="00E162C8">
          <w:rPr>
            <w:lang w:val="es-CO"/>
          </w:rPr>
          <w:delText>están</w:delText>
        </w:r>
        <w:r w:rsidDel="00E162C8">
          <w:rPr>
            <w:spacing w:val="5"/>
            <w:lang w:val="es-CO"/>
          </w:rPr>
          <w:delText xml:space="preserve"> </w:delText>
        </w:r>
      </w:del>
      <w:r>
        <w:rPr>
          <w:lang w:val="es-CO"/>
        </w:rPr>
        <w:t>familiarizadas</w:t>
      </w:r>
      <w:r>
        <w:rPr>
          <w:spacing w:val="4"/>
          <w:lang w:val="es-CO"/>
        </w:rPr>
        <w:t xml:space="preserve"> </w:t>
      </w:r>
      <w:r>
        <w:rPr>
          <w:lang w:val="es-CO"/>
        </w:rPr>
        <w:t>con</w:t>
      </w:r>
      <w:r>
        <w:rPr>
          <w:spacing w:val="4"/>
          <w:lang w:val="es-CO"/>
        </w:rPr>
        <w:t xml:space="preserve"> </w:t>
      </w:r>
      <w:ins w:id="144" w:author="Daniel Bertin Ugarte" w:date="2026-01-29T09:01:00Z" w16du:dateUtc="2026-01-29T12:01:00Z">
        <w:r w:rsidR="00E162C8">
          <w:rPr>
            <w:spacing w:val="4"/>
            <w:lang w:val="es-CO"/>
          </w:rPr>
          <w:t>e</w:t>
        </w:r>
      </w:ins>
      <w:r>
        <w:rPr>
          <w:lang w:val="es-CO"/>
        </w:rPr>
        <w:t>l</w:t>
      </w:r>
      <w:del w:id="145" w:author="Daniel Bertin Ugarte" w:date="2026-01-29T09:01:00Z" w16du:dateUtc="2026-01-29T12:01:00Z">
        <w:r w:rsidDel="00E162C8">
          <w:rPr>
            <w:lang w:val="es-CO"/>
          </w:rPr>
          <w:delText>a</w:delText>
        </w:r>
      </w:del>
      <w:r>
        <w:rPr>
          <w:spacing w:val="4"/>
          <w:lang w:val="es-CO"/>
        </w:rPr>
        <w:t xml:space="preserve"> </w:t>
      </w:r>
      <w:del w:id="146" w:author="Daniel Bertin Ugarte" w:date="2026-01-29T09:01:00Z" w16du:dateUtc="2026-01-29T12:01:00Z">
        <w:r w:rsidDel="00E162C8">
          <w:rPr>
            <w:spacing w:val="-2"/>
            <w:lang w:val="es-CO"/>
          </w:rPr>
          <w:delText>estadística</w:delText>
        </w:r>
      </w:del>
      <w:ins w:id="147" w:author="Daniel Bertin Ugarte" w:date="2026-01-29T09:01:00Z" w16du:dateUtc="2026-01-29T12:01:00Z">
        <w:r w:rsidR="00E162C8">
          <w:rPr>
            <w:spacing w:val="-2"/>
            <w:lang w:val="es-CO"/>
          </w:rPr>
          <w:t>tema</w:t>
        </w:r>
      </w:ins>
      <w:r>
        <w:rPr>
          <w:spacing w:val="-2"/>
          <w:lang w:val="es-CO"/>
        </w:rPr>
        <w:t>.</w:t>
      </w:r>
      <w:r>
        <w:rPr>
          <w:lang w:val="es-CO"/>
        </w:rPr>
        <w:tab/>
      </w:r>
    </w:p>
    <w:p w14:paraId="09CFE1ED" w14:textId="77777777" w:rsidR="00D05FC9" w:rsidRDefault="00510033">
      <w:pPr>
        <w:pStyle w:val="Ttulo1"/>
        <w:tabs>
          <w:tab w:val="left" w:pos="8414"/>
        </w:tabs>
        <w:spacing w:before="165"/>
        <w:rPr>
          <w:lang w:val="es-CO"/>
        </w:rPr>
      </w:pPr>
      <w:r>
        <w:rPr>
          <w:lang w:val="es-CO"/>
        </w:rPr>
        <w:t>Existen</w:t>
      </w:r>
      <w:r>
        <w:rPr>
          <w:spacing w:val="16"/>
          <w:lang w:val="es-CO"/>
        </w:rPr>
        <w:t xml:space="preserve"> </w:t>
      </w:r>
      <w:r>
        <w:rPr>
          <w:lang w:val="es-CO"/>
        </w:rPr>
        <w:t>diversos</w:t>
      </w:r>
      <w:r>
        <w:rPr>
          <w:spacing w:val="17"/>
          <w:lang w:val="es-CO"/>
        </w:rPr>
        <w:t xml:space="preserve"> </w:t>
      </w:r>
      <w:r>
        <w:rPr>
          <w:lang w:val="es-CO"/>
        </w:rPr>
        <w:t>lenguajes</w:t>
      </w:r>
      <w:r>
        <w:rPr>
          <w:spacing w:val="17"/>
          <w:lang w:val="es-CO"/>
        </w:rPr>
        <w:t xml:space="preserve"> </w:t>
      </w:r>
      <w:r>
        <w:rPr>
          <w:lang w:val="es-CO"/>
        </w:rPr>
        <w:t>de</w:t>
      </w:r>
      <w:r>
        <w:rPr>
          <w:spacing w:val="16"/>
          <w:lang w:val="es-CO"/>
        </w:rPr>
        <w:t xml:space="preserve"> </w:t>
      </w:r>
      <w:r>
        <w:rPr>
          <w:lang w:val="es-CO"/>
        </w:rPr>
        <w:t>programación</w:t>
      </w:r>
      <w:r>
        <w:rPr>
          <w:spacing w:val="17"/>
          <w:lang w:val="es-CO"/>
        </w:rPr>
        <w:t xml:space="preserve"> </w:t>
      </w:r>
      <w:r>
        <w:rPr>
          <w:lang w:val="es-CO"/>
        </w:rPr>
        <w:t>y</w:t>
      </w:r>
      <w:r>
        <w:rPr>
          <w:spacing w:val="17"/>
          <w:lang w:val="es-CO"/>
        </w:rPr>
        <w:t xml:space="preserve"> </w:t>
      </w:r>
      <w:r>
        <w:rPr>
          <w:lang w:val="es-CO"/>
        </w:rPr>
        <w:t>paquetes</w:t>
      </w:r>
      <w:r>
        <w:rPr>
          <w:spacing w:val="17"/>
          <w:lang w:val="es-CO"/>
        </w:rPr>
        <w:t xml:space="preserve"> </w:t>
      </w:r>
      <w:r>
        <w:rPr>
          <w:lang w:val="es-CO"/>
        </w:rPr>
        <w:t>que</w:t>
      </w:r>
      <w:r>
        <w:rPr>
          <w:spacing w:val="16"/>
          <w:lang w:val="es-CO"/>
        </w:rPr>
        <w:t xml:space="preserve"> </w:t>
      </w:r>
      <w:r>
        <w:rPr>
          <w:lang w:val="es-CO"/>
        </w:rPr>
        <w:t>permiten</w:t>
      </w:r>
      <w:r>
        <w:rPr>
          <w:spacing w:val="17"/>
          <w:lang w:val="es-CO"/>
        </w:rPr>
        <w:t xml:space="preserve"> </w:t>
      </w:r>
      <w:r>
        <w:rPr>
          <w:lang w:val="es-CO"/>
        </w:rPr>
        <w:t>trabajar</w:t>
      </w:r>
      <w:r>
        <w:rPr>
          <w:spacing w:val="17"/>
          <w:lang w:val="es-CO"/>
        </w:rPr>
        <w:t xml:space="preserve"> </w:t>
      </w:r>
      <w:r>
        <w:rPr>
          <w:lang w:val="es-CO"/>
        </w:rPr>
        <w:t>con</w:t>
      </w:r>
      <w:r>
        <w:rPr>
          <w:spacing w:val="17"/>
          <w:lang w:val="es-CO"/>
        </w:rPr>
        <w:t xml:space="preserve"> </w:t>
      </w:r>
      <w:r>
        <w:rPr>
          <w:lang w:val="es-CO"/>
        </w:rPr>
        <w:t>modelos</w:t>
      </w:r>
      <w:r>
        <w:rPr>
          <w:spacing w:val="16"/>
          <w:lang w:val="es-CO"/>
        </w:rPr>
        <w:t xml:space="preserve"> </w:t>
      </w:r>
      <w:r>
        <w:rPr>
          <w:spacing w:val="-2"/>
          <w:lang w:val="es-CO"/>
        </w:rPr>
        <w:t>multi</w:t>
      </w:r>
      <w:r>
        <w:rPr>
          <w:lang w:val="es-CO"/>
        </w:rPr>
        <w:t>niveles,</w:t>
      </w:r>
      <w:r>
        <w:rPr>
          <w:spacing w:val="4"/>
          <w:lang w:val="es-CO"/>
        </w:rPr>
        <w:t xml:space="preserve"> </w:t>
      </w:r>
      <w:r>
        <w:rPr>
          <w:lang w:val="es-CO"/>
        </w:rPr>
        <w:t>cada</w:t>
      </w:r>
      <w:r>
        <w:rPr>
          <w:spacing w:val="4"/>
          <w:lang w:val="es-CO"/>
        </w:rPr>
        <w:t xml:space="preserve"> </w:t>
      </w:r>
      <w:r>
        <w:rPr>
          <w:lang w:val="es-CO"/>
        </w:rPr>
        <w:t>uno</w:t>
      </w:r>
      <w:r>
        <w:rPr>
          <w:spacing w:val="4"/>
          <w:lang w:val="es-CO"/>
        </w:rPr>
        <w:t xml:space="preserve"> </w:t>
      </w:r>
      <w:r>
        <w:rPr>
          <w:lang w:val="es-CO"/>
        </w:rPr>
        <w:t>con</w:t>
      </w:r>
      <w:r>
        <w:rPr>
          <w:spacing w:val="4"/>
          <w:lang w:val="es-CO"/>
        </w:rPr>
        <w:t xml:space="preserve"> </w:t>
      </w:r>
      <w:r>
        <w:rPr>
          <w:lang w:val="es-CO"/>
        </w:rPr>
        <w:t>sus</w:t>
      </w:r>
      <w:r>
        <w:rPr>
          <w:spacing w:val="4"/>
          <w:lang w:val="es-CO"/>
        </w:rPr>
        <w:t xml:space="preserve"> </w:t>
      </w:r>
      <w:r>
        <w:rPr>
          <w:lang w:val="es-CO"/>
        </w:rPr>
        <w:t>propias</w:t>
      </w:r>
      <w:r>
        <w:rPr>
          <w:spacing w:val="4"/>
          <w:lang w:val="es-CO"/>
        </w:rPr>
        <w:t xml:space="preserve"> </w:t>
      </w:r>
      <w:r>
        <w:rPr>
          <w:lang w:val="es-CO"/>
        </w:rPr>
        <w:t>ventajas</w:t>
      </w:r>
      <w:r>
        <w:rPr>
          <w:spacing w:val="4"/>
          <w:lang w:val="es-CO"/>
        </w:rPr>
        <w:t xml:space="preserve"> </w:t>
      </w:r>
      <w:r>
        <w:rPr>
          <w:lang w:val="es-CO"/>
        </w:rPr>
        <w:t>y</w:t>
      </w:r>
      <w:r>
        <w:rPr>
          <w:spacing w:val="4"/>
          <w:lang w:val="es-CO"/>
        </w:rPr>
        <w:t xml:space="preserve"> </w:t>
      </w:r>
      <w:r>
        <w:rPr>
          <w:spacing w:val="-2"/>
          <w:lang w:val="es-CO"/>
        </w:rPr>
        <w:t>desventajas.</w:t>
      </w:r>
      <w:r>
        <w:rPr>
          <w:lang w:val="es-CO"/>
        </w:rPr>
        <w:tab/>
      </w:r>
    </w:p>
    <w:p w14:paraId="071AE8D0" w14:textId="72E218C4" w:rsidR="00D05FC9" w:rsidRDefault="00510033">
      <w:pPr>
        <w:pStyle w:val="Ttulo1"/>
        <w:tabs>
          <w:tab w:val="left" w:pos="8414"/>
        </w:tabs>
        <w:spacing w:before="141" w:line="266" w:lineRule="exact"/>
        <w:jc w:val="both"/>
        <w:rPr>
          <w:lang w:val="es-CO"/>
        </w:rPr>
      </w:pPr>
      <w:r>
        <w:rPr>
          <w:rFonts w:ascii="Palatino Linotype" w:hAnsi="Palatino Linotype"/>
          <w:b/>
          <w:lang w:val="es-CO"/>
        </w:rPr>
        <w:t>R</w:t>
      </w:r>
      <w:r>
        <w:rPr>
          <w:rFonts w:ascii="Palatino Linotype" w:hAnsi="Palatino Linotype"/>
          <w:b/>
          <w:spacing w:val="18"/>
          <w:lang w:val="es-CO"/>
        </w:rPr>
        <w:t xml:space="preserve"> </w:t>
      </w:r>
      <w:r>
        <w:rPr>
          <w:rFonts w:ascii="Palatino Linotype" w:hAnsi="Palatino Linotype"/>
          <w:b/>
          <w:lang w:val="es-CO"/>
        </w:rPr>
        <w:t>(lme4</w:t>
      </w:r>
      <w:r>
        <w:rPr>
          <w:rFonts w:ascii="Palatino Linotype" w:hAnsi="Palatino Linotype"/>
          <w:b/>
          <w:spacing w:val="18"/>
          <w:lang w:val="es-CO"/>
        </w:rPr>
        <w:t xml:space="preserve"> </w:t>
      </w:r>
      <w:r>
        <w:rPr>
          <w:rFonts w:ascii="Palatino Linotype" w:hAnsi="Palatino Linotype"/>
          <w:b/>
          <w:lang w:val="es-CO"/>
        </w:rPr>
        <w:t>y</w:t>
      </w:r>
      <w:r>
        <w:rPr>
          <w:rFonts w:ascii="Palatino Linotype" w:hAnsi="Palatino Linotype"/>
          <w:b/>
          <w:spacing w:val="19"/>
          <w:lang w:val="es-CO"/>
        </w:rPr>
        <w:t xml:space="preserve"> </w:t>
      </w:r>
      <w:r>
        <w:rPr>
          <w:rFonts w:ascii="Palatino Linotype" w:hAnsi="Palatino Linotype"/>
          <w:b/>
          <w:lang w:val="es-CO"/>
        </w:rPr>
        <w:t>nlme)</w:t>
      </w:r>
      <w:r>
        <w:rPr>
          <w:lang w:val="es-CO"/>
        </w:rPr>
        <w:t>:</w:t>
      </w:r>
      <w:r>
        <w:rPr>
          <w:spacing w:val="46"/>
          <w:lang w:val="es-CO"/>
        </w:rPr>
        <w:t xml:space="preserve"> </w:t>
      </w:r>
      <w:r>
        <w:rPr>
          <w:lang w:val="es-CO"/>
        </w:rPr>
        <w:t>R</w:t>
      </w:r>
      <w:r>
        <w:rPr>
          <w:spacing w:val="19"/>
          <w:lang w:val="es-CO"/>
        </w:rPr>
        <w:t xml:space="preserve"> </w:t>
      </w:r>
      <w:r>
        <w:rPr>
          <w:lang w:val="es-CO"/>
        </w:rPr>
        <w:t>es</w:t>
      </w:r>
      <w:r>
        <w:rPr>
          <w:spacing w:val="18"/>
          <w:lang w:val="es-CO"/>
        </w:rPr>
        <w:t xml:space="preserve"> </w:t>
      </w:r>
      <w:r>
        <w:rPr>
          <w:lang w:val="es-CO"/>
        </w:rPr>
        <w:t>uno</w:t>
      </w:r>
      <w:r>
        <w:rPr>
          <w:spacing w:val="19"/>
          <w:lang w:val="es-CO"/>
        </w:rPr>
        <w:t xml:space="preserve"> </w:t>
      </w:r>
      <w:r>
        <w:rPr>
          <w:lang w:val="es-CO"/>
        </w:rPr>
        <w:t>de</w:t>
      </w:r>
      <w:r>
        <w:rPr>
          <w:spacing w:val="18"/>
          <w:lang w:val="es-CO"/>
        </w:rPr>
        <w:t xml:space="preserve"> </w:t>
      </w:r>
      <w:r>
        <w:rPr>
          <w:lang w:val="es-CO"/>
        </w:rPr>
        <w:t>los</w:t>
      </w:r>
      <w:r>
        <w:rPr>
          <w:spacing w:val="19"/>
          <w:lang w:val="es-CO"/>
        </w:rPr>
        <w:t xml:space="preserve"> </w:t>
      </w:r>
      <w:r>
        <w:rPr>
          <w:lang w:val="es-CO"/>
        </w:rPr>
        <w:t>lenguajes</w:t>
      </w:r>
      <w:r>
        <w:rPr>
          <w:spacing w:val="18"/>
          <w:lang w:val="es-CO"/>
        </w:rPr>
        <w:t xml:space="preserve"> </w:t>
      </w:r>
      <w:r>
        <w:rPr>
          <w:lang w:val="es-CO"/>
        </w:rPr>
        <w:t>más</w:t>
      </w:r>
      <w:r>
        <w:rPr>
          <w:spacing w:val="19"/>
          <w:lang w:val="es-CO"/>
        </w:rPr>
        <w:t xml:space="preserve"> </w:t>
      </w:r>
      <w:r>
        <w:rPr>
          <w:lang w:val="es-CO"/>
        </w:rPr>
        <w:t>utilizados</w:t>
      </w:r>
      <w:r>
        <w:rPr>
          <w:spacing w:val="18"/>
          <w:lang w:val="es-CO"/>
        </w:rPr>
        <w:t xml:space="preserve"> </w:t>
      </w:r>
      <w:r>
        <w:rPr>
          <w:lang w:val="es-CO"/>
        </w:rPr>
        <w:t>para</w:t>
      </w:r>
      <w:r>
        <w:rPr>
          <w:spacing w:val="18"/>
          <w:lang w:val="es-CO"/>
        </w:rPr>
        <w:t xml:space="preserve"> </w:t>
      </w:r>
      <w:r>
        <w:rPr>
          <w:lang w:val="es-CO"/>
        </w:rPr>
        <w:t>la</w:t>
      </w:r>
      <w:r>
        <w:rPr>
          <w:spacing w:val="19"/>
          <w:lang w:val="es-CO"/>
        </w:rPr>
        <w:t xml:space="preserve"> </w:t>
      </w:r>
      <w:r>
        <w:rPr>
          <w:lang w:val="es-CO"/>
        </w:rPr>
        <w:t>implementación</w:t>
      </w:r>
      <w:r>
        <w:rPr>
          <w:spacing w:val="18"/>
          <w:lang w:val="es-CO"/>
        </w:rPr>
        <w:t xml:space="preserve"> </w:t>
      </w:r>
      <w:r>
        <w:rPr>
          <w:lang w:val="es-CO"/>
        </w:rPr>
        <w:t>de</w:t>
      </w:r>
      <w:r>
        <w:rPr>
          <w:spacing w:val="19"/>
          <w:lang w:val="es-CO"/>
        </w:rPr>
        <w:t xml:space="preserve"> </w:t>
      </w:r>
      <w:r>
        <w:rPr>
          <w:spacing w:val="-2"/>
          <w:lang w:val="es-CO"/>
        </w:rPr>
        <w:t xml:space="preserve">modelos </w:t>
      </w:r>
      <w:r>
        <w:rPr>
          <w:lang w:val="es-CO"/>
        </w:rPr>
        <w:t>multiniveles,</w:t>
      </w:r>
      <w:r>
        <w:rPr>
          <w:spacing w:val="25"/>
          <w:lang w:val="es-CO"/>
        </w:rPr>
        <w:t xml:space="preserve"> </w:t>
      </w:r>
      <w:r>
        <w:rPr>
          <w:lang w:val="es-CO"/>
        </w:rPr>
        <w:t>principalmente</w:t>
      </w:r>
      <w:r>
        <w:rPr>
          <w:spacing w:val="21"/>
          <w:lang w:val="es-CO"/>
        </w:rPr>
        <w:t xml:space="preserve"> </w:t>
      </w:r>
      <w:r>
        <w:rPr>
          <w:lang w:val="es-CO"/>
        </w:rPr>
        <w:t>a</w:t>
      </w:r>
      <w:r>
        <w:rPr>
          <w:spacing w:val="21"/>
          <w:lang w:val="es-CO"/>
        </w:rPr>
        <w:t xml:space="preserve"> </w:t>
      </w:r>
      <w:r>
        <w:rPr>
          <w:lang w:val="es-CO"/>
        </w:rPr>
        <w:t>través</w:t>
      </w:r>
      <w:r>
        <w:rPr>
          <w:spacing w:val="21"/>
          <w:lang w:val="es-CO"/>
        </w:rPr>
        <w:t xml:space="preserve"> </w:t>
      </w:r>
      <w:r>
        <w:rPr>
          <w:lang w:val="es-CO"/>
        </w:rPr>
        <w:t>de</w:t>
      </w:r>
      <w:r>
        <w:rPr>
          <w:spacing w:val="20"/>
          <w:lang w:val="es-CO"/>
        </w:rPr>
        <w:t xml:space="preserve"> </w:t>
      </w:r>
      <w:r>
        <w:rPr>
          <w:lang w:val="es-CO"/>
        </w:rPr>
        <w:t>los</w:t>
      </w:r>
      <w:r>
        <w:rPr>
          <w:spacing w:val="21"/>
          <w:lang w:val="es-CO"/>
        </w:rPr>
        <w:t xml:space="preserve"> </w:t>
      </w:r>
      <w:r>
        <w:rPr>
          <w:lang w:val="es-CO"/>
        </w:rPr>
        <w:t>paquetes</w:t>
      </w:r>
      <w:r>
        <w:rPr>
          <w:spacing w:val="21"/>
          <w:lang w:val="es-CO"/>
        </w:rPr>
        <w:t xml:space="preserve"> </w:t>
      </w:r>
      <w:r>
        <w:rPr>
          <w:lang w:val="es-CO"/>
        </w:rPr>
        <w:t>lme4</w:t>
      </w:r>
      <w:r>
        <w:rPr>
          <w:spacing w:val="21"/>
          <w:lang w:val="es-CO"/>
        </w:rPr>
        <w:t xml:space="preserve"> </w:t>
      </w:r>
      <w:r>
        <w:rPr>
          <w:lang w:val="es-CO"/>
        </w:rPr>
        <w:t>y</w:t>
      </w:r>
      <w:r>
        <w:rPr>
          <w:spacing w:val="21"/>
          <w:lang w:val="es-CO"/>
        </w:rPr>
        <w:t xml:space="preserve"> </w:t>
      </w:r>
      <w:r>
        <w:rPr>
          <w:lang w:val="es-CO"/>
        </w:rPr>
        <w:t>nlme.</w:t>
      </w:r>
      <w:r>
        <w:rPr>
          <w:spacing w:val="66"/>
          <w:lang w:val="es-CO"/>
        </w:rPr>
        <w:t xml:space="preserve"> </w:t>
      </w:r>
      <w:r>
        <w:rPr>
          <w:lang w:val="es-CO"/>
        </w:rPr>
        <w:t>Estos</w:t>
      </w:r>
      <w:r>
        <w:rPr>
          <w:spacing w:val="21"/>
          <w:lang w:val="es-CO"/>
        </w:rPr>
        <w:t xml:space="preserve"> </w:t>
      </w:r>
      <w:r>
        <w:rPr>
          <w:lang w:val="es-CO"/>
        </w:rPr>
        <w:t>paquetes</w:t>
      </w:r>
      <w:r>
        <w:rPr>
          <w:spacing w:val="21"/>
          <w:lang w:val="es-CO"/>
        </w:rPr>
        <w:t xml:space="preserve"> </w:t>
      </w:r>
      <w:r>
        <w:rPr>
          <w:lang w:val="es-CO"/>
        </w:rPr>
        <w:t>permiten</w:t>
      </w:r>
      <w:r>
        <w:rPr>
          <w:spacing w:val="21"/>
          <w:lang w:val="es-CO"/>
        </w:rPr>
        <w:t xml:space="preserve"> </w:t>
      </w:r>
      <w:r>
        <w:rPr>
          <w:spacing w:val="-5"/>
          <w:lang w:val="es-CO"/>
        </w:rPr>
        <w:t xml:space="preserve">una </w:t>
      </w:r>
      <w:r>
        <w:rPr>
          <w:lang w:val="es-CO"/>
        </w:rPr>
        <w:t>gran</w:t>
      </w:r>
      <w:r>
        <w:rPr>
          <w:spacing w:val="13"/>
          <w:lang w:val="es-CO"/>
        </w:rPr>
        <w:t xml:space="preserve"> </w:t>
      </w:r>
      <w:r>
        <w:rPr>
          <w:lang w:val="es-CO"/>
        </w:rPr>
        <w:t>flexibilidad</w:t>
      </w:r>
      <w:r>
        <w:rPr>
          <w:spacing w:val="14"/>
          <w:lang w:val="es-CO"/>
        </w:rPr>
        <w:t xml:space="preserve"> </w:t>
      </w:r>
      <w:r>
        <w:rPr>
          <w:lang w:val="es-CO"/>
        </w:rPr>
        <w:t>para</w:t>
      </w:r>
      <w:r>
        <w:rPr>
          <w:spacing w:val="13"/>
          <w:lang w:val="es-CO"/>
        </w:rPr>
        <w:t xml:space="preserve"> </w:t>
      </w:r>
      <w:r>
        <w:rPr>
          <w:lang w:val="es-CO"/>
        </w:rPr>
        <w:t>especificar</w:t>
      </w:r>
      <w:r>
        <w:rPr>
          <w:spacing w:val="14"/>
          <w:lang w:val="es-CO"/>
        </w:rPr>
        <w:t xml:space="preserve"> </w:t>
      </w:r>
      <w:r>
        <w:rPr>
          <w:lang w:val="es-CO"/>
        </w:rPr>
        <w:t>efectos</w:t>
      </w:r>
      <w:r>
        <w:rPr>
          <w:spacing w:val="13"/>
          <w:lang w:val="es-CO"/>
        </w:rPr>
        <w:t xml:space="preserve"> </w:t>
      </w:r>
      <w:r>
        <w:rPr>
          <w:lang w:val="es-CO"/>
        </w:rPr>
        <w:t>fijos</w:t>
      </w:r>
      <w:r>
        <w:rPr>
          <w:spacing w:val="14"/>
          <w:lang w:val="es-CO"/>
        </w:rPr>
        <w:t xml:space="preserve"> </w:t>
      </w:r>
      <w:r>
        <w:rPr>
          <w:lang w:val="es-CO"/>
        </w:rPr>
        <w:t>y</w:t>
      </w:r>
      <w:r>
        <w:rPr>
          <w:spacing w:val="13"/>
          <w:lang w:val="es-CO"/>
        </w:rPr>
        <w:t xml:space="preserve"> </w:t>
      </w:r>
      <w:r>
        <w:rPr>
          <w:lang w:val="es-CO"/>
        </w:rPr>
        <w:t>aleatorios,</w:t>
      </w:r>
      <w:r>
        <w:rPr>
          <w:spacing w:val="16"/>
          <w:lang w:val="es-CO"/>
        </w:rPr>
        <w:t xml:space="preserve"> </w:t>
      </w:r>
      <w:r>
        <w:rPr>
          <w:lang w:val="es-CO"/>
        </w:rPr>
        <w:t>y</w:t>
      </w:r>
      <w:r>
        <w:rPr>
          <w:spacing w:val="13"/>
          <w:lang w:val="es-CO"/>
        </w:rPr>
        <w:t xml:space="preserve"> </w:t>
      </w:r>
      <w:r>
        <w:rPr>
          <w:lang w:val="es-CO"/>
        </w:rPr>
        <w:t>ofrecen</w:t>
      </w:r>
      <w:r>
        <w:rPr>
          <w:spacing w:val="14"/>
          <w:lang w:val="es-CO"/>
        </w:rPr>
        <w:t xml:space="preserve"> </w:t>
      </w:r>
      <w:r>
        <w:rPr>
          <w:lang w:val="es-CO"/>
        </w:rPr>
        <w:t>herramientas</w:t>
      </w:r>
      <w:r>
        <w:rPr>
          <w:spacing w:val="13"/>
          <w:lang w:val="es-CO"/>
        </w:rPr>
        <w:t xml:space="preserve"> </w:t>
      </w:r>
      <w:r>
        <w:rPr>
          <w:lang w:val="es-CO"/>
        </w:rPr>
        <w:t>avanzadas</w:t>
      </w:r>
      <w:r>
        <w:rPr>
          <w:spacing w:val="14"/>
          <w:lang w:val="es-CO"/>
        </w:rPr>
        <w:t xml:space="preserve"> </w:t>
      </w:r>
      <w:r>
        <w:rPr>
          <w:spacing w:val="-4"/>
          <w:lang w:val="es-CO"/>
        </w:rPr>
        <w:t xml:space="preserve">para </w:t>
      </w:r>
      <w:r>
        <w:rPr>
          <w:lang w:val="es-CO"/>
        </w:rPr>
        <w:t>la</w:t>
      </w:r>
      <w:r>
        <w:rPr>
          <w:spacing w:val="19"/>
          <w:lang w:val="es-CO"/>
        </w:rPr>
        <w:t xml:space="preserve"> </w:t>
      </w:r>
      <w:r>
        <w:rPr>
          <w:lang w:val="es-CO"/>
        </w:rPr>
        <w:t>visualización</w:t>
      </w:r>
      <w:r>
        <w:rPr>
          <w:spacing w:val="20"/>
          <w:lang w:val="es-CO"/>
        </w:rPr>
        <w:t xml:space="preserve"> </w:t>
      </w:r>
      <w:r>
        <w:rPr>
          <w:lang w:val="es-CO"/>
        </w:rPr>
        <w:t>de</w:t>
      </w:r>
      <w:r>
        <w:rPr>
          <w:spacing w:val="20"/>
          <w:lang w:val="es-CO"/>
        </w:rPr>
        <w:t xml:space="preserve"> </w:t>
      </w:r>
      <w:r>
        <w:rPr>
          <w:lang w:val="es-CO"/>
        </w:rPr>
        <w:t>resultados.</w:t>
      </w:r>
      <w:r>
        <w:rPr>
          <w:spacing w:val="65"/>
          <w:lang w:val="es-CO"/>
        </w:rPr>
        <w:t xml:space="preserve"> </w:t>
      </w:r>
      <w:r>
        <w:rPr>
          <w:lang w:val="es-CO"/>
        </w:rPr>
        <w:t>Una</w:t>
      </w:r>
      <w:r>
        <w:rPr>
          <w:spacing w:val="20"/>
          <w:lang w:val="es-CO"/>
        </w:rPr>
        <w:t xml:space="preserve"> </w:t>
      </w:r>
      <w:r>
        <w:rPr>
          <w:lang w:val="es-CO"/>
        </w:rPr>
        <w:t>ventaja</w:t>
      </w:r>
      <w:r>
        <w:rPr>
          <w:spacing w:val="20"/>
          <w:lang w:val="es-CO"/>
        </w:rPr>
        <w:t xml:space="preserve"> </w:t>
      </w:r>
      <w:r>
        <w:rPr>
          <w:lang w:val="es-CO"/>
        </w:rPr>
        <w:t>importante</w:t>
      </w:r>
      <w:r>
        <w:rPr>
          <w:spacing w:val="19"/>
          <w:lang w:val="es-CO"/>
        </w:rPr>
        <w:t xml:space="preserve"> </w:t>
      </w:r>
      <w:r>
        <w:rPr>
          <w:lang w:val="es-CO"/>
        </w:rPr>
        <w:t>de</w:t>
      </w:r>
      <w:r>
        <w:rPr>
          <w:spacing w:val="20"/>
          <w:lang w:val="es-CO"/>
        </w:rPr>
        <w:t xml:space="preserve"> </w:t>
      </w:r>
      <w:r>
        <w:rPr>
          <w:lang w:val="es-CO"/>
        </w:rPr>
        <w:t>R</w:t>
      </w:r>
      <w:r>
        <w:rPr>
          <w:spacing w:val="20"/>
          <w:lang w:val="es-CO"/>
        </w:rPr>
        <w:t xml:space="preserve"> </w:t>
      </w:r>
      <w:r>
        <w:rPr>
          <w:lang w:val="es-CO"/>
        </w:rPr>
        <w:t>es</w:t>
      </w:r>
      <w:r>
        <w:rPr>
          <w:spacing w:val="20"/>
          <w:lang w:val="es-CO"/>
        </w:rPr>
        <w:t xml:space="preserve"> </w:t>
      </w:r>
      <w:r>
        <w:rPr>
          <w:lang w:val="es-CO"/>
        </w:rPr>
        <w:t>su</w:t>
      </w:r>
      <w:r>
        <w:rPr>
          <w:spacing w:val="19"/>
          <w:lang w:val="es-CO"/>
        </w:rPr>
        <w:t xml:space="preserve"> </w:t>
      </w:r>
      <w:r>
        <w:rPr>
          <w:lang w:val="es-CO"/>
        </w:rPr>
        <w:t>comunidad</w:t>
      </w:r>
      <w:r>
        <w:rPr>
          <w:spacing w:val="20"/>
          <w:lang w:val="es-CO"/>
        </w:rPr>
        <w:t xml:space="preserve"> </w:t>
      </w:r>
      <w:r>
        <w:rPr>
          <w:lang w:val="es-CO"/>
        </w:rPr>
        <w:t>amplia</w:t>
      </w:r>
      <w:r>
        <w:rPr>
          <w:spacing w:val="20"/>
          <w:lang w:val="es-CO"/>
        </w:rPr>
        <w:t xml:space="preserve"> </w:t>
      </w:r>
      <w:r>
        <w:rPr>
          <w:lang w:val="es-CO"/>
        </w:rPr>
        <w:t>y</w:t>
      </w:r>
      <w:r>
        <w:rPr>
          <w:spacing w:val="19"/>
          <w:lang w:val="es-CO"/>
        </w:rPr>
        <w:t xml:space="preserve"> </w:t>
      </w:r>
      <w:r>
        <w:rPr>
          <w:lang w:val="es-CO"/>
        </w:rPr>
        <w:t>activa,</w:t>
      </w:r>
      <w:r>
        <w:rPr>
          <w:spacing w:val="25"/>
          <w:lang w:val="es-CO"/>
        </w:rPr>
        <w:t xml:space="preserve"> </w:t>
      </w:r>
      <w:r>
        <w:rPr>
          <w:spacing w:val="-5"/>
          <w:lang w:val="es-CO"/>
        </w:rPr>
        <w:t xml:space="preserve">lo </w:t>
      </w:r>
      <w:r>
        <w:rPr>
          <w:lang w:val="es-CO"/>
        </w:rPr>
        <w:t>cual</w:t>
      </w:r>
      <w:r>
        <w:rPr>
          <w:spacing w:val="18"/>
          <w:lang w:val="es-CO"/>
        </w:rPr>
        <w:t xml:space="preserve"> </w:t>
      </w:r>
      <w:r>
        <w:rPr>
          <w:lang w:val="es-CO"/>
        </w:rPr>
        <w:t>facilita</w:t>
      </w:r>
      <w:r>
        <w:rPr>
          <w:spacing w:val="20"/>
          <w:lang w:val="es-CO"/>
        </w:rPr>
        <w:t xml:space="preserve"> </w:t>
      </w:r>
      <w:r>
        <w:rPr>
          <w:lang w:val="es-CO"/>
        </w:rPr>
        <w:t>el</w:t>
      </w:r>
      <w:r>
        <w:rPr>
          <w:spacing w:val="18"/>
          <w:lang w:val="es-CO"/>
        </w:rPr>
        <w:t xml:space="preserve"> </w:t>
      </w:r>
      <w:r>
        <w:rPr>
          <w:lang w:val="es-CO"/>
        </w:rPr>
        <w:t>acceso</w:t>
      </w:r>
      <w:r>
        <w:rPr>
          <w:spacing w:val="20"/>
          <w:lang w:val="es-CO"/>
        </w:rPr>
        <w:t xml:space="preserve"> </w:t>
      </w:r>
      <w:r>
        <w:rPr>
          <w:lang w:val="es-CO"/>
        </w:rPr>
        <w:t>a</w:t>
      </w:r>
      <w:r>
        <w:rPr>
          <w:spacing w:val="19"/>
          <w:lang w:val="es-CO"/>
        </w:rPr>
        <w:t xml:space="preserve"> </w:t>
      </w:r>
      <w:r>
        <w:rPr>
          <w:lang w:val="es-CO"/>
        </w:rPr>
        <w:t>documentación</w:t>
      </w:r>
      <w:r>
        <w:rPr>
          <w:spacing w:val="19"/>
          <w:lang w:val="es-CO"/>
        </w:rPr>
        <w:t xml:space="preserve"> </w:t>
      </w:r>
      <w:r>
        <w:rPr>
          <w:lang w:val="es-CO"/>
        </w:rPr>
        <w:t>y</w:t>
      </w:r>
      <w:r>
        <w:rPr>
          <w:spacing w:val="19"/>
          <w:lang w:val="es-CO"/>
        </w:rPr>
        <w:t xml:space="preserve"> </w:t>
      </w:r>
      <w:r>
        <w:rPr>
          <w:lang w:val="es-CO"/>
        </w:rPr>
        <w:t>soporte.</w:t>
      </w:r>
      <w:r>
        <w:rPr>
          <w:spacing w:val="63"/>
          <w:lang w:val="es-CO"/>
        </w:rPr>
        <w:t xml:space="preserve"> </w:t>
      </w:r>
      <w:r>
        <w:rPr>
          <w:lang w:val="es-CO"/>
        </w:rPr>
        <w:t>Sin</w:t>
      </w:r>
      <w:r>
        <w:rPr>
          <w:spacing w:val="20"/>
          <w:lang w:val="es-CO"/>
        </w:rPr>
        <w:t xml:space="preserve"> </w:t>
      </w:r>
      <w:r>
        <w:rPr>
          <w:lang w:val="es-CO"/>
        </w:rPr>
        <w:t>embargo,</w:t>
      </w:r>
      <w:r>
        <w:rPr>
          <w:spacing w:val="23"/>
          <w:lang w:val="es-CO"/>
        </w:rPr>
        <w:t xml:space="preserve"> </w:t>
      </w:r>
      <w:r>
        <w:rPr>
          <w:lang w:val="es-CO"/>
        </w:rPr>
        <w:t>la</w:t>
      </w:r>
      <w:r>
        <w:rPr>
          <w:spacing w:val="19"/>
          <w:lang w:val="es-CO"/>
        </w:rPr>
        <w:t xml:space="preserve"> </w:t>
      </w:r>
      <w:r>
        <w:rPr>
          <w:lang w:val="es-CO"/>
        </w:rPr>
        <w:t>desventaja</w:t>
      </w:r>
      <w:r>
        <w:rPr>
          <w:spacing w:val="20"/>
          <w:lang w:val="es-CO"/>
        </w:rPr>
        <w:t xml:space="preserve"> </w:t>
      </w:r>
      <w:r>
        <w:rPr>
          <w:lang w:val="es-CO"/>
        </w:rPr>
        <w:t>principal</w:t>
      </w:r>
      <w:r>
        <w:rPr>
          <w:spacing w:val="18"/>
          <w:lang w:val="es-CO"/>
        </w:rPr>
        <w:t xml:space="preserve"> </w:t>
      </w:r>
      <w:r>
        <w:rPr>
          <w:lang w:val="es-CO"/>
        </w:rPr>
        <w:t>es</w:t>
      </w:r>
      <w:r>
        <w:rPr>
          <w:spacing w:val="20"/>
          <w:lang w:val="es-CO"/>
        </w:rPr>
        <w:t xml:space="preserve"> </w:t>
      </w:r>
      <w:r>
        <w:rPr>
          <w:lang w:val="es-CO"/>
        </w:rPr>
        <w:t>que</w:t>
      </w:r>
      <w:r>
        <w:rPr>
          <w:spacing w:val="18"/>
          <w:lang w:val="es-CO"/>
        </w:rPr>
        <w:t xml:space="preserve"> </w:t>
      </w:r>
      <w:r>
        <w:rPr>
          <w:spacing w:val="-5"/>
          <w:lang w:val="es-CO"/>
        </w:rPr>
        <w:t xml:space="preserve">el </w:t>
      </w:r>
      <w:ins w:id="148" w:author="Daniel Bertin Ugarte" w:date="2026-01-29T09:03:00Z" w16du:dateUtc="2026-01-29T12:03:00Z">
        <w:r w:rsidR="00E162C8">
          <w:rPr>
            <w:spacing w:val="-5"/>
            <w:lang w:val="es-CO"/>
          </w:rPr>
          <w:t>p</w:t>
        </w:r>
      </w:ins>
      <w:r>
        <w:rPr>
          <w:lang w:val="es-CO"/>
        </w:rPr>
        <w:t>rocesamiento</w:t>
      </w:r>
      <w:r>
        <w:rPr>
          <w:spacing w:val="10"/>
          <w:lang w:val="es-CO"/>
        </w:rPr>
        <w:t xml:space="preserve"> </w:t>
      </w:r>
      <w:r>
        <w:rPr>
          <w:lang w:val="es-CO"/>
        </w:rPr>
        <w:t>de</w:t>
      </w:r>
      <w:r>
        <w:rPr>
          <w:spacing w:val="13"/>
          <w:lang w:val="es-CO"/>
        </w:rPr>
        <w:t xml:space="preserve"> </w:t>
      </w:r>
      <w:r>
        <w:rPr>
          <w:lang w:val="es-CO"/>
        </w:rPr>
        <w:t>grandes</w:t>
      </w:r>
      <w:r>
        <w:rPr>
          <w:spacing w:val="10"/>
          <w:lang w:val="es-CO"/>
        </w:rPr>
        <w:t xml:space="preserve"> </w:t>
      </w:r>
      <w:r>
        <w:rPr>
          <w:lang w:val="es-CO"/>
        </w:rPr>
        <w:t>volúmenes</w:t>
      </w:r>
      <w:r>
        <w:rPr>
          <w:spacing w:val="13"/>
          <w:lang w:val="es-CO"/>
        </w:rPr>
        <w:t xml:space="preserve"> </w:t>
      </w:r>
      <w:r>
        <w:rPr>
          <w:lang w:val="es-CO"/>
        </w:rPr>
        <w:t>de</w:t>
      </w:r>
      <w:r>
        <w:rPr>
          <w:spacing w:val="10"/>
          <w:lang w:val="es-CO"/>
        </w:rPr>
        <w:t xml:space="preserve"> </w:t>
      </w:r>
      <w:r>
        <w:rPr>
          <w:lang w:val="es-CO"/>
        </w:rPr>
        <w:t>datos</w:t>
      </w:r>
      <w:r>
        <w:rPr>
          <w:spacing w:val="11"/>
          <w:lang w:val="es-CO"/>
        </w:rPr>
        <w:t xml:space="preserve"> </w:t>
      </w:r>
      <w:r>
        <w:rPr>
          <w:lang w:val="es-CO"/>
        </w:rPr>
        <w:t>puede</w:t>
      </w:r>
      <w:r>
        <w:rPr>
          <w:spacing w:val="12"/>
          <w:lang w:val="es-CO"/>
        </w:rPr>
        <w:t xml:space="preserve"> </w:t>
      </w:r>
      <w:r>
        <w:rPr>
          <w:lang w:val="es-CO"/>
        </w:rPr>
        <w:t>ser</w:t>
      </w:r>
      <w:r>
        <w:rPr>
          <w:spacing w:val="11"/>
          <w:lang w:val="es-CO"/>
        </w:rPr>
        <w:t xml:space="preserve"> </w:t>
      </w:r>
      <w:r>
        <w:rPr>
          <w:lang w:val="es-CO"/>
        </w:rPr>
        <w:t>lento,</w:t>
      </w:r>
      <w:r>
        <w:rPr>
          <w:spacing w:val="14"/>
          <w:lang w:val="es-CO"/>
        </w:rPr>
        <w:t xml:space="preserve"> </w:t>
      </w:r>
      <w:r>
        <w:rPr>
          <w:lang w:val="es-CO"/>
        </w:rPr>
        <w:t>lo</w:t>
      </w:r>
      <w:r>
        <w:rPr>
          <w:spacing w:val="12"/>
          <w:lang w:val="es-CO"/>
        </w:rPr>
        <w:t xml:space="preserve"> </w:t>
      </w:r>
      <w:r>
        <w:rPr>
          <w:lang w:val="es-CO"/>
        </w:rPr>
        <w:t>que</w:t>
      </w:r>
      <w:r>
        <w:rPr>
          <w:spacing w:val="11"/>
          <w:lang w:val="es-CO"/>
        </w:rPr>
        <w:t xml:space="preserve"> </w:t>
      </w:r>
      <w:r>
        <w:rPr>
          <w:lang w:val="es-CO"/>
        </w:rPr>
        <w:t>limita</w:t>
      </w:r>
      <w:r>
        <w:rPr>
          <w:spacing w:val="11"/>
          <w:lang w:val="es-CO"/>
        </w:rPr>
        <w:t xml:space="preserve"> </w:t>
      </w:r>
      <w:r>
        <w:rPr>
          <w:lang w:val="es-CO"/>
        </w:rPr>
        <w:t>su</w:t>
      </w:r>
      <w:r>
        <w:rPr>
          <w:spacing w:val="12"/>
          <w:lang w:val="es-CO"/>
        </w:rPr>
        <w:t xml:space="preserve"> </w:t>
      </w:r>
      <w:r>
        <w:rPr>
          <w:lang w:val="es-CO"/>
        </w:rPr>
        <w:t>uso</w:t>
      </w:r>
      <w:r>
        <w:rPr>
          <w:spacing w:val="11"/>
          <w:lang w:val="es-CO"/>
        </w:rPr>
        <w:t xml:space="preserve"> </w:t>
      </w:r>
      <w:r>
        <w:rPr>
          <w:lang w:val="es-CO"/>
        </w:rPr>
        <w:t>en</w:t>
      </w:r>
      <w:r>
        <w:rPr>
          <w:spacing w:val="12"/>
          <w:lang w:val="es-CO"/>
        </w:rPr>
        <w:t xml:space="preserve"> </w:t>
      </w:r>
      <w:r>
        <w:rPr>
          <w:lang w:val="es-CO"/>
        </w:rPr>
        <w:t>estudios</w:t>
      </w:r>
      <w:r>
        <w:rPr>
          <w:spacing w:val="11"/>
          <w:lang w:val="es-CO"/>
        </w:rPr>
        <w:t xml:space="preserve"> </w:t>
      </w:r>
      <w:r>
        <w:rPr>
          <w:spacing w:val="-5"/>
          <w:lang w:val="es-CO"/>
        </w:rPr>
        <w:t xml:space="preserve">de </w:t>
      </w:r>
      <w:r>
        <w:rPr>
          <w:lang w:val="es-CO"/>
        </w:rPr>
        <w:t>gran</w:t>
      </w:r>
      <w:r>
        <w:rPr>
          <w:spacing w:val="8"/>
          <w:lang w:val="es-CO"/>
        </w:rPr>
        <w:t xml:space="preserve"> </w:t>
      </w:r>
      <w:r>
        <w:rPr>
          <w:lang w:val="es-CO"/>
        </w:rPr>
        <w:t>escala</w:t>
      </w:r>
      <w:r>
        <w:rPr>
          <w:spacing w:val="8"/>
          <w:lang w:val="es-CO"/>
        </w:rPr>
        <w:t xml:space="preserve"> </w:t>
      </w:r>
      <w:r>
        <w:rPr>
          <w:lang w:val="es-CO"/>
        </w:rPr>
        <w:t>sin</w:t>
      </w:r>
      <w:r>
        <w:rPr>
          <w:spacing w:val="8"/>
          <w:lang w:val="es-CO"/>
        </w:rPr>
        <w:t xml:space="preserve"> </w:t>
      </w:r>
      <w:r>
        <w:rPr>
          <w:lang w:val="es-CO"/>
        </w:rPr>
        <w:t>hardware</w:t>
      </w:r>
      <w:r>
        <w:rPr>
          <w:spacing w:val="9"/>
          <w:lang w:val="es-CO"/>
        </w:rPr>
        <w:t xml:space="preserve"> </w:t>
      </w:r>
      <w:r>
        <w:rPr>
          <w:spacing w:val="-2"/>
          <w:lang w:val="es-CO"/>
        </w:rPr>
        <w:t>especializado.</w:t>
      </w:r>
      <w:r>
        <w:rPr>
          <w:lang w:val="es-CO"/>
        </w:rPr>
        <w:tab/>
      </w:r>
    </w:p>
    <w:p w14:paraId="2E623161" w14:textId="369C9ADC" w:rsidR="00D05FC9" w:rsidRDefault="00510033">
      <w:pPr>
        <w:tabs>
          <w:tab w:val="left" w:pos="8414"/>
        </w:tabs>
        <w:spacing w:before="141" w:line="266" w:lineRule="exact"/>
        <w:ind w:left="113"/>
        <w:jc w:val="both"/>
        <w:rPr>
          <w:lang w:val="es-CO"/>
        </w:rPr>
      </w:pPr>
      <w:r>
        <w:rPr>
          <w:rFonts w:ascii="Palatino Linotype" w:hAnsi="Palatino Linotype"/>
          <w:b/>
          <w:sz w:val="20"/>
          <w:lang w:val="es-CO"/>
        </w:rPr>
        <w:t>Python (statsmodels y PyMC)</w:t>
      </w:r>
      <w:r>
        <w:rPr>
          <w:rFonts w:ascii="Times New Roman" w:hAnsi="Times New Roman"/>
          <w:sz w:val="20"/>
          <w:lang w:val="es-CO"/>
        </w:rPr>
        <w:t xml:space="preserve">: </w:t>
      </w:r>
      <w:r>
        <w:rPr>
          <w:rFonts w:ascii="Times New Roman" w:eastAsia="Times New Roman" w:hAnsi="Times New Roman" w:cs="Times New Roman"/>
          <w:sz w:val="20"/>
          <w:szCs w:val="20"/>
          <w:lang w:val="es-CO"/>
        </w:rPr>
        <w:t>En Python, los modelos multiniveles se pueden implementar utilizando statsmodels para enfoques más tradicionales, o PyMC para un enfoque bayesiano. PyMC es particularmente útil si se desea explorar la incertidumbre de los modelos mediante técnicas como Monte Carlo. Python es conocido por su versatilidad y su capacidad para integrarse con otros tipos de análisis y herramientas de aprendizaje automático</w:t>
      </w:r>
      <w:del w:id="149" w:author="Daniel Bertin Ugarte" w:date="2026-01-29T09:04:00Z" w16du:dateUtc="2026-01-29T12:04:00Z">
        <w:r w:rsidDel="00E162C8">
          <w:rPr>
            <w:rFonts w:ascii="Times New Roman" w:eastAsia="Times New Roman" w:hAnsi="Times New Roman" w:cs="Times New Roman"/>
            <w:sz w:val="20"/>
            <w:szCs w:val="20"/>
            <w:lang w:val="es-CO"/>
          </w:rPr>
          <w:delText xml:space="preserve"> de m</w:delText>
        </w:r>
      </w:del>
      <w:del w:id="150" w:author="Daniel Bertin Ugarte" w:date="2026-01-29T09:03:00Z" w16du:dateUtc="2026-01-29T12:03:00Z">
        <w:r w:rsidDel="00E162C8">
          <w:rPr>
            <w:rFonts w:ascii="Times New Roman" w:eastAsia="Times New Roman" w:hAnsi="Times New Roman" w:cs="Times New Roman"/>
            <w:sz w:val="20"/>
            <w:szCs w:val="20"/>
            <w:lang w:val="es-CO"/>
          </w:rPr>
          <w:delText>a</w:delText>
        </w:r>
      </w:del>
      <w:del w:id="151" w:author="Daniel Bertin Ugarte" w:date="2026-01-29T09:04:00Z" w16du:dateUtc="2026-01-29T12:04:00Z">
        <w:r w:rsidDel="00E162C8">
          <w:rPr>
            <w:rFonts w:ascii="Times New Roman" w:eastAsia="Times New Roman" w:hAnsi="Times New Roman" w:cs="Times New Roman"/>
            <w:sz w:val="20"/>
            <w:szCs w:val="20"/>
            <w:lang w:val="es-CO"/>
          </w:rPr>
          <w:delText>quinas</w:delText>
        </w:r>
      </w:del>
      <w:r>
        <w:rPr>
          <w:rFonts w:ascii="Times New Roman" w:eastAsia="Times New Roman" w:hAnsi="Times New Roman" w:cs="Times New Roman"/>
          <w:sz w:val="20"/>
          <w:szCs w:val="20"/>
          <w:lang w:val="es-CO"/>
        </w:rPr>
        <w:t>.</w:t>
      </w:r>
      <w:r>
        <w:rPr>
          <w:rFonts w:ascii="Times New Roman" w:eastAsia="Times New Roman" w:hAnsi="Times New Roman" w:cs="Times New Roman"/>
          <w:sz w:val="20"/>
          <w:szCs w:val="20"/>
          <w:lang w:val="es-CO"/>
        </w:rPr>
        <w:tab/>
      </w:r>
    </w:p>
    <w:p w14:paraId="080D2A76" w14:textId="77777777" w:rsidR="00D05FC9" w:rsidRDefault="00510033">
      <w:pPr>
        <w:tabs>
          <w:tab w:val="left" w:pos="8414"/>
        </w:tabs>
        <w:spacing w:before="141" w:line="266" w:lineRule="exact"/>
        <w:ind w:left="113"/>
        <w:rPr>
          <w:lang w:val="es-CO"/>
        </w:rPr>
      </w:pPr>
      <w:r>
        <w:rPr>
          <w:rFonts w:ascii="Palatino Linotype" w:hAnsi="Palatino Linotype"/>
          <w:b/>
          <w:sz w:val="20"/>
          <w:lang w:val="es-CO"/>
        </w:rPr>
        <w:t>Stan</w:t>
      </w:r>
      <w:r>
        <w:rPr>
          <w:rFonts w:ascii="Palatino Linotype" w:hAnsi="Palatino Linotype"/>
          <w:b/>
          <w:spacing w:val="21"/>
          <w:sz w:val="20"/>
          <w:lang w:val="es-CO"/>
        </w:rPr>
        <w:t xml:space="preserve"> </w:t>
      </w:r>
      <w:r>
        <w:rPr>
          <w:rFonts w:ascii="Palatino Linotype" w:hAnsi="Palatino Linotype"/>
          <w:b/>
          <w:sz w:val="20"/>
          <w:lang w:val="es-CO"/>
        </w:rPr>
        <w:t>(a</w:t>
      </w:r>
      <w:r>
        <w:rPr>
          <w:rFonts w:ascii="Palatino Linotype" w:hAnsi="Palatino Linotype"/>
          <w:b/>
          <w:spacing w:val="21"/>
          <w:sz w:val="20"/>
          <w:lang w:val="es-CO"/>
        </w:rPr>
        <w:t xml:space="preserve"> </w:t>
      </w:r>
      <w:r>
        <w:rPr>
          <w:rFonts w:ascii="Palatino Linotype" w:hAnsi="Palatino Linotype"/>
          <w:b/>
          <w:sz w:val="20"/>
          <w:lang w:val="es-CO"/>
        </w:rPr>
        <w:t>través</w:t>
      </w:r>
      <w:r>
        <w:rPr>
          <w:rFonts w:ascii="Palatino Linotype" w:hAnsi="Palatino Linotype"/>
          <w:b/>
          <w:spacing w:val="22"/>
          <w:sz w:val="20"/>
          <w:lang w:val="es-CO"/>
        </w:rPr>
        <w:t xml:space="preserve"> </w:t>
      </w:r>
      <w:r>
        <w:rPr>
          <w:rFonts w:ascii="Palatino Linotype" w:hAnsi="Palatino Linotype"/>
          <w:b/>
          <w:sz w:val="20"/>
          <w:lang w:val="es-CO"/>
        </w:rPr>
        <w:t>de</w:t>
      </w:r>
      <w:r>
        <w:rPr>
          <w:rFonts w:ascii="Palatino Linotype" w:hAnsi="Palatino Linotype"/>
          <w:b/>
          <w:spacing w:val="21"/>
          <w:sz w:val="20"/>
          <w:lang w:val="es-CO"/>
        </w:rPr>
        <w:t xml:space="preserve"> </w:t>
      </w:r>
      <w:r>
        <w:rPr>
          <w:rFonts w:ascii="Palatino Linotype" w:hAnsi="Palatino Linotype"/>
          <w:b/>
          <w:sz w:val="20"/>
          <w:lang w:val="es-CO"/>
        </w:rPr>
        <w:t>R</w:t>
      </w:r>
      <w:r>
        <w:rPr>
          <w:rFonts w:ascii="Palatino Linotype" w:hAnsi="Palatino Linotype"/>
          <w:b/>
          <w:spacing w:val="21"/>
          <w:sz w:val="20"/>
          <w:lang w:val="es-CO"/>
        </w:rPr>
        <w:t xml:space="preserve"> </w:t>
      </w:r>
      <w:r>
        <w:rPr>
          <w:rFonts w:ascii="Palatino Linotype" w:hAnsi="Palatino Linotype"/>
          <w:b/>
          <w:sz w:val="20"/>
          <w:lang w:val="es-CO"/>
        </w:rPr>
        <w:t>o</w:t>
      </w:r>
      <w:r>
        <w:rPr>
          <w:rFonts w:ascii="Palatino Linotype" w:hAnsi="Palatino Linotype"/>
          <w:b/>
          <w:spacing w:val="22"/>
          <w:sz w:val="20"/>
          <w:lang w:val="es-CO"/>
        </w:rPr>
        <w:t xml:space="preserve"> </w:t>
      </w:r>
      <w:r>
        <w:rPr>
          <w:rFonts w:ascii="Palatino Linotype" w:hAnsi="Palatino Linotype"/>
          <w:b/>
          <w:sz w:val="20"/>
          <w:lang w:val="es-CO"/>
        </w:rPr>
        <w:t>Python)</w:t>
      </w:r>
      <w:r>
        <w:rPr>
          <w:rFonts w:ascii="Times New Roman" w:hAnsi="Times New Roman"/>
          <w:sz w:val="20"/>
          <w:lang w:val="es-CO"/>
        </w:rPr>
        <w:t>:</w:t>
      </w:r>
      <w:r>
        <w:rPr>
          <w:rFonts w:ascii="Times New Roman" w:hAnsi="Times New Roman"/>
          <w:spacing w:val="51"/>
          <w:sz w:val="20"/>
          <w:lang w:val="es-CO"/>
        </w:rPr>
        <w:t xml:space="preserve"> </w:t>
      </w:r>
      <w:r>
        <w:rPr>
          <w:rFonts w:ascii="Times New Roman" w:eastAsia="Times New Roman" w:hAnsi="Times New Roman" w:cs="Times New Roman"/>
          <w:sz w:val="20"/>
          <w:szCs w:val="20"/>
          <w:lang w:val="es-CO"/>
        </w:rPr>
        <w:t>Stan es un potente lenguaje para realizar inferencia bayesiana y es muy útil para modelos multiniveles complejos. Se puede acceder a través de interfaces en R (rstanarm) o Python (pystan). La principal ventaja de Stan es su precisión en la estimación de modelos complejos, y su capacidad para manejar estructuras jerárquicas detalladas. Sin embargo, su principal desventaja radica en la complejidad computacional y el tiempo necesario para realizar inferencias, especialmente cuando se aplican modelos con múltiples niveles y muchos parámetros.</w:t>
      </w:r>
      <w:r>
        <w:rPr>
          <w:lang w:val="es-CO"/>
        </w:rPr>
        <w:tab/>
      </w:r>
    </w:p>
    <w:p w14:paraId="7C22AAA2" w14:textId="77777777" w:rsidR="00D05FC9" w:rsidRPr="00CC34F8" w:rsidRDefault="00510033">
      <w:pPr>
        <w:pStyle w:val="Ttulo1"/>
        <w:tabs>
          <w:tab w:val="left" w:pos="8414"/>
        </w:tabs>
        <w:spacing w:before="141" w:line="266" w:lineRule="exact"/>
        <w:jc w:val="both"/>
        <w:rPr>
          <w:lang w:val="es-CL"/>
        </w:rPr>
      </w:pPr>
      <w:r>
        <w:rPr>
          <w:rFonts w:ascii="Palatino Linotype" w:hAnsi="Palatino Linotype"/>
          <w:b/>
          <w:lang w:val="es-CO"/>
        </w:rPr>
        <w:t>SPSS</w:t>
      </w:r>
      <w:r>
        <w:rPr>
          <w:rFonts w:ascii="Palatino Linotype" w:hAnsi="Palatino Linotype"/>
          <w:b/>
          <w:spacing w:val="-5"/>
          <w:lang w:val="es-CO"/>
        </w:rPr>
        <w:t xml:space="preserve"> </w:t>
      </w:r>
      <w:r>
        <w:rPr>
          <w:rFonts w:ascii="Palatino Linotype" w:hAnsi="Palatino Linotype"/>
          <w:b/>
          <w:lang w:val="es-CO"/>
        </w:rPr>
        <w:t>y</w:t>
      </w:r>
      <w:r>
        <w:rPr>
          <w:rFonts w:ascii="Palatino Linotype" w:hAnsi="Palatino Linotype"/>
          <w:b/>
          <w:spacing w:val="-5"/>
          <w:lang w:val="es-CO"/>
        </w:rPr>
        <w:t xml:space="preserve"> </w:t>
      </w:r>
      <w:r>
        <w:rPr>
          <w:rFonts w:ascii="Palatino Linotype" w:hAnsi="Palatino Linotype"/>
          <w:b/>
          <w:lang w:val="es-CO"/>
        </w:rPr>
        <w:t>Stata</w:t>
      </w:r>
      <w:r>
        <w:rPr>
          <w:lang w:val="es-CO"/>
        </w:rPr>
        <w:t>:</w:t>
      </w:r>
      <w:r>
        <w:rPr>
          <w:spacing w:val="4"/>
          <w:lang w:val="es-CO"/>
        </w:rPr>
        <w:t xml:space="preserve"> </w:t>
      </w:r>
      <w:r>
        <w:rPr>
          <w:lang w:val="es-CO"/>
        </w:rPr>
        <w:t>Para</w:t>
      </w:r>
      <w:r>
        <w:rPr>
          <w:spacing w:val="-4"/>
          <w:lang w:val="es-CO"/>
        </w:rPr>
        <w:t xml:space="preserve"> </w:t>
      </w:r>
      <w:r>
        <w:rPr>
          <w:lang w:val="es-CO"/>
        </w:rPr>
        <w:t>aquellos</w:t>
      </w:r>
      <w:r>
        <w:rPr>
          <w:spacing w:val="-5"/>
          <w:lang w:val="es-CO"/>
        </w:rPr>
        <w:t xml:space="preserve"> </w:t>
      </w:r>
      <w:r>
        <w:rPr>
          <w:lang w:val="es-CO"/>
        </w:rPr>
        <w:t>que</w:t>
      </w:r>
      <w:r>
        <w:rPr>
          <w:spacing w:val="-5"/>
          <w:lang w:val="es-CO"/>
        </w:rPr>
        <w:t xml:space="preserve"> </w:t>
      </w:r>
      <w:r>
        <w:rPr>
          <w:lang w:val="es-CO"/>
        </w:rPr>
        <w:t>prefieren</w:t>
      </w:r>
      <w:r>
        <w:rPr>
          <w:spacing w:val="-4"/>
          <w:lang w:val="es-CO"/>
        </w:rPr>
        <w:t xml:space="preserve"> </w:t>
      </w:r>
      <w:r>
        <w:rPr>
          <w:lang w:val="es-CO"/>
        </w:rPr>
        <w:t>interfaces</w:t>
      </w:r>
      <w:r>
        <w:rPr>
          <w:spacing w:val="-5"/>
          <w:lang w:val="es-CO"/>
        </w:rPr>
        <w:t xml:space="preserve"> </w:t>
      </w:r>
      <w:r>
        <w:rPr>
          <w:lang w:val="es-CO"/>
        </w:rPr>
        <w:t>gráficas,</w:t>
      </w:r>
      <w:r>
        <w:rPr>
          <w:spacing w:val="-5"/>
          <w:lang w:val="es-CO"/>
        </w:rPr>
        <w:t xml:space="preserve"> </w:t>
      </w:r>
      <w:r>
        <w:rPr>
          <w:lang w:val="es-CO"/>
        </w:rPr>
        <w:t>SPSS</w:t>
      </w:r>
      <w:r>
        <w:rPr>
          <w:spacing w:val="-4"/>
          <w:lang w:val="es-CO"/>
        </w:rPr>
        <w:t xml:space="preserve"> </w:t>
      </w:r>
      <w:r>
        <w:rPr>
          <w:lang w:val="es-CO"/>
        </w:rPr>
        <w:t>y</w:t>
      </w:r>
      <w:r>
        <w:rPr>
          <w:spacing w:val="-5"/>
          <w:lang w:val="es-CO"/>
        </w:rPr>
        <w:t xml:space="preserve"> </w:t>
      </w:r>
      <w:r>
        <w:rPr>
          <w:lang w:val="es-CO"/>
        </w:rPr>
        <w:t>Stata</w:t>
      </w:r>
      <w:r>
        <w:rPr>
          <w:spacing w:val="-5"/>
          <w:lang w:val="es-CO"/>
        </w:rPr>
        <w:t xml:space="preserve"> </w:t>
      </w:r>
      <w:r>
        <w:rPr>
          <w:lang w:val="es-CO"/>
        </w:rPr>
        <w:t>también</w:t>
      </w:r>
      <w:r>
        <w:rPr>
          <w:spacing w:val="-4"/>
          <w:lang w:val="es-CO"/>
        </w:rPr>
        <w:t xml:space="preserve"> </w:t>
      </w:r>
      <w:r>
        <w:rPr>
          <w:lang w:val="es-CO"/>
        </w:rPr>
        <w:t>ofrecen</w:t>
      </w:r>
      <w:r>
        <w:rPr>
          <w:spacing w:val="-5"/>
          <w:lang w:val="es-CO"/>
        </w:rPr>
        <w:t xml:space="preserve"> </w:t>
      </w:r>
      <w:r>
        <w:rPr>
          <w:spacing w:val="-2"/>
          <w:lang w:val="es-CO"/>
        </w:rPr>
        <w:t>capaci</w:t>
      </w:r>
      <w:r>
        <w:rPr>
          <w:lang w:val="es-CO"/>
        </w:rPr>
        <w:t>dades</w:t>
      </w:r>
      <w:r>
        <w:rPr>
          <w:spacing w:val="7"/>
          <w:lang w:val="es-CO"/>
        </w:rPr>
        <w:t xml:space="preserve"> </w:t>
      </w:r>
      <w:r>
        <w:rPr>
          <w:lang w:val="es-CO"/>
        </w:rPr>
        <w:t>para</w:t>
      </w:r>
      <w:r>
        <w:rPr>
          <w:spacing w:val="7"/>
          <w:lang w:val="es-CO"/>
        </w:rPr>
        <w:t xml:space="preserve"> </w:t>
      </w:r>
      <w:r>
        <w:rPr>
          <w:lang w:val="es-CO"/>
        </w:rPr>
        <w:t>trabajar</w:t>
      </w:r>
      <w:r>
        <w:rPr>
          <w:spacing w:val="8"/>
          <w:lang w:val="es-CO"/>
        </w:rPr>
        <w:t xml:space="preserve"> </w:t>
      </w:r>
      <w:r>
        <w:rPr>
          <w:lang w:val="es-CO"/>
        </w:rPr>
        <w:t>con</w:t>
      </w:r>
      <w:r>
        <w:rPr>
          <w:spacing w:val="6"/>
          <w:lang w:val="es-CO"/>
        </w:rPr>
        <w:t xml:space="preserve"> </w:t>
      </w:r>
      <w:r>
        <w:rPr>
          <w:lang w:val="es-CO"/>
        </w:rPr>
        <w:t>modelos</w:t>
      </w:r>
      <w:r>
        <w:rPr>
          <w:spacing w:val="8"/>
          <w:lang w:val="es-CO"/>
        </w:rPr>
        <w:t xml:space="preserve"> </w:t>
      </w:r>
      <w:r>
        <w:rPr>
          <w:lang w:val="es-CO"/>
        </w:rPr>
        <w:t>multiniveles.</w:t>
      </w:r>
      <w:r>
        <w:rPr>
          <w:spacing w:val="19"/>
          <w:lang w:val="es-CO"/>
        </w:rPr>
        <w:t xml:space="preserve"> </w:t>
      </w:r>
      <w:r>
        <w:rPr>
          <w:lang w:val="es-CO"/>
        </w:rPr>
        <w:t>Estas</w:t>
      </w:r>
      <w:r>
        <w:rPr>
          <w:spacing w:val="8"/>
          <w:lang w:val="es-CO"/>
        </w:rPr>
        <w:t xml:space="preserve"> </w:t>
      </w:r>
      <w:r>
        <w:rPr>
          <w:lang w:val="es-CO"/>
        </w:rPr>
        <w:t>herramientas</w:t>
      </w:r>
      <w:r>
        <w:rPr>
          <w:spacing w:val="8"/>
          <w:lang w:val="es-CO"/>
        </w:rPr>
        <w:t xml:space="preserve"> </w:t>
      </w:r>
      <w:r>
        <w:rPr>
          <w:lang w:val="es-CO"/>
        </w:rPr>
        <w:t>son</w:t>
      </w:r>
      <w:r>
        <w:rPr>
          <w:spacing w:val="6"/>
          <w:lang w:val="es-CO"/>
        </w:rPr>
        <w:t xml:space="preserve"> </w:t>
      </w:r>
      <w:r>
        <w:rPr>
          <w:lang w:val="es-CO"/>
        </w:rPr>
        <w:t>más</w:t>
      </w:r>
      <w:r>
        <w:rPr>
          <w:spacing w:val="8"/>
          <w:lang w:val="es-CO"/>
        </w:rPr>
        <w:t xml:space="preserve"> </w:t>
      </w:r>
      <w:r>
        <w:rPr>
          <w:lang w:val="es-CO"/>
        </w:rPr>
        <w:t>accesibles</w:t>
      </w:r>
      <w:r>
        <w:rPr>
          <w:spacing w:val="7"/>
          <w:lang w:val="es-CO"/>
        </w:rPr>
        <w:t xml:space="preserve"> </w:t>
      </w:r>
      <w:r>
        <w:rPr>
          <w:lang w:val="es-CO"/>
        </w:rPr>
        <w:t>para</w:t>
      </w:r>
      <w:r>
        <w:rPr>
          <w:spacing w:val="8"/>
          <w:lang w:val="es-CO"/>
        </w:rPr>
        <w:t xml:space="preserve"> </w:t>
      </w:r>
      <w:r>
        <w:rPr>
          <w:spacing w:val="-2"/>
          <w:lang w:val="es-CO"/>
        </w:rPr>
        <w:t xml:space="preserve">usuarios </w:t>
      </w:r>
      <w:r>
        <w:rPr>
          <w:lang w:val="es-CO"/>
        </w:rPr>
        <w:t>con menos experiencia en programación, lo cual facilita la implementación de modelos sin necesidad de escribir código. La desventaja de estos programas es que son de pago y sus capacidades de</w:t>
      </w:r>
      <w:r>
        <w:rPr>
          <w:rFonts w:ascii="Trebuchet MS" w:hAnsi="Trebuchet MS"/>
          <w:spacing w:val="40"/>
          <w:sz w:val="10"/>
          <w:lang w:val="es-CO"/>
        </w:rPr>
        <w:t xml:space="preserve"> </w:t>
      </w:r>
      <w:r>
        <w:rPr>
          <w:lang w:val="es-CO"/>
        </w:rPr>
        <w:t>personalización</w:t>
      </w:r>
      <w:r>
        <w:rPr>
          <w:spacing w:val="-4"/>
          <w:lang w:val="es-CO"/>
        </w:rPr>
        <w:t xml:space="preserve"> </w:t>
      </w:r>
      <w:r>
        <w:rPr>
          <w:lang w:val="es-CO"/>
        </w:rPr>
        <w:t>son</w:t>
      </w:r>
      <w:r>
        <w:rPr>
          <w:spacing w:val="-4"/>
          <w:lang w:val="es-CO"/>
        </w:rPr>
        <w:t xml:space="preserve"> </w:t>
      </w:r>
      <w:r>
        <w:rPr>
          <w:lang w:val="es-CO"/>
        </w:rPr>
        <w:t>más</w:t>
      </w:r>
      <w:r>
        <w:rPr>
          <w:spacing w:val="-4"/>
          <w:lang w:val="es-CO"/>
        </w:rPr>
        <w:t xml:space="preserve"> </w:t>
      </w:r>
      <w:r>
        <w:rPr>
          <w:lang w:val="es-CO"/>
        </w:rPr>
        <w:t>limitadas</w:t>
      </w:r>
      <w:r>
        <w:rPr>
          <w:spacing w:val="-4"/>
          <w:lang w:val="es-CO"/>
        </w:rPr>
        <w:t xml:space="preserve"> </w:t>
      </w:r>
      <w:r>
        <w:rPr>
          <w:lang w:val="es-CO"/>
        </w:rPr>
        <w:t>comparadas</w:t>
      </w:r>
      <w:r>
        <w:rPr>
          <w:spacing w:val="-4"/>
          <w:lang w:val="es-CO"/>
        </w:rPr>
        <w:t xml:space="preserve"> </w:t>
      </w:r>
      <w:r>
        <w:rPr>
          <w:lang w:val="es-CO"/>
        </w:rPr>
        <w:t>con</w:t>
      </w:r>
      <w:r>
        <w:rPr>
          <w:spacing w:val="-4"/>
          <w:lang w:val="es-CO"/>
        </w:rPr>
        <w:t xml:space="preserve"> </w:t>
      </w:r>
      <w:r>
        <w:rPr>
          <w:lang w:val="es-CO"/>
        </w:rPr>
        <w:t>las</w:t>
      </w:r>
      <w:r>
        <w:rPr>
          <w:spacing w:val="-4"/>
          <w:lang w:val="es-CO"/>
        </w:rPr>
        <w:t xml:space="preserve"> </w:t>
      </w:r>
      <w:r>
        <w:rPr>
          <w:lang w:val="es-CO"/>
        </w:rPr>
        <w:t>opciones</w:t>
      </w:r>
      <w:r>
        <w:rPr>
          <w:spacing w:val="-4"/>
          <w:lang w:val="es-CO"/>
        </w:rPr>
        <w:t xml:space="preserve"> </w:t>
      </w:r>
      <w:r>
        <w:rPr>
          <w:lang w:val="es-CO"/>
        </w:rPr>
        <w:t>de</w:t>
      </w:r>
      <w:r>
        <w:rPr>
          <w:spacing w:val="-4"/>
          <w:lang w:val="es-CO"/>
        </w:rPr>
        <w:t xml:space="preserve"> </w:t>
      </w:r>
      <w:r>
        <w:rPr>
          <w:lang w:val="es-CO"/>
        </w:rPr>
        <w:t>código</w:t>
      </w:r>
      <w:r>
        <w:rPr>
          <w:spacing w:val="-4"/>
          <w:lang w:val="es-CO"/>
        </w:rPr>
        <w:t xml:space="preserve"> </w:t>
      </w:r>
      <w:r>
        <w:rPr>
          <w:lang w:val="es-CO"/>
        </w:rPr>
        <w:t>abierto</w:t>
      </w:r>
      <w:r>
        <w:rPr>
          <w:spacing w:val="-4"/>
          <w:lang w:val="es-CO"/>
        </w:rPr>
        <w:t xml:space="preserve"> </w:t>
      </w:r>
      <w:r>
        <w:rPr>
          <w:lang w:val="es-CO"/>
        </w:rPr>
        <w:t>como</w:t>
      </w:r>
      <w:r>
        <w:rPr>
          <w:spacing w:val="-4"/>
          <w:lang w:val="es-CO"/>
        </w:rPr>
        <w:t xml:space="preserve"> </w:t>
      </w:r>
      <w:r>
        <w:rPr>
          <w:lang w:val="es-CO"/>
        </w:rPr>
        <w:t>R</w:t>
      </w:r>
      <w:r>
        <w:rPr>
          <w:spacing w:val="-4"/>
          <w:lang w:val="es-CO"/>
        </w:rPr>
        <w:t xml:space="preserve"> </w:t>
      </w:r>
      <w:r>
        <w:rPr>
          <w:lang w:val="es-CO"/>
        </w:rPr>
        <w:t>o</w:t>
      </w:r>
      <w:r>
        <w:rPr>
          <w:spacing w:val="-4"/>
          <w:lang w:val="es-CO"/>
        </w:rPr>
        <w:t xml:space="preserve"> </w:t>
      </w:r>
      <w:r>
        <w:rPr>
          <w:lang w:val="es-CO"/>
        </w:rPr>
        <w:t>Python.</w:t>
      </w:r>
      <w:r>
        <w:rPr>
          <w:spacing w:val="55"/>
          <w:w w:val="150"/>
          <w:lang w:val="es-CO"/>
        </w:rPr>
        <w:t xml:space="preserve">  </w:t>
      </w:r>
    </w:p>
    <w:p w14:paraId="58F90AC7" w14:textId="0FB3BA42" w:rsidR="00D05FC9" w:rsidRDefault="00510033">
      <w:pPr>
        <w:pStyle w:val="Ttulo1"/>
        <w:spacing w:before="140" w:line="247" w:lineRule="auto"/>
        <w:ind w:right="138"/>
        <w:jc w:val="both"/>
        <w:rPr>
          <w:lang w:val="es-CO"/>
        </w:rPr>
      </w:pPr>
      <w:r>
        <w:rPr>
          <w:lang w:val="es-CO"/>
        </w:rPr>
        <w:t>La elección del lenguaje o software dependerá del propósito del estudio, las habilidades del investi</w:t>
      </w:r>
      <w:del w:id="152" w:author="Daniel Bertin Ugarte" w:date="2026-01-29T09:05:00Z" w16du:dateUtc="2026-01-29T12:05:00Z">
        <w:r w:rsidDel="00E162C8">
          <w:rPr>
            <w:rFonts w:ascii="Trebuchet MS" w:hAnsi="Trebuchet MS"/>
            <w:spacing w:val="40"/>
            <w:sz w:val="10"/>
            <w:lang w:val="es-CO"/>
          </w:rPr>
          <w:delText xml:space="preserve"> </w:delText>
        </w:r>
      </w:del>
      <w:r>
        <w:rPr>
          <w:lang w:val="es-CO"/>
        </w:rPr>
        <w:t>gador y la disponibilidad de recursos computacionales. Mientras que R y Python ofrecen opciones</w:t>
      </w:r>
      <w:r>
        <w:rPr>
          <w:spacing w:val="80"/>
          <w:w w:val="150"/>
          <w:lang w:val="es-CO"/>
        </w:rPr>
        <w:t xml:space="preserve"> </w:t>
      </w:r>
      <w:r>
        <w:rPr>
          <w:lang w:val="es-CO"/>
        </w:rPr>
        <w:t>poderosas y flexibles para análisis detallados, herramientas como SPSS y Stata pueden ser más adecuadas</w:t>
      </w:r>
      <w:r>
        <w:rPr>
          <w:spacing w:val="2"/>
          <w:lang w:val="es-CO"/>
        </w:rPr>
        <w:t xml:space="preserve"> </w:t>
      </w:r>
      <w:r>
        <w:rPr>
          <w:lang w:val="es-CO"/>
        </w:rPr>
        <w:t>para</w:t>
      </w:r>
      <w:r>
        <w:rPr>
          <w:spacing w:val="2"/>
          <w:lang w:val="es-CO"/>
        </w:rPr>
        <w:t xml:space="preserve"> </w:t>
      </w:r>
      <w:r>
        <w:rPr>
          <w:lang w:val="es-CO"/>
        </w:rPr>
        <w:t>aquellos</w:t>
      </w:r>
      <w:r>
        <w:rPr>
          <w:spacing w:val="2"/>
          <w:lang w:val="es-CO"/>
        </w:rPr>
        <w:t xml:space="preserve"> </w:t>
      </w:r>
      <w:r>
        <w:rPr>
          <w:lang w:val="es-CO"/>
        </w:rPr>
        <w:t>que</w:t>
      </w:r>
      <w:r>
        <w:rPr>
          <w:spacing w:val="2"/>
          <w:lang w:val="es-CO"/>
        </w:rPr>
        <w:t xml:space="preserve"> </w:t>
      </w:r>
      <w:r>
        <w:rPr>
          <w:lang w:val="es-CO"/>
        </w:rPr>
        <w:t>buscan</w:t>
      </w:r>
      <w:r>
        <w:rPr>
          <w:spacing w:val="2"/>
          <w:lang w:val="es-CO"/>
        </w:rPr>
        <w:t xml:space="preserve"> </w:t>
      </w:r>
      <w:r>
        <w:rPr>
          <w:lang w:val="es-CO"/>
        </w:rPr>
        <w:t>facilidad</w:t>
      </w:r>
      <w:r>
        <w:rPr>
          <w:spacing w:val="2"/>
          <w:lang w:val="es-CO"/>
        </w:rPr>
        <w:t xml:space="preserve"> </w:t>
      </w:r>
      <w:r>
        <w:rPr>
          <w:lang w:val="es-CO"/>
        </w:rPr>
        <w:t>de</w:t>
      </w:r>
      <w:r>
        <w:rPr>
          <w:spacing w:val="2"/>
          <w:lang w:val="es-CO"/>
        </w:rPr>
        <w:t xml:space="preserve"> </w:t>
      </w:r>
      <w:r>
        <w:rPr>
          <w:lang w:val="es-CO"/>
        </w:rPr>
        <w:t>uso</w:t>
      </w:r>
      <w:r>
        <w:rPr>
          <w:spacing w:val="2"/>
          <w:lang w:val="es-CO"/>
        </w:rPr>
        <w:t xml:space="preserve"> </w:t>
      </w:r>
      <w:r>
        <w:rPr>
          <w:lang w:val="es-CO"/>
        </w:rPr>
        <w:t>en</w:t>
      </w:r>
      <w:r>
        <w:rPr>
          <w:spacing w:val="2"/>
          <w:lang w:val="es-CO"/>
        </w:rPr>
        <w:t xml:space="preserve"> </w:t>
      </w:r>
      <w:r>
        <w:rPr>
          <w:lang w:val="es-CO"/>
        </w:rPr>
        <w:t>detrimento</w:t>
      </w:r>
      <w:r>
        <w:rPr>
          <w:spacing w:val="2"/>
          <w:lang w:val="es-CO"/>
        </w:rPr>
        <w:t xml:space="preserve"> </w:t>
      </w:r>
      <w:r>
        <w:rPr>
          <w:lang w:val="es-CO"/>
        </w:rPr>
        <w:t>de</w:t>
      </w:r>
      <w:r>
        <w:rPr>
          <w:spacing w:val="2"/>
          <w:lang w:val="es-CO"/>
        </w:rPr>
        <w:t xml:space="preserve"> </w:t>
      </w:r>
      <w:r>
        <w:rPr>
          <w:lang w:val="es-CO"/>
        </w:rPr>
        <w:t>la</w:t>
      </w:r>
      <w:r>
        <w:rPr>
          <w:spacing w:val="2"/>
          <w:lang w:val="es-CO"/>
        </w:rPr>
        <w:t xml:space="preserve"> </w:t>
      </w:r>
      <w:r>
        <w:rPr>
          <w:lang w:val="es-CO"/>
        </w:rPr>
        <w:t>capacidad</w:t>
      </w:r>
      <w:r>
        <w:rPr>
          <w:spacing w:val="2"/>
          <w:lang w:val="es-CO"/>
        </w:rPr>
        <w:t xml:space="preserve"> </w:t>
      </w:r>
      <w:r>
        <w:rPr>
          <w:lang w:val="es-CO"/>
        </w:rPr>
        <w:t>de</w:t>
      </w:r>
      <w:r>
        <w:rPr>
          <w:spacing w:val="2"/>
          <w:lang w:val="es-CO"/>
        </w:rPr>
        <w:t xml:space="preserve"> </w:t>
      </w:r>
      <w:r>
        <w:rPr>
          <w:lang w:val="es-CO"/>
        </w:rPr>
        <w:t>personalización.</w:t>
      </w:r>
      <w:r>
        <w:rPr>
          <w:spacing w:val="60"/>
          <w:w w:val="150"/>
          <w:lang w:val="es-CO"/>
        </w:rPr>
        <w:t xml:space="preserve">  </w:t>
      </w:r>
    </w:p>
    <w:p w14:paraId="651F4CEE" w14:textId="77777777" w:rsidR="00D05FC9" w:rsidRDefault="00510033">
      <w:pPr>
        <w:pStyle w:val="Prrafodelista"/>
        <w:numPr>
          <w:ilvl w:val="0"/>
          <w:numId w:val="1"/>
        </w:numPr>
        <w:tabs>
          <w:tab w:val="left" w:pos="397"/>
          <w:tab w:val="left" w:pos="8414"/>
        </w:tabs>
        <w:spacing w:before="235"/>
        <w:ind w:left="397" w:hanging="284"/>
        <w:rPr>
          <w:lang w:val="es-CO"/>
        </w:rPr>
      </w:pPr>
      <w:bookmarkStart w:id="153" w:name="Área_de_estudio_y_datos"/>
      <w:bookmarkEnd w:id="153"/>
      <w:r>
        <w:rPr>
          <w:b/>
          <w:color w:val="00004C"/>
          <w:sz w:val="24"/>
          <w:lang w:val="es-CO"/>
        </w:rPr>
        <w:t>Área</w:t>
      </w:r>
      <w:r>
        <w:rPr>
          <w:b/>
          <w:color w:val="00004C"/>
          <w:spacing w:val="-14"/>
          <w:sz w:val="24"/>
          <w:lang w:val="es-CO"/>
        </w:rPr>
        <w:t xml:space="preserve"> </w:t>
      </w:r>
      <w:r>
        <w:rPr>
          <w:b/>
          <w:color w:val="00004C"/>
          <w:sz w:val="24"/>
          <w:lang w:val="es-CO"/>
        </w:rPr>
        <w:t>de</w:t>
      </w:r>
      <w:r>
        <w:rPr>
          <w:b/>
          <w:color w:val="00004C"/>
          <w:spacing w:val="-13"/>
          <w:sz w:val="24"/>
          <w:lang w:val="es-CO"/>
        </w:rPr>
        <w:t xml:space="preserve"> </w:t>
      </w:r>
      <w:r>
        <w:rPr>
          <w:b/>
          <w:color w:val="00004C"/>
          <w:sz w:val="24"/>
          <w:lang w:val="es-CO"/>
        </w:rPr>
        <w:t>estudio</w:t>
      </w:r>
      <w:r>
        <w:rPr>
          <w:rFonts w:ascii="Times New Roman" w:hAnsi="Times New Roman"/>
          <w:color w:val="00004C"/>
          <w:sz w:val="24"/>
          <w:lang w:val="es-CO"/>
        </w:rPr>
        <w:tab/>
      </w:r>
    </w:p>
    <w:p w14:paraId="7CD74217" w14:textId="5CCD239D" w:rsidR="00D05FC9" w:rsidRDefault="00510033">
      <w:pPr>
        <w:pStyle w:val="Ttulo1"/>
        <w:tabs>
          <w:tab w:val="left" w:pos="8414"/>
        </w:tabs>
        <w:spacing w:before="138"/>
        <w:rPr>
          <w:spacing w:val="-4"/>
          <w:lang w:val="es-CO"/>
        </w:rPr>
      </w:pPr>
      <w:r>
        <w:rPr>
          <w:lang w:val="es-CO"/>
        </w:rPr>
        <w:t>El</w:t>
      </w:r>
      <w:r>
        <w:rPr>
          <w:spacing w:val="7"/>
          <w:lang w:val="es-CO"/>
        </w:rPr>
        <w:t xml:space="preserve"> </w:t>
      </w:r>
      <w:r>
        <w:rPr>
          <w:lang w:val="es-CO"/>
        </w:rPr>
        <w:t>área</w:t>
      </w:r>
      <w:r>
        <w:rPr>
          <w:spacing w:val="7"/>
          <w:lang w:val="es-CO"/>
        </w:rPr>
        <w:t xml:space="preserve"> </w:t>
      </w:r>
      <w:r>
        <w:rPr>
          <w:lang w:val="es-CO"/>
        </w:rPr>
        <w:t>de</w:t>
      </w:r>
      <w:r>
        <w:rPr>
          <w:spacing w:val="7"/>
          <w:lang w:val="es-CO"/>
        </w:rPr>
        <w:t xml:space="preserve"> </w:t>
      </w:r>
      <w:r>
        <w:rPr>
          <w:lang w:val="es-CO"/>
        </w:rPr>
        <w:t>estudio</w:t>
      </w:r>
      <w:r>
        <w:rPr>
          <w:spacing w:val="7"/>
          <w:lang w:val="es-CO"/>
        </w:rPr>
        <w:t xml:space="preserve"> </w:t>
      </w:r>
      <w:r>
        <w:rPr>
          <w:lang w:val="es-CO"/>
        </w:rPr>
        <w:t>se</w:t>
      </w:r>
      <w:r>
        <w:rPr>
          <w:spacing w:val="7"/>
          <w:lang w:val="es-CO"/>
        </w:rPr>
        <w:t xml:space="preserve"> </w:t>
      </w:r>
      <w:r>
        <w:rPr>
          <w:lang w:val="es-CO"/>
        </w:rPr>
        <w:t>encuentra</w:t>
      </w:r>
      <w:r>
        <w:rPr>
          <w:spacing w:val="7"/>
          <w:lang w:val="es-CO"/>
        </w:rPr>
        <w:t xml:space="preserve"> </w:t>
      </w:r>
      <w:r>
        <w:rPr>
          <w:lang w:val="es-CO"/>
        </w:rPr>
        <w:t>al</w:t>
      </w:r>
      <w:r>
        <w:rPr>
          <w:spacing w:val="7"/>
          <w:lang w:val="es-CO"/>
        </w:rPr>
        <w:t xml:space="preserve"> </w:t>
      </w:r>
      <w:r>
        <w:rPr>
          <w:lang w:val="es-CO"/>
        </w:rPr>
        <w:t>norte</w:t>
      </w:r>
      <w:r>
        <w:rPr>
          <w:spacing w:val="7"/>
          <w:lang w:val="es-CO"/>
        </w:rPr>
        <w:t xml:space="preserve"> </w:t>
      </w:r>
      <w:r>
        <w:rPr>
          <w:lang w:val="es-CO"/>
        </w:rPr>
        <w:t>de</w:t>
      </w:r>
      <w:r>
        <w:rPr>
          <w:spacing w:val="7"/>
          <w:lang w:val="es-CO"/>
        </w:rPr>
        <w:t xml:space="preserve"> </w:t>
      </w:r>
      <w:r>
        <w:rPr>
          <w:lang w:val="es-CO"/>
        </w:rPr>
        <w:t>5</w:t>
      </w:r>
      <w:r>
        <w:rPr>
          <w:rFonts w:ascii="Lucida Sans Unicode" w:hAnsi="Lucida Sans Unicode"/>
          <w:position w:val="7"/>
          <w:sz w:val="14"/>
          <w:lang w:val="es-CO"/>
        </w:rPr>
        <w:t>◦</w:t>
      </w:r>
      <w:r>
        <w:rPr>
          <w:lang w:val="es-CO"/>
        </w:rPr>
        <w:t>N</w:t>
      </w:r>
      <w:r>
        <w:rPr>
          <w:spacing w:val="7"/>
          <w:lang w:val="es-CO"/>
        </w:rPr>
        <w:t xml:space="preserve"> </w:t>
      </w:r>
      <w:r>
        <w:rPr>
          <w:lang w:val="es-CO"/>
        </w:rPr>
        <w:t>y</w:t>
      </w:r>
      <w:r>
        <w:rPr>
          <w:spacing w:val="7"/>
          <w:lang w:val="es-CO"/>
        </w:rPr>
        <w:t xml:space="preserve"> </w:t>
      </w:r>
      <w:r>
        <w:rPr>
          <w:lang w:val="es-CO"/>
        </w:rPr>
        <w:t>abarca</w:t>
      </w:r>
      <w:r>
        <w:rPr>
          <w:spacing w:val="7"/>
          <w:lang w:val="es-CO"/>
        </w:rPr>
        <w:t xml:space="preserve"> </w:t>
      </w:r>
      <w:r>
        <w:rPr>
          <w:lang w:val="es-CO"/>
        </w:rPr>
        <w:t>las</w:t>
      </w:r>
      <w:r>
        <w:rPr>
          <w:spacing w:val="7"/>
          <w:lang w:val="es-CO"/>
        </w:rPr>
        <w:t xml:space="preserve"> </w:t>
      </w:r>
      <w:r>
        <w:rPr>
          <w:lang w:val="es-CO"/>
        </w:rPr>
        <w:t>Cordilleras</w:t>
      </w:r>
      <w:r>
        <w:rPr>
          <w:spacing w:val="7"/>
          <w:lang w:val="es-CO"/>
        </w:rPr>
        <w:t xml:space="preserve"> </w:t>
      </w:r>
      <w:r>
        <w:rPr>
          <w:lang w:val="es-CO"/>
        </w:rPr>
        <w:t>Occidental</w:t>
      </w:r>
      <w:r>
        <w:rPr>
          <w:spacing w:val="7"/>
          <w:lang w:val="es-CO"/>
        </w:rPr>
        <w:t xml:space="preserve"> </w:t>
      </w:r>
      <w:r>
        <w:rPr>
          <w:lang w:val="es-CO"/>
        </w:rPr>
        <w:t>y</w:t>
      </w:r>
      <w:r>
        <w:rPr>
          <w:spacing w:val="7"/>
          <w:lang w:val="es-CO"/>
        </w:rPr>
        <w:t xml:space="preserve"> </w:t>
      </w:r>
      <w:r>
        <w:rPr>
          <w:lang w:val="es-CO"/>
        </w:rPr>
        <w:t>Central</w:t>
      </w:r>
      <w:r>
        <w:rPr>
          <w:spacing w:val="7"/>
          <w:lang w:val="es-CO"/>
        </w:rPr>
        <w:t xml:space="preserve"> </w:t>
      </w:r>
      <w:r>
        <w:rPr>
          <w:lang w:val="es-CO"/>
        </w:rPr>
        <w:t>de</w:t>
      </w:r>
      <w:r>
        <w:rPr>
          <w:spacing w:val="7"/>
          <w:lang w:val="es-CO"/>
        </w:rPr>
        <w:t xml:space="preserve"> </w:t>
      </w:r>
      <w:r>
        <w:rPr>
          <w:spacing w:val="-5"/>
          <w:lang w:val="es-CO"/>
        </w:rPr>
        <w:t xml:space="preserve">los </w:t>
      </w:r>
      <w:r>
        <w:rPr>
          <w:lang w:val="es-CO"/>
        </w:rPr>
        <w:t>Andes</w:t>
      </w:r>
      <w:r>
        <w:rPr>
          <w:spacing w:val="-1"/>
          <w:lang w:val="es-CO"/>
        </w:rPr>
        <w:t xml:space="preserve"> </w:t>
      </w:r>
      <w:r>
        <w:rPr>
          <w:lang w:val="es-CO"/>
        </w:rPr>
        <w:t>colombianos,</w:t>
      </w:r>
      <w:r>
        <w:rPr>
          <w:spacing w:val="1"/>
          <w:lang w:val="es-CO"/>
        </w:rPr>
        <w:t xml:space="preserve"> </w:t>
      </w:r>
      <w:r>
        <w:rPr>
          <w:lang w:val="es-CO"/>
        </w:rPr>
        <w:t>separadas por</w:t>
      </w:r>
      <w:r>
        <w:rPr>
          <w:spacing w:val="-1"/>
          <w:lang w:val="es-CO"/>
        </w:rPr>
        <w:t xml:space="preserve"> </w:t>
      </w:r>
      <w:r>
        <w:rPr>
          <w:lang w:val="es-CO"/>
        </w:rPr>
        <w:t>el cañón del</w:t>
      </w:r>
      <w:r>
        <w:rPr>
          <w:spacing w:val="-1"/>
          <w:lang w:val="es-CO"/>
        </w:rPr>
        <w:t xml:space="preserve"> </w:t>
      </w:r>
      <w:r>
        <w:rPr>
          <w:lang w:val="es-CO"/>
        </w:rPr>
        <w:t>Cauca.</w:t>
      </w:r>
      <w:r>
        <w:rPr>
          <w:spacing w:val="11"/>
          <w:lang w:val="es-CO"/>
        </w:rPr>
        <w:t xml:space="preserve"> </w:t>
      </w:r>
      <w:r>
        <w:rPr>
          <w:lang w:val="es-CO"/>
        </w:rPr>
        <w:t>La</w:t>
      </w:r>
      <w:r>
        <w:rPr>
          <w:spacing w:val="-1"/>
          <w:lang w:val="es-CO"/>
        </w:rPr>
        <w:t xml:space="preserve"> </w:t>
      </w:r>
      <w:r>
        <w:rPr>
          <w:lang w:val="es-CO"/>
        </w:rPr>
        <w:t>región está delimitada</w:t>
      </w:r>
      <w:r>
        <w:rPr>
          <w:spacing w:val="-1"/>
          <w:lang w:val="es-CO"/>
        </w:rPr>
        <w:t xml:space="preserve"> </w:t>
      </w:r>
      <w:r>
        <w:rPr>
          <w:lang w:val="es-CO"/>
        </w:rPr>
        <w:t>por el río</w:t>
      </w:r>
      <w:r>
        <w:rPr>
          <w:spacing w:val="-1"/>
          <w:lang w:val="es-CO"/>
        </w:rPr>
        <w:t xml:space="preserve"> </w:t>
      </w:r>
      <w:r>
        <w:rPr>
          <w:lang w:val="es-CO"/>
        </w:rPr>
        <w:t xml:space="preserve">Atrato </w:t>
      </w:r>
      <w:r>
        <w:rPr>
          <w:spacing w:val="-5"/>
          <w:lang w:val="es-CO"/>
        </w:rPr>
        <w:t xml:space="preserve">al </w:t>
      </w:r>
      <w:r>
        <w:rPr>
          <w:lang w:val="es-CO"/>
        </w:rPr>
        <w:t>oeste</w:t>
      </w:r>
      <w:r>
        <w:rPr>
          <w:spacing w:val="7"/>
          <w:lang w:val="es-CO"/>
        </w:rPr>
        <w:t xml:space="preserve"> </w:t>
      </w:r>
      <w:r>
        <w:rPr>
          <w:lang w:val="es-CO"/>
        </w:rPr>
        <w:t>y</w:t>
      </w:r>
      <w:r>
        <w:rPr>
          <w:spacing w:val="7"/>
          <w:lang w:val="es-CO"/>
        </w:rPr>
        <w:t xml:space="preserve"> </w:t>
      </w:r>
      <w:r>
        <w:rPr>
          <w:lang w:val="es-CO"/>
        </w:rPr>
        <w:t>el</w:t>
      </w:r>
      <w:r>
        <w:rPr>
          <w:spacing w:val="7"/>
          <w:lang w:val="es-CO"/>
        </w:rPr>
        <w:t xml:space="preserve"> </w:t>
      </w:r>
      <w:r>
        <w:rPr>
          <w:lang w:val="es-CO"/>
        </w:rPr>
        <w:t>río</w:t>
      </w:r>
      <w:r>
        <w:rPr>
          <w:spacing w:val="7"/>
          <w:lang w:val="es-CO"/>
        </w:rPr>
        <w:t xml:space="preserve"> </w:t>
      </w:r>
      <w:r>
        <w:rPr>
          <w:lang w:val="es-CO"/>
        </w:rPr>
        <w:t>Magdalena</w:t>
      </w:r>
      <w:r>
        <w:rPr>
          <w:spacing w:val="7"/>
          <w:lang w:val="es-CO"/>
        </w:rPr>
        <w:t xml:space="preserve"> </w:t>
      </w:r>
      <w:r>
        <w:rPr>
          <w:lang w:val="es-CO"/>
        </w:rPr>
        <w:t>al</w:t>
      </w:r>
      <w:r>
        <w:rPr>
          <w:spacing w:val="7"/>
          <w:lang w:val="es-CO"/>
        </w:rPr>
        <w:t xml:space="preserve"> </w:t>
      </w:r>
      <w:r>
        <w:rPr>
          <w:lang w:val="es-CO"/>
        </w:rPr>
        <w:t>este</w:t>
      </w:r>
      <w:ins w:id="154" w:author="Daniel Bertin Ugarte" w:date="2026-01-29T09:33:00Z" w16du:dateUtc="2026-01-29T12:33:00Z">
        <w:r w:rsidR="00E10EC6">
          <w:rPr>
            <w:lang w:val="es-CO"/>
          </w:rPr>
          <w:t xml:space="preserve">, </w:t>
        </w:r>
      </w:ins>
      <w:del w:id="155" w:author="Daniel Bertin Ugarte" w:date="2026-01-29T09:33:00Z" w16du:dateUtc="2026-01-29T12:33:00Z">
        <w:r w:rsidDel="00E10EC6">
          <w:rPr>
            <w:lang w:val="es-CO"/>
          </w:rPr>
          <w:delText>.</w:delText>
        </w:r>
        <w:r w:rsidDel="00E10EC6">
          <w:rPr>
            <w:spacing w:val="32"/>
            <w:lang w:val="es-CO"/>
          </w:rPr>
          <w:delText xml:space="preserve"> </w:delText>
        </w:r>
        <w:r w:rsidDel="00E10EC6">
          <w:rPr>
            <w:lang w:val="es-CO"/>
          </w:rPr>
          <w:delText>C</w:delText>
        </w:r>
      </w:del>
      <w:ins w:id="156" w:author="Daniel Bertin Ugarte" w:date="2026-01-29T09:33:00Z" w16du:dateUtc="2026-01-29T12:33:00Z">
        <w:r w:rsidR="00E10EC6">
          <w:rPr>
            <w:lang w:val="es-CO"/>
          </w:rPr>
          <w:t>c</w:t>
        </w:r>
      </w:ins>
      <w:r>
        <w:rPr>
          <w:lang w:val="es-CO"/>
        </w:rPr>
        <w:t>ubriendo</w:t>
      </w:r>
      <w:r>
        <w:rPr>
          <w:spacing w:val="7"/>
          <w:lang w:val="es-CO"/>
        </w:rPr>
        <w:t xml:space="preserve"> </w:t>
      </w:r>
      <w:r>
        <w:rPr>
          <w:lang w:val="es-CO"/>
        </w:rPr>
        <w:t>aproximadamente</w:t>
      </w:r>
      <w:r>
        <w:rPr>
          <w:spacing w:val="7"/>
          <w:lang w:val="es-CO"/>
        </w:rPr>
        <w:t xml:space="preserve"> </w:t>
      </w:r>
      <w:r>
        <w:rPr>
          <w:lang w:val="es-CO"/>
        </w:rPr>
        <w:t>50,000</w:t>
      </w:r>
      <w:r>
        <w:rPr>
          <w:spacing w:val="7"/>
          <w:lang w:val="es-CO"/>
        </w:rPr>
        <w:t xml:space="preserve"> </w:t>
      </w:r>
      <w:r>
        <w:rPr>
          <w:lang w:val="es-CO"/>
        </w:rPr>
        <w:t>km</w:t>
      </w:r>
      <w:r>
        <w:rPr>
          <w:position w:val="7"/>
          <w:sz w:val="14"/>
          <w:lang w:val="es-CO"/>
        </w:rPr>
        <w:t>2</w:t>
      </w:r>
      <w:ins w:id="157" w:author="Daniel Bertin Ugarte" w:date="2026-01-29T09:33:00Z" w16du:dateUtc="2026-01-29T12:33:00Z">
        <w:r w:rsidR="00E10EC6">
          <w:rPr>
            <w:lang w:val="es-CO"/>
          </w:rPr>
          <w:t>.</w:t>
        </w:r>
      </w:ins>
      <w:del w:id="158" w:author="Daniel Bertin Ugarte" w:date="2026-01-29T09:33:00Z" w16du:dateUtc="2026-01-29T12:33:00Z">
        <w:r w:rsidDel="00E10EC6">
          <w:rPr>
            <w:lang w:val="es-CO"/>
          </w:rPr>
          <w:delText>,</w:delText>
        </w:r>
      </w:del>
      <w:r>
        <w:rPr>
          <w:spacing w:val="9"/>
          <w:lang w:val="es-CO"/>
        </w:rPr>
        <w:t xml:space="preserve"> </w:t>
      </w:r>
      <w:del w:id="159" w:author="Daniel Bertin Ugarte" w:date="2026-01-29T09:33:00Z" w16du:dateUtc="2026-01-29T12:33:00Z">
        <w:r w:rsidDel="00E10EC6">
          <w:rPr>
            <w:lang w:val="es-CO"/>
          </w:rPr>
          <w:delText>e</w:delText>
        </w:r>
      </w:del>
      <w:ins w:id="160" w:author="Daniel Bertin Ugarte" w:date="2026-01-29T09:33:00Z" w16du:dateUtc="2026-01-29T12:33:00Z">
        <w:r w:rsidR="00E10EC6">
          <w:rPr>
            <w:lang w:val="es-CO"/>
          </w:rPr>
          <w:t>E</w:t>
        </w:r>
      </w:ins>
      <w:r>
        <w:rPr>
          <w:lang w:val="es-CO"/>
        </w:rPr>
        <w:t>l</w:t>
      </w:r>
      <w:r>
        <w:rPr>
          <w:spacing w:val="7"/>
          <w:lang w:val="es-CO"/>
        </w:rPr>
        <w:t xml:space="preserve"> </w:t>
      </w:r>
      <w:r>
        <w:rPr>
          <w:lang w:val="es-CO"/>
        </w:rPr>
        <w:t>área</w:t>
      </w:r>
      <w:r>
        <w:rPr>
          <w:spacing w:val="7"/>
          <w:lang w:val="es-CO"/>
        </w:rPr>
        <w:t xml:space="preserve"> </w:t>
      </w:r>
      <w:r>
        <w:rPr>
          <w:lang w:val="es-CO"/>
        </w:rPr>
        <w:t>está</w:t>
      </w:r>
      <w:r>
        <w:rPr>
          <w:spacing w:val="8"/>
          <w:lang w:val="es-CO"/>
        </w:rPr>
        <w:t xml:space="preserve"> </w:t>
      </w:r>
      <w:r>
        <w:rPr>
          <w:lang w:val="es-CO"/>
        </w:rPr>
        <w:t>dividida</w:t>
      </w:r>
      <w:r>
        <w:rPr>
          <w:spacing w:val="7"/>
          <w:lang w:val="es-CO"/>
        </w:rPr>
        <w:t xml:space="preserve"> </w:t>
      </w:r>
      <w:r>
        <w:rPr>
          <w:spacing w:val="-5"/>
          <w:lang w:val="es-CO"/>
        </w:rPr>
        <w:t xml:space="preserve">en </w:t>
      </w:r>
      <w:r>
        <w:rPr>
          <w:lang w:val="es-CO"/>
        </w:rPr>
        <w:t>533</w:t>
      </w:r>
      <w:r>
        <w:rPr>
          <w:spacing w:val="-2"/>
          <w:lang w:val="es-CO"/>
        </w:rPr>
        <w:t xml:space="preserve"> </w:t>
      </w:r>
      <w:r>
        <w:rPr>
          <w:lang w:val="es-CO"/>
        </w:rPr>
        <w:t>subcuencas</w:t>
      </w:r>
      <w:r>
        <w:rPr>
          <w:spacing w:val="-1"/>
          <w:lang w:val="es-CO"/>
        </w:rPr>
        <w:t xml:space="preserve"> </w:t>
      </w:r>
      <w:r>
        <w:rPr>
          <w:lang w:val="es-CO"/>
        </w:rPr>
        <w:t>dentro</w:t>
      </w:r>
      <w:r>
        <w:rPr>
          <w:spacing w:val="-2"/>
          <w:lang w:val="es-CO"/>
        </w:rPr>
        <w:t xml:space="preserve"> </w:t>
      </w:r>
      <w:r>
        <w:rPr>
          <w:lang w:val="es-CO"/>
        </w:rPr>
        <w:t>de</w:t>
      </w:r>
      <w:r>
        <w:rPr>
          <w:spacing w:val="-2"/>
          <w:lang w:val="es-CO"/>
        </w:rPr>
        <w:t xml:space="preserve"> </w:t>
      </w:r>
      <w:r>
        <w:rPr>
          <w:lang w:val="es-CO"/>
        </w:rPr>
        <w:t>las</w:t>
      </w:r>
      <w:r>
        <w:rPr>
          <w:spacing w:val="-1"/>
          <w:lang w:val="es-CO"/>
        </w:rPr>
        <w:t xml:space="preserve"> </w:t>
      </w:r>
      <w:r>
        <w:rPr>
          <w:lang w:val="es-CO"/>
        </w:rPr>
        <w:t>cuencas</w:t>
      </w:r>
      <w:r>
        <w:rPr>
          <w:spacing w:val="-2"/>
          <w:lang w:val="es-CO"/>
        </w:rPr>
        <w:t xml:space="preserve"> </w:t>
      </w:r>
      <w:r>
        <w:rPr>
          <w:lang w:val="es-CO"/>
        </w:rPr>
        <w:t>hidrográficas</w:t>
      </w:r>
      <w:r>
        <w:rPr>
          <w:spacing w:val="-2"/>
          <w:lang w:val="es-CO"/>
        </w:rPr>
        <w:t xml:space="preserve"> </w:t>
      </w:r>
      <w:r>
        <w:rPr>
          <w:lang w:val="es-CO"/>
        </w:rPr>
        <w:t>del</w:t>
      </w:r>
      <w:r>
        <w:rPr>
          <w:spacing w:val="-1"/>
          <w:lang w:val="es-CO"/>
        </w:rPr>
        <w:t xml:space="preserve"> </w:t>
      </w:r>
      <w:r>
        <w:rPr>
          <w:lang w:val="es-CO"/>
        </w:rPr>
        <w:t>Atrato</w:t>
      </w:r>
      <w:r>
        <w:rPr>
          <w:spacing w:val="-1"/>
          <w:lang w:val="es-CO"/>
        </w:rPr>
        <w:t xml:space="preserve"> </w:t>
      </w:r>
      <w:r>
        <w:rPr>
          <w:lang w:val="es-CO"/>
        </w:rPr>
        <w:t>(25%</w:t>
      </w:r>
      <w:r>
        <w:rPr>
          <w:spacing w:val="-2"/>
          <w:lang w:val="es-CO"/>
        </w:rPr>
        <w:t xml:space="preserve"> </w:t>
      </w:r>
      <w:r>
        <w:rPr>
          <w:lang w:val="es-CO"/>
        </w:rPr>
        <w:t>de</w:t>
      </w:r>
      <w:r>
        <w:rPr>
          <w:spacing w:val="-1"/>
          <w:lang w:val="es-CO"/>
        </w:rPr>
        <w:t xml:space="preserve"> </w:t>
      </w:r>
      <w:r>
        <w:rPr>
          <w:lang w:val="es-CO"/>
        </w:rPr>
        <w:t>las</w:t>
      </w:r>
      <w:r>
        <w:rPr>
          <w:spacing w:val="-2"/>
          <w:lang w:val="es-CO"/>
        </w:rPr>
        <w:t xml:space="preserve"> </w:t>
      </w:r>
      <w:r>
        <w:rPr>
          <w:lang w:val="es-CO"/>
        </w:rPr>
        <w:t>cuencas), Cauca</w:t>
      </w:r>
      <w:r>
        <w:rPr>
          <w:spacing w:val="-1"/>
          <w:lang w:val="es-CO"/>
        </w:rPr>
        <w:t xml:space="preserve"> </w:t>
      </w:r>
      <w:r>
        <w:rPr>
          <w:lang w:val="es-CO"/>
        </w:rPr>
        <w:t>(50%)</w:t>
      </w:r>
      <w:r>
        <w:rPr>
          <w:spacing w:val="-2"/>
          <w:lang w:val="es-CO"/>
        </w:rPr>
        <w:t xml:space="preserve"> </w:t>
      </w:r>
      <w:r>
        <w:rPr>
          <w:spacing w:val="-10"/>
          <w:lang w:val="es-CO"/>
        </w:rPr>
        <w:t xml:space="preserve">y </w:t>
      </w:r>
      <w:r>
        <w:rPr>
          <w:lang w:val="es-CO"/>
        </w:rPr>
        <w:t>Magdalena</w:t>
      </w:r>
      <w:r>
        <w:rPr>
          <w:spacing w:val="-7"/>
          <w:lang w:val="es-CO"/>
        </w:rPr>
        <w:t xml:space="preserve"> </w:t>
      </w:r>
      <w:r>
        <w:rPr>
          <w:lang w:val="es-CO"/>
        </w:rPr>
        <w:t>(25%).</w:t>
      </w:r>
      <w:r>
        <w:rPr>
          <w:spacing w:val="2"/>
          <w:lang w:val="es-CO"/>
        </w:rPr>
        <w:t xml:space="preserve"> </w:t>
      </w:r>
      <w:del w:id="161" w:author="Daniel Bertin Ugarte" w:date="2026-01-29T09:33:00Z" w16du:dateUtc="2026-01-29T12:33:00Z">
        <w:r w:rsidDel="00E10EC6">
          <w:rPr>
            <w:lang w:val="es-CO"/>
          </w:rPr>
          <w:delText>Aproximadamente</w:delText>
        </w:r>
        <w:r w:rsidDel="00E10EC6">
          <w:rPr>
            <w:spacing w:val="-6"/>
            <w:lang w:val="es-CO"/>
          </w:rPr>
          <w:delText xml:space="preserve"> </w:delText>
        </w:r>
        <w:r w:rsidDel="00E10EC6">
          <w:rPr>
            <w:lang w:val="es-CO"/>
          </w:rPr>
          <w:delText>e</w:delText>
        </w:r>
      </w:del>
      <w:ins w:id="162" w:author="Daniel Bertin Ugarte" w:date="2026-01-29T09:33:00Z" w16du:dateUtc="2026-01-29T12:33:00Z">
        <w:r w:rsidR="00E10EC6">
          <w:rPr>
            <w:lang w:val="es-CO"/>
          </w:rPr>
          <w:t>E</w:t>
        </w:r>
      </w:ins>
      <w:r>
        <w:rPr>
          <w:lang w:val="es-CO"/>
        </w:rPr>
        <w:t>l</w:t>
      </w:r>
      <w:r>
        <w:rPr>
          <w:spacing w:val="-7"/>
          <w:lang w:val="es-CO"/>
        </w:rPr>
        <w:t xml:space="preserve"> </w:t>
      </w:r>
      <w:ins w:id="163" w:author="Daniel Bertin Ugarte" w:date="2026-01-29T09:33:00Z" w16du:dateUtc="2026-01-29T12:33:00Z">
        <w:r w:rsidR="00E10EC6">
          <w:rPr>
            <w:spacing w:val="-7"/>
            <w:lang w:val="es-CO"/>
          </w:rPr>
          <w:t>~</w:t>
        </w:r>
      </w:ins>
      <w:r>
        <w:rPr>
          <w:lang w:val="es-CO"/>
        </w:rPr>
        <w:t>73%</w:t>
      </w:r>
      <w:r>
        <w:rPr>
          <w:spacing w:val="-6"/>
          <w:lang w:val="es-CO"/>
        </w:rPr>
        <w:t xml:space="preserve"> </w:t>
      </w:r>
      <w:r>
        <w:rPr>
          <w:lang w:val="es-CO"/>
        </w:rPr>
        <w:t>de</w:t>
      </w:r>
      <w:r>
        <w:rPr>
          <w:spacing w:val="-7"/>
          <w:lang w:val="es-CO"/>
        </w:rPr>
        <w:t xml:space="preserve"> </w:t>
      </w:r>
      <w:r>
        <w:rPr>
          <w:lang w:val="es-CO"/>
        </w:rPr>
        <w:t>estas</w:t>
      </w:r>
      <w:r>
        <w:rPr>
          <w:spacing w:val="-6"/>
          <w:lang w:val="es-CO"/>
        </w:rPr>
        <w:t xml:space="preserve"> </w:t>
      </w:r>
      <w:r>
        <w:rPr>
          <w:lang w:val="es-CO"/>
        </w:rPr>
        <w:t>cuencas</w:t>
      </w:r>
      <w:r>
        <w:rPr>
          <w:spacing w:val="-7"/>
          <w:lang w:val="es-CO"/>
        </w:rPr>
        <w:t xml:space="preserve"> </w:t>
      </w:r>
      <w:r>
        <w:rPr>
          <w:lang w:val="es-CO"/>
        </w:rPr>
        <w:t>tienen</w:t>
      </w:r>
      <w:r>
        <w:rPr>
          <w:spacing w:val="-6"/>
          <w:lang w:val="es-CO"/>
        </w:rPr>
        <w:t xml:space="preserve"> </w:t>
      </w:r>
      <w:r>
        <w:rPr>
          <w:lang w:val="es-CO"/>
        </w:rPr>
        <w:t>áreas</w:t>
      </w:r>
      <w:r>
        <w:rPr>
          <w:spacing w:val="-7"/>
          <w:lang w:val="es-CO"/>
        </w:rPr>
        <w:t xml:space="preserve"> </w:t>
      </w:r>
      <w:r>
        <w:rPr>
          <w:lang w:val="es-CO"/>
        </w:rPr>
        <w:t>menores</w:t>
      </w:r>
      <w:r>
        <w:rPr>
          <w:spacing w:val="-6"/>
          <w:lang w:val="es-CO"/>
        </w:rPr>
        <w:t xml:space="preserve"> </w:t>
      </w:r>
      <w:del w:id="164" w:author="Daniel Bertin Ugarte" w:date="2026-01-29T09:33:00Z" w16du:dateUtc="2026-01-29T12:33:00Z">
        <w:r w:rsidDel="00E10EC6">
          <w:rPr>
            <w:lang w:val="es-CO"/>
          </w:rPr>
          <w:delText>de</w:delText>
        </w:r>
      </w:del>
      <w:ins w:id="165" w:author="Daniel Bertin Ugarte" w:date="2026-01-29T09:33:00Z" w16du:dateUtc="2026-01-29T12:33:00Z">
        <w:r w:rsidR="00E10EC6">
          <w:rPr>
            <w:lang w:val="es-CO"/>
          </w:rPr>
          <w:t>a</w:t>
        </w:r>
      </w:ins>
      <w:r>
        <w:rPr>
          <w:spacing w:val="-7"/>
          <w:lang w:val="es-CO"/>
        </w:rPr>
        <w:t xml:space="preserve"> </w:t>
      </w:r>
      <w:r>
        <w:rPr>
          <w:lang w:val="es-CO"/>
        </w:rPr>
        <w:t>100</w:t>
      </w:r>
      <w:r>
        <w:rPr>
          <w:spacing w:val="-6"/>
          <w:lang w:val="es-CO"/>
        </w:rPr>
        <w:t xml:space="preserve"> </w:t>
      </w:r>
      <w:r>
        <w:rPr>
          <w:lang w:val="es-CO"/>
        </w:rPr>
        <w:t>km</w:t>
      </w:r>
      <w:r>
        <w:rPr>
          <w:position w:val="7"/>
          <w:sz w:val="14"/>
          <w:lang w:val="es-CO"/>
        </w:rPr>
        <w:t>2</w:t>
      </w:r>
      <w:r>
        <w:rPr>
          <w:lang w:val="es-CO"/>
        </w:rPr>
        <w:t>,</w:t>
      </w:r>
      <w:r>
        <w:rPr>
          <w:spacing w:val="-7"/>
          <w:lang w:val="es-CO"/>
        </w:rPr>
        <w:t xml:space="preserve"> </w:t>
      </w:r>
      <w:r>
        <w:rPr>
          <w:spacing w:val="-5"/>
          <w:lang w:val="es-CO"/>
        </w:rPr>
        <w:t xml:space="preserve">con </w:t>
      </w:r>
      <w:r>
        <w:rPr>
          <w:lang w:val="es-CO"/>
        </w:rPr>
        <w:t>un área media de 48</w:t>
      </w:r>
      <w:r>
        <w:rPr>
          <w:spacing w:val="1"/>
          <w:lang w:val="es-CO"/>
        </w:rPr>
        <w:t xml:space="preserve"> </w:t>
      </w:r>
      <w:r>
        <w:rPr>
          <w:spacing w:val="-4"/>
          <w:lang w:val="es-CO"/>
        </w:rPr>
        <w:t>km</w:t>
      </w:r>
      <w:r>
        <w:rPr>
          <w:spacing w:val="-4"/>
          <w:position w:val="7"/>
          <w:sz w:val="14"/>
          <w:lang w:val="es-CO"/>
        </w:rPr>
        <w:t>2</w:t>
      </w:r>
      <w:r>
        <w:rPr>
          <w:spacing w:val="-4"/>
          <w:lang w:val="es-CO"/>
        </w:rPr>
        <w:t>.</w:t>
      </w:r>
    </w:p>
    <w:p w14:paraId="151118F9" w14:textId="77777777" w:rsidR="007D6D85" w:rsidRDefault="007D6D85">
      <w:pPr>
        <w:pStyle w:val="Ttulo1"/>
        <w:tabs>
          <w:tab w:val="left" w:pos="8414"/>
        </w:tabs>
        <w:spacing w:before="138"/>
        <w:rPr>
          <w:spacing w:val="-4"/>
          <w:lang w:val="es-CO"/>
        </w:rPr>
      </w:pPr>
    </w:p>
    <w:p w14:paraId="1354B2C4" w14:textId="77777777" w:rsidR="007D6D85" w:rsidRDefault="007D6D85">
      <w:pPr>
        <w:pStyle w:val="Ttulo1"/>
        <w:tabs>
          <w:tab w:val="left" w:pos="8414"/>
        </w:tabs>
        <w:spacing w:before="138"/>
        <w:rPr>
          <w:spacing w:val="-4"/>
          <w:lang w:val="es-CO"/>
        </w:rPr>
      </w:pPr>
    </w:p>
    <w:p w14:paraId="7738A4CD" w14:textId="77777777" w:rsidR="007D6D85" w:rsidRDefault="007D6D85">
      <w:pPr>
        <w:pStyle w:val="Ttulo1"/>
        <w:tabs>
          <w:tab w:val="left" w:pos="8414"/>
        </w:tabs>
        <w:spacing w:before="138"/>
        <w:rPr>
          <w:lang w:val="es-CO"/>
        </w:rPr>
      </w:pPr>
    </w:p>
    <w:p w14:paraId="690F6151" w14:textId="30D43049" w:rsidR="00D05FC9" w:rsidRPr="00CC34F8" w:rsidRDefault="00510033">
      <w:pPr>
        <w:pStyle w:val="Ttulo1"/>
        <w:tabs>
          <w:tab w:val="left" w:pos="8414"/>
        </w:tabs>
        <w:spacing w:before="138"/>
        <w:rPr>
          <w:lang w:val="es-CL"/>
        </w:rPr>
      </w:pPr>
      <w:bookmarkStart w:id="166" w:name="_bookmark0"/>
      <w:bookmarkEnd w:id="166"/>
      <w:commentRangeStart w:id="167"/>
      <w:r>
        <w:rPr>
          <w:b/>
          <w:spacing w:val="-6"/>
          <w:lang w:val="es-CO"/>
        </w:rPr>
        <w:lastRenderedPageBreak/>
        <w:t>Fig</w:t>
      </w:r>
      <w:ins w:id="168" w:author="Daniel Bertin Ugarte" w:date="2026-01-29T09:34:00Z" w16du:dateUtc="2026-01-29T12:34:00Z">
        <w:r w:rsidR="00E10EC6">
          <w:rPr>
            <w:b/>
            <w:spacing w:val="-6"/>
            <w:lang w:val="es-CO"/>
          </w:rPr>
          <w:t>.</w:t>
        </w:r>
      </w:ins>
      <w:del w:id="169" w:author="Daniel Bertin Ugarte" w:date="2026-01-29T09:34:00Z" w16du:dateUtc="2026-01-29T12:34:00Z">
        <w:r w:rsidDel="00E10EC6">
          <w:rPr>
            <w:b/>
            <w:spacing w:val="-6"/>
            <w:lang w:val="es-CO"/>
          </w:rPr>
          <w:delText>ura</w:delText>
        </w:r>
      </w:del>
      <w:r>
        <w:rPr>
          <w:b/>
          <w:spacing w:val="-6"/>
          <w:lang w:val="es-CO"/>
        </w:rPr>
        <w:t xml:space="preserve"> 1.</w:t>
      </w:r>
      <w:r>
        <w:rPr>
          <w:b/>
          <w:spacing w:val="15"/>
          <w:lang w:val="es-CO"/>
        </w:rPr>
        <w:t xml:space="preserve"> </w:t>
      </w:r>
      <w:commentRangeEnd w:id="167"/>
      <w:r w:rsidR="007D6D85">
        <w:rPr>
          <w:rStyle w:val="Refdecomentario"/>
          <w:spacing w:val="-6"/>
          <w:sz w:val="20"/>
          <w:szCs w:val="20"/>
          <w:lang w:val="es-CO"/>
        </w:rPr>
        <w:commentReference w:id="167"/>
      </w:r>
      <w:r>
        <w:rPr>
          <w:spacing w:val="-6"/>
          <w:lang w:val="es-CO"/>
        </w:rPr>
        <w:t>Mapa de localización del área de estudio en las Cordilleras Occidental y Central de los Andes colombianos.</w:t>
      </w:r>
      <w:r>
        <w:rPr>
          <w:spacing w:val="15"/>
          <w:lang w:val="es-CO"/>
        </w:rPr>
        <w:t xml:space="preserve"> </w:t>
      </w:r>
      <w:r>
        <w:rPr>
          <w:spacing w:val="-6"/>
          <w:lang w:val="es-CO"/>
        </w:rPr>
        <w:t xml:space="preserve">Los </w:t>
      </w:r>
      <w:r>
        <w:rPr>
          <w:spacing w:val="-4"/>
          <w:lang w:val="es-CO"/>
        </w:rPr>
        <w:t>puntos</w:t>
      </w:r>
      <w:r>
        <w:rPr>
          <w:spacing w:val="-6"/>
          <w:lang w:val="es-CO"/>
        </w:rPr>
        <w:t xml:space="preserve"> </w:t>
      </w:r>
      <w:r>
        <w:rPr>
          <w:spacing w:val="-4"/>
          <w:lang w:val="es-CO"/>
        </w:rPr>
        <w:t>rojos</w:t>
      </w:r>
      <w:r>
        <w:rPr>
          <w:spacing w:val="-6"/>
          <w:lang w:val="es-CO"/>
        </w:rPr>
        <w:t xml:space="preserve"> </w:t>
      </w:r>
      <w:r>
        <w:rPr>
          <w:spacing w:val="-4"/>
          <w:lang w:val="es-CO"/>
        </w:rPr>
        <w:t>representan</w:t>
      </w:r>
      <w:r>
        <w:rPr>
          <w:spacing w:val="-6"/>
          <w:lang w:val="es-CO"/>
        </w:rPr>
        <w:t xml:space="preserve"> </w:t>
      </w:r>
      <w:r>
        <w:rPr>
          <w:spacing w:val="-4"/>
          <w:lang w:val="es-CO"/>
        </w:rPr>
        <w:t>los</w:t>
      </w:r>
      <w:r>
        <w:rPr>
          <w:spacing w:val="-6"/>
          <w:lang w:val="es-CO"/>
        </w:rPr>
        <w:t xml:space="preserve"> </w:t>
      </w:r>
      <w:r>
        <w:rPr>
          <w:spacing w:val="-4"/>
          <w:lang w:val="es-CO"/>
        </w:rPr>
        <w:t>movimientos</w:t>
      </w:r>
      <w:r>
        <w:rPr>
          <w:spacing w:val="-6"/>
          <w:lang w:val="es-CO"/>
        </w:rPr>
        <w:t xml:space="preserve"> </w:t>
      </w:r>
      <w:r>
        <w:rPr>
          <w:spacing w:val="-4"/>
          <w:lang w:val="es-CO"/>
        </w:rPr>
        <w:t>en</w:t>
      </w:r>
      <w:r>
        <w:rPr>
          <w:spacing w:val="-6"/>
          <w:lang w:val="es-CO"/>
        </w:rPr>
        <w:t xml:space="preserve"> </w:t>
      </w:r>
      <w:r>
        <w:rPr>
          <w:spacing w:val="-4"/>
          <w:lang w:val="es-CO"/>
        </w:rPr>
        <w:t>masa</w:t>
      </w:r>
      <w:r>
        <w:rPr>
          <w:spacing w:val="-6"/>
          <w:lang w:val="es-CO"/>
        </w:rPr>
        <w:t xml:space="preserve"> </w:t>
      </w:r>
      <w:r>
        <w:rPr>
          <w:spacing w:val="-4"/>
          <w:lang w:val="es-CO"/>
        </w:rPr>
        <w:t>registrados</w:t>
      </w:r>
      <w:r>
        <w:rPr>
          <w:spacing w:val="-6"/>
          <w:lang w:val="es-CO"/>
        </w:rPr>
        <w:t xml:space="preserve"> </w:t>
      </w:r>
      <w:r>
        <w:rPr>
          <w:spacing w:val="-4"/>
          <w:lang w:val="es-CO"/>
        </w:rPr>
        <w:t>entre</w:t>
      </w:r>
      <w:r>
        <w:rPr>
          <w:spacing w:val="-6"/>
          <w:lang w:val="es-CO"/>
        </w:rPr>
        <w:t xml:space="preserve"> </w:t>
      </w:r>
      <w:r>
        <w:rPr>
          <w:spacing w:val="-4"/>
          <w:lang w:val="es-CO"/>
        </w:rPr>
        <w:t>1970</w:t>
      </w:r>
      <w:r>
        <w:rPr>
          <w:spacing w:val="-6"/>
          <w:lang w:val="es-CO"/>
        </w:rPr>
        <w:t xml:space="preserve"> </w:t>
      </w:r>
      <w:r>
        <w:rPr>
          <w:spacing w:val="-4"/>
          <w:lang w:val="es-CO"/>
        </w:rPr>
        <w:t>y</w:t>
      </w:r>
      <w:r>
        <w:rPr>
          <w:spacing w:val="-6"/>
          <w:lang w:val="es-CO"/>
        </w:rPr>
        <w:t xml:space="preserve"> </w:t>
      </w:r>
      <w:r>
        <w:rPr>
          <w:spacing w:val="-4"/>
          <w:lang w:val="es-CO"/>
        </w:rPr>
        <w:t>2023.</w:t>
      </w:r>
      <w:r>
        <w:rPr>
          <w:spacing w:val="24"/>
          <w:lang w:val="es-CO"/>
        </w:rPr>
        <w:t xml:space="preserve"> </w:t>
      </w:r>
      <w:r>
        <w:rPr>
          <w:spacing w:val="-4"/>
          <w:lang w:val="es-CO"/>
        </w:rPr>
        <w:t>Se</w:t>
      </w:r>
      <w:r>
        <w:rPr>
          <w:spacing w:val="-6"/>
          <w:lang w:val="es-CO"/>
        </w:rPr>
        <w:t xml:space="preserve"> </w:t>
      </w:r>
      <w:r>
        <w:rPr>
          <w:spacing w:val="-4"/>
          <w:lang w:val="es-CO"/>
        </w:rPr>
        <w:t>muestran</w:t>
      </w:r>
      <w:r>
        <w:rPr>
          <w:spacing w:val="-6"/>
          <w:lang w:val="es-CO"/>
        </w:rPr>
        <w:t xml:space="preserve"> </w:t>
      </w:r>
      <w:r>
        <w:rPr>
          <w:spacing w:val="-4"/>
          <w:lang w:val="es-CO"/>
        </w:rPr>
        <w:t>los</w:t>
      </w:r>
      <w:r>
        <w:rPr>
          <w:spacing w:val="-6"/>
          <w:lang w:val="es-CO"/>
        </w:rPr>
        <w:t xml:space="preserve"> </w:t>
      </w:r>
      <w:r>
        <w:rPr>
          <w:spacing w:val="-4"/>
          <w:lang w:val="es-CO"/>
        </w:rPr>
        <w:t>principales</w:t>
      </w:r>
      <w:r>
        <w:rPr>
          <w:spacing w:val="-6"/>
          <w:lang w:val="es-CO"/>
        </w:rPr>
        <w:t xml:space="preserve"> </w:t>
      </w:r>
      <w:r>
        <w:rPr>
          <w:spacing w:val="-4"/>
          <w:lang w:val="es-CO"/>
        </w:rPr>
        <w:t>ríos</w:t>
      </w:r>
      <w:r>
        <w:rPr>
          <w:spacing w:val="-6"/>
          <w:lang w:val="es-CO"/>
        </w:rPr>
        <w:t xml:space="preserve"> </w:t>
      </w:r>
      <w:r>
        <w:rPr>
          <w:spacing w:val="-4"/>
          <w:lang w:val="es-CO"/>
        </w:rPr>
        <w:t>y</w:t>
      </w:r>
      <w:r>
        <w:rPr>
          <w:spacing w:val="-6"/>
          <w:lang w:val="es-CO"/>
        </w:rPr>
        <w:t xml:space="preserve"> </w:t>
      </w:r>
      <w:commentRangeStart w:id="170"/>
      <w:r>
        <w:rPr>
          <w:spacing w:val="-4"/>
          <w:lang w:val="es-CO"/>
        </w:rPr>
        <w:t xml:space="preserve">la </w:t>
      </w:r>
      <w:r>
        <w:rPr>
          <w:spacing w:val="-2"/>
          <w:lang w:val="es-CO"/>
        </w:rPr>
        <w:t>delimitación</w:t>
      </w:r>
      <w:r>
        <w:rPr>
          <w:spacing w:val="-17"/>
          <w:lang w:val="es-CO"/>
        </w:rPr>
        <w:t xml:space="preserve"> </w:t>
      </w:r>
      <w:r>
        <w:rPr>
          <w:spacing w:val="-2"/>
          <w:lang w:val="es-CO"/>
        </w:rPr>
        <w:t>de</w:t>
      </w:r>
      <w:r>
        <w:rPr>
          <w:spacing w:val="-17"/>
          <w:lang w:val="es-CO"/>
        </w:rPr>
        <w:t xml:space="preserve"> </w:t>
      </w:r>
      <w:r>
        <w:rPr>
          <w:spacing w:val="-2"/>
          <w:lang w:val="es-CO"/>
        </w:rPr>
        <w:t>las</w:t>
      </w:r>
      <w:r>
        <w:rPr>
          <w:spacing w:val="-17"/>
          <w:lang w:val="es-CO"/>
        </w:rPr>
        <w:t xml:space="preserve"> </w:t>
      </w:r>
      <w:r>
        <w:rPr>
          <w:spacing w:val="-2"/>
          <w:lang w:val="es-CO"/>
        </w:rPr>
        <w:t>cuencas</w:t>
      </w:r>
      <w:r>
        <w:rPr>
          <w:spacing w:val="-17"/>
          <w:lang w:val="es-CO"/>
        </w:rPr>
        <w:t xml:space="preserve"> </w:t>
      </w:r>
      <w:r>
        <w:rPr>
          <w:spacing w:val="-2"/>
          <w:lang w:val="es-CO"/>
        </w:rPr>
        <w:t>del</w:t>
      </w:r>
      <w:r>
        <w:rPr>
          <w:spacing w:val="-17"/>
          <w:lang w:val="es-CO"/>
        </w:rPr>
        <w:t xml:space="preserve"> </w:t>
      </w:r>
      <w:r>
        <w:rPr>
          <w:spacing w:val="-2"/>
          <w:lang w:val="es-CO"/>
        </w:rPr>
        <w:t>Atrato,</w:t>
      </w:r>
      <w:r>
        <w:rPr>
          <w:spacing w:val="-17"/>
          <w:lang w:val="es-CO"/>
        </w:rPr>
        <w:t xml:space="preserve"> </w:t>
      </w:r>
      <w:r>
        <w:rPr>
          <w:spacing w:val="-2"/>
          <w:lang w:val="es-CO"/>
        </w:rPr>
        <w:t>Cauca</w:t>
      </w:r>
      <w:r>
        <w:rPr>
          <w:spacing w:val="-17"/>
          <w:lang w:val="es-CO"/>
        </w:rPr>
        <w:t xml:space="preserve"> </w:t>
      </w:r>
      <w:r>
        <w:rPr>
          <w:spacing w:val="-2"/>
          <w:lang w:val="es-CO"/>
        </w:rPr>
        <w:t>y</w:t>
      </w:r>
      <w:r>
        <w:rPr>
          <w:spacing w:val="-17"/>
          <w:lang w:val="es-CO"/>
        </w:rPr>
        <w:t xml:space="preserve"> </w:t>
      </w:r>
      <w:r>
        <w:rPr>
          <w:spacing w:val="-2"/>
          <w:lang w:val="es-CO"/>
        </w:rPr>
        <w:t>Magdalena</w:t>
      </w:r>
      <w:commentRangeEnd w:id="170"/>
      <w:r w:rsidR="00E10EC6">
        <w:rPr>
          <w:rStyle w:val="Refdecomentario"/>
          <w:spacing w:val="-2"/>
          <w:sz w:val="20"/>
          <w:szCs w:val="20"/>
          <w:lang w:val="es-CO"/>
        </w:rPr>
        <w:commentReference w:id="170"/>
      </w:r>
      <w:r>
        <w:rPr>
          <w:spacing w:val="-2"/>
          <w:lang w:val="es-CO"/>
        </w:rPr>
        <w:t>.</w:t>
      </w:r>
    </w:p>
    <w:p w14:paraId="0E154F19" w14:textId="77777777" w:rsidR="00D05FC9" w:rsidRPr="00CC34F8" w:rsidRDefault="00510033">
      <w:pPr>
        <w:pStyle w:val="Prrafodelista"/>
        <w:tabs>
          <w:tab w:val="left" w:pos="397"/>
          <w:tab w:val="left" w:pos="8414"/>
        </w:tabs>
        <w:spacing w:before="235"/>
        <w:rPr>
          <w:lang w:val="es-CL"/>
        </w:rPr>
      </w:pPr>
      <w:bookmarkStart w:id="171" w:name="Área_de_estudio_y_datos_Copy_1"/>
      <w:bookmarkEnd w:id="171"/>
      <w:r>
        <w:rPr>
          <w:b/>
          <w:color w:val="00004C"/>
          <w:spacing w:val="-2"/>
          <w:sz w:val="24"/>
          <w:lang w:val="es-CO"/>
        </w:rPr>
        <w:t>4. Datos y metodología</w:t>
      </w:r>
    </w:p>
    <w:p w14:paraId="6288306C" w14:textId="002F56A7" w:rsidR="00D05FC9" w:rsidRPr="00CC34F8" w:rsidRDefault="00510033">
      <w:pPr>
        <w:pStyle w:val="Ttulo1"/>
        <w:tabs>
          <w:tab w:val="left" w:pos="8414"/>
        </w:tabs>
        <w:spacing w:before="150" w:line="247" w:lineRule="auto"/>
        <w:ind w:right="138"/>
        <w:jc w:val="both"/>
        <w:rPr>
          <w:lang w:val="es-CL"/>
        </w:rPr>
      </w:pPr>
      <w:r>
        <w:rPr>
          <w:spacing w:val="-2"/>
          <w:lang w:val="es-CO"/>
        </w:rPr>
        <w:t>En este estudio se elaboró un catálogo de 13</w:t>
      </w:r>
      <w:ins w:id="172" w:author="Daniel Bertin Ugarte" w:date="2026-01-29T10:25:00Z" w16du:dateUtc="2026-01-29T13:25:00Z">
        <w:r w:rsidR="0093538B">
          <w:rPr>
            <w:spacing w:val="-2"/>
            <w:lang w:val="es-CO"/>
          </w:rPr>
          <w:t>.</w:t>
        </w:r>
      </w:ins>
      <w:del w:id="173" w:author="Daniel Bertin Ugarte" w:date="2026-01-29T10:25:00Z" w16du:dateUtc="2026-01-29T13:25:00Z">
        <w:r w:rsidDel="0093538B">
          <w:rPr>
            <w:spacing w:val="-2"/>
            <w:lang w:val="es-CO"/>
          </w:rPr>
          <w:delText>,</w:delText>
        </w:r>
      </w:del>
      <w:r>
        <w:rPr>
          <w:spacing w:val="-2"/>
          <w:lang w:val="es-CO"/>
        </w:rPr>
        <w:t xml:space="preserve">777 movimientos en masa superficiales y profundos ocurridos entre 1970 y 2023 (Fig. 1). Todos los eventos corresponden a movimientos en suelo y presentan una alta variabilidad areal, desde unas pocas decenas de metros cuadrados hasta algunos casos que alcanzan varias hectáreas de extensión. Cada evento fue mapeado como un punto localizado en el centro de la corona del deslizamiento, ya que esta zona representa de forma más precisa las condiciones previas a la ocurrencia del movimiento en masa. La identificación se realizó mediante interpretación visual de imágenes satelitales, incluyendo imágenes PlanetScope de </w:t>
      </w:r>
      <w:commentRangeStart w:id="174"/>
      <w:r>
        <w:rPr>
          <w:spacing w:val="-2"/>
          <w:lang w:val="es-CO"/>
        </w:rPr>
        <w:t xml:space="preserve">los últimos diez años </w:t>
      </w:r>
      <w:commentRangeEnd w:id="174"/>
      <w:r w:rsidR="0093538B">
        <w:rPr>
          <w:rStyle w:val="Refdecomentario"/>
          <w:spacing w:val="-2"/>
          <w:sz w:val="20"/>
          <w:szCs w:val="20"/>
          <w:lang w:val="es-CO"/>
        </w:rPr>
        <w:commentReference w:id="174"/>
      </w:r>
      <w:r>
        <w:rPr>
          <w:spacing w:val="-2"/>
          <w:lang w:val="es-CO"/>
        </w:rPr>
        <w:t>(resolución de 3–4 m) y de Google Earth, desde 1985 hasta 2023, con resolución submétrica desde 2001.</w:t>
      </w:r>
    </w:p>
    <w:p w14:paraId="1DB67DDF" w14:textId="77777777" w:rsidR="00D05FC9" w:rsidRDefault="00D05FC9">
      <w:pPr>
        <w:pStyle w:val="Ttulo1"/>
        <w:tabs>
          <w:tab w:val="left" w:pos="8414"/>
        </w:tabs>
        <w:spacing w:before="150" w:line="247" w:lineRule="auto"/>
        <w:ind w:right="138"/>
        <w:jc w:val="both"/>
        <w:rPr>
          <w:spacing w:val="-2"/>
          <w:lang w:val="es-CO"/>
        </w:rPr>
      </w:pPr>
    </w:p>
    <w:p w14:paraId="7D07974B" w14:textId="77777777" w:rsidR="00D05FC9" w:rsidRPr="00CC34F8" w:rsidRDefault="00510033">
      <w:pPr>
        <w:pStyle w:val="Ttulo1"/>
        <w:tabs>
          <w:tab w:val="left" w:pos="8414"/>
        </w:tabs>
        <w:spacing w:before="10"/>
        <w:jc w:val="both"/>
        <w:rPr>
          <w:lang w:val="es-CL"/>
        </w:rPr>
      </w:pPr>
      <w:r>
        <w:rPr>
          <w:color w:val="000000"/>
          <w:spacing w:val="-2"/>
          <w:lang w:val="es-CO"/>
        </w:rPr>
        <w:t xml:space="preserve">Inicialmente, se seleccionaron como variables predictoras para el área de estudio: </w:t>
      </w:r>
      <w:commentRangeStart w:id="175"/>
      <w:r>
        <w:rPr>
          <w:color w:val="000000"/>
          <w:spacing w:val="-2"/>
          <w:lang w:val="es-CO"/>
        </w:rPr>
        <w:t xml:space="preserve">el área bajo la curva hipsométrica de la subcuenca, la elevación media, la pendiente media, el relieve local medio, la precipitación media anual, el número de días con precipitación diaria acumulada &gt;20 mm, la cobertura del suelo y la geología predominante. </w:t>
      </w:r>
      <w:commentRangeEnd w:id="175"/>
      <w:r w:rsidR="00920DA8">
        <w:rPr>
          <w:rStyle w:val="Refdecomentario"/>
          <w:color w:val="000000"/>
          <w:spacing w:val="-2"/>
          <w:sz w:val="20"/>
          <w:szCs w:val="20"/>
          <w:lang w:val="es-CO"/>
        </w:rPr>
        <w:commentReference w:id="175"/>
      </w:r>
      <w:r>
        <w:rPr>
          <w:color w:val="000000"/>
          <w:spacing w:val="-2"/>
          <w:lang w:val="es-CO"/>
        </w:rPr>
        <w:t>La información geológica fue obtenida a partir de mapas a escala 1:25.000 incluidos en los planes de ordenamiento territorial de varios municipios y en los planes de ordenación de cuencas hidrográficas. Complementariamente, se utilizó el mapa geológico nacional a escala 1:100.000 publicado por el Servicio Geológico Colombiano (SGC, 2013).</w:t>
      </w:r>
    </w:p>
    <w:p w14:paraId="27441CCC" w14:textId="77777777" w:rsidR="00D05FC9" w:rsidRDefault="00D05FC9">
      <w:pPr>
        <w:pStyle w:val="Ttulo1"/>
        <w:tabs>
          <w:tab w:val="left" w:pos="8414"/>
        </w:tabs>
        <w:spacing w:before="10"/>
        <w:jc w:val="both"/>
        <w:rPr>
          <w:lang w:val="es-CO"/>
        </w:rPr>
      </w:pPr>
    </w:p>
    <w:p w14:paraId="7B117E05" w14:textId="0B90F8D6" w:rsidR="00D05FC9" w:rsidRPr="00CC34F8" w:rsidRDefault="00510033">
      <w:pPr>
        <w:pStyle w:val="Ttulo1"/>
        <w:tabs>
          <w:tab w:val="left" w:pos="8414"/>
        </w:tabs>
        <w:spacing w:before="10"/>
        <w:jc w:val="both"/>
        <w:rPr>
          <w:lang w:val="es-CL"/>
        </w:rPr>
      </w:pPr>
      <w:r>
        <w:rPr>
          <w:color w:val="000000"/>
          <w:spacing w:val="-2"/>
          <w:lang w:val="es-CO"/>
        </w:rPr>
        <w:t>La elección de estas variables se fundamentó en una revisión crítica de la literatura. Aunque existen numerosos estudios sobre susceptibilidad a movimientos en masa a escala de ladera (Reichenbach et al., 2018), a escala de cuenca los trabajos son menos frecuentes y requieren variables que representen adecuadamente las condiciones generales del paisaje. Por ejemplo, el área bajo la curva hipsométrica es un indicador del grado de rejuvenecimiento del relieve, siendo más alto en terrenos jóvenes y dinámicos. La elevación media y el relieve local reflejan la energía potencial del terreno, mientras que la pendiente media está directamente relacionada con la estabilidad del talud. La precipitación media anual representa la carga hídrica acumulada sobre las cuencas, y el número de días con lluvias intensas permite aproximarse a los factores detonantes. La cobertura del suelo aporta información sobre el tipo de vegetación o uso del suelo que puede modificar la estabilidad de la cuenca, y la geología predominante identifica unidades litológicas con diferentes propiedades estructurales y mecánicas frente a la ocurrencia de movimientos en masa.</w:t>
      </w:r>
    </w:p>
    <w:p w14:paraId="285FA531" w14:textId="53B231FD" w:rsidR="00D05FC9" w:rsidRPr="00CC34F8" w:rsidRDefault="00510033" w:rsidP="0093538B">
      <w:pPr>
        <w:pStyle w:val="Ttulo1"/>
        <w:tabs>
          <w:tab w:val="left" w:pos="8414"/>
        </w:tabs>
        <w:spacing w:before="150"/>
        <w:rPr>
          <w:lang w:val="es-CL"/>
        </w:rPr>
      </w:pPr>
      <w:r>
        <w:rPr>
          <w:lang w:val="es-CO"/>
        </w:rPr>
        <w:t>Los</w:t>
      </w:r>
      <w:r>
        <w:rPr>
          <w:spacing w:val="3"/>
          <w:lang w:val="es-CO"/>
        </w:rPr>
        <w:t xml:space="preserve"> </w:t>
      </w:r>
      <w:r>
        <w:rPr>
          <w:lang w:val="es-CO"/>
        </w:rPr>
        <w:t>parámetros</w:t>
      </w:r>
      <w:r>
        <w:rPr>
          <w:spacing w:val="3"/>
          <w:lang w:val="es-CO"/>
        </w:rPr>
        <w:t xml:space="preserve"> </w:t>
      </w:r>
      <w:r>
        <w:rPr>
          <w:lang w:val="es-CO"/>
        </w:rPr>
        <w:t>del</w:t>
      </w:r>
      <w:r>
        <w:rPr>
          <w:spacing w:val="3"/>
          <w:lang w:val="es-CO"/>
        </w:rPr>
        <w:t xml:space="preserve"> </w:t>
      </w:r>
      <w:r>
        <w:rPr>
          <w:lang w:val="es-CO"/>
        </w:rPr>
        <w:t>terreno</w:t>
      </w:r>
      <w:r>
        <w:rPr>
          <w:spacing w:val="3"/>
          <w:lang w:val="es-CO"/>
        </w:rPr>
        <w:t xml:space="preserve"> </w:t>
      </w:r>
      <w:r>
        <w:rPr>
          <w:lang w:val="es-CO"/>
        </w:rPr>
        <w:t>se</w:t>
      </w:r>
      <w:r>
        <w:rPr>
          <w:spacing w:val="3"/>
          <w:lang w:val="es-CO"/>
        </w:rPr>
        <w:t xml:space="preserve"> </w:t>
      </w:r>
      <w:r>
        <w:rPr>
          <w:lang w:val="es-CO"/>
        </w:rPr>
        <w:t>calcularon</w:t>
      </w:r>
      <w:r>
        <w:rPr>
          <w:spacing w:val="3"/>
          <w:lang w:val="es-CO"/>
        </w:rPr>
        <w:t xml:space="preserve"> </w:t>
      </w:r>
      <w:r>
        <w:rPr>
          <w:lang w:val="es-CO"/>
        </w:rPr>
        <w:t>utilizando</w:t>
      </w:r>
      <w:r>
        <w:rPr>
          <w:spacing w:val="4"/>
          <w:lang w:val="es-CO"/>
        </w:rPr>
        <w:t xml:space="preserve"> </w:t>
      </w:r>
      <w:r>
        <w:rPr>
          <w:lang w:val="es-CO"/>
        </w:rPr>
        <w:t>el</w:t>
      </w:r>
      <w:r>
        <w:rPr>
          <w:spacing w:val="3"/>
          <w:lang w:val="es-CO"/>
        </w:rPr>
        <w:t xml:space="preserve"> </w:t>
      </w:r>
      <w:r>
        <w:rPr>
          <w:lang w:val="es-CO"/>
        </w:rPr>
        <w:t>modelo</w:t>
      </w:r>
      <w:r>
        <w:rPr>
          <w:spacing w:val="3"/>
          <w:lang w:val="es-CO"/>
        </w:rPr>
        <w:t xml:space="preserve"> </w:t>
      </w:r>
      <w:r>
        <w:rPr>
          <w:lang w:val="es-CO"/>
        </w:rPr>
        <w:t>digital</w:t>
      </w:r>
      <w:r>
        <w:rPr>
          <w:spacing w:val="3"/>
          <w:lang w:val="es-CO"/>
        </w:rPr>
        <w:t xml:space="preserve"> </w:t>
      </w:r>
      <w:r>
        <w:rPr>
          <w:lang w:val="es-CO"/>
        </w:rPr>
        <w:t>de</w:t>
      </w:r>
      <w:r>
        <w:rPr>
          <w:spacing w:val="3"/>
          <w:lang w:val="es-CO"/>
        </w:rPr>
        <w:t xml:space="preserve"> </w:t>
      </w:r>
      <w:r>
        <w:rPr>
          <w:lang w:val="es-CO"/>
        </w:rPr>
        <w:t>elevación</w:t>
      </w:r>
      <w:r>
        <w:rPr>
          <w:spacing w:val="3"/>
          <w:lang w:val="es-CO"/>
        </w:rPr>
        <w:t xml:space="preserve"> </w:t>
      </w:r>
      <w:r>
        <w:rPr>
          <w:lang w:val="es-CO"/>
        </w:rPr>
        <w:t>(DEM</w:t>
      </w:r>
      <w:ins w:id="176" w:author="Daniel Bertin Ugarte" w:date="2026-01-29T10:32:00Z" w16du:dateUtc="2026-01-29T13:32:00Z">
        <w:r w:rsidR="00167B20">
          <w:rPr>
            <w:lang w:val="es-CO"/>
          </w:rPr>
          <w:t>,</w:t>
        </w:r>
      </w:ins>
      <w:ins w:id="177" w:author="Daniel Bertin Ugarte" w:date="2026-01-29T10:31:00Z" w16du:dateUtc="2026-01-29T13:31:00Z">
        <w:r w:rsidR="00167B20">
          <w:rPr>
            <w:lang w:val="es-CO"/>
          </w:rPr>
          <w:t xml:space="preserve"> por sus siglas en ingl</w:t>
        </w:r>
      </w:ins>
      <w:ins w:id="178" w:author="Daniel Bertin Ugarte" w:date="2026-01-29T10:32:00Z" w16du:dateUtc="2026-01-29T13:32:00Z">
        <w:r w:rsidR="00167B20">
          <w:rPr>
            <w:lang w:val="es-CO"/>
          </w:rPr>
          <w:t>és</w:t>
        </w:r>
      </w:ins>
      <w:r>
        <w:rPr>
          <w:lang w:val="es-CO"/>
        </w:rPr>
        <w:t>)</w:t>
      </w:r>
      <w:r>
        <w:rPr>
          <w:spacing w:val="4"/>
          <w:lang w:val="es-CO"/>
        </w:rPr>
        <w:t xml:space="preserve"> </w:t>
      </w:r>
      <w:r>
        <w:rPr>
          <w:lang w:val="es-CO"/>
        </w:rPr>
        <w:t>del</w:t>
      </w:r>
      <w:r>
        <w:rPr>
          <w:spacing w:val="3"/>
          <w:lang w:val="es-CO"/>
        </w:rPr>
        <w:t xml:space="preserve"> </w:t>
      </w:r>
      <w:r>
        <w:rPr>
          <w:spacing w:val="-2"/>
          <w:lang w:val="es-CO"/>
        </w:rPr>
        <w:t>radar</w:t>
      </w:r>
      <w:r w:rsidR="0093538B">
        <w:rPr>
          <w:spacing w:val="-2"/>
          <w:lang w:val="es-CO"/>
        </w:rPr>
        <w:t xml:space="preserve"> </w:t>
      </w:r>
      <w:r>
        <w:rPr>
          <w:spacing w:val="-2"/>
          <w:lang w:val="es-CO"/>
        </w:rPr>
        <w:t>de apertura</w:t>
      </w:r>
      <w:r>
        <w:rPr>
          <w:spacing w:val="-1"/>
          <w:lang w:val="es-CO"/>
        </w:rPr>
        <w:t xml:space="preserve"> </w:t>
      </w:r>
      <w:r>
        <w:rPr>
          <w:spacing w:val="-2"/>
          <w:lang w:val="es-CO"/>
        </w:rPr>
        <w:t>sintética en</w:t>
      </w:r>
      <w:r>
        <w:rPr>
          <w:spacing w:val="-1"/>
          <w:lang w:val="es-CO"/>
        </w:rPr>
        <w:t xml:space="preserve"> </w:t>
      </w:r>
      <w:r>
        <w:rPr>
          <w:spacing w:val="-2"/>
          <w:lang w:val="es-CO"/>
        </w:rPr>
        <w:t>banda</w:t>
      </w:r>
      <w:r>
        <w:rPr>
          <w:spacing w:val="-1"/>
          <w:lang w:val="es-CO"/>
        </w:rPr>
        <w:t xml:space="preserve"> </w:t>
      </w:r>
      <w:r>
        <w:rPr>
          <w:spacing w:val="-2"/>
          <w:lang w:val="es-CO"/>
        </w:rPr>
        <w:t>L del</w:t>
      </w:r>
      <w:r>
        <w:rPr>
          <w:spacing w:val="-1"/>
          <w:lang w:val="es-CO"/>
        </w:rPr>
        <w:t xml:space="preserve"> </w:t>
      </w:r>
      <w:r>
        <w:rPr>
          <w:spacing w:val="-2"/>
          <w:lang w:val="es-CO"/>
        </w:rPr>
        <w:t>satélite de</w:t>
      </w:r>
      <w:r>
        <w:rPr>
          <w:spacing w:val="-1"/>
          <w:lang w:val="es-CO"/>
        </w:rPr>
        <w:t xml:space="preserve"> </w:t>
      </w:r>
      <w:r>
        <w:rPr>
          <w:spacing w:val="-2"/>
          <w:lang w:val="es-CO"/>
        </w:rPr>
        <w:t>observación</w:t>
      </w:r>
      <w:r>
        <w:rPr>
          <w:spacing w:val="-1"/>
          <w:lang w:val="es-CO"/>
        </w:rPr>
        <w:t xml:space="preserve"> </w:t>
      </w:r>
      <w:r>
        <w:rPr>
          <w:spacing w:val="-2"/>
          <w:lang w:val="es-CO"/>
        </w:rPr>
        <w:t xml:space="preserve">terrestre </w:t>
      </w:r>
      <w:del w:id="179" w:author="Daniel Bertin Ugarte" w:date="2026-01-29T10:33:00Z" w16du:dateUtc="2026-01-29T13:33:00Z">
        <w:r w:rsidDel="00167B20">
          <w:rPr>
            <w:spacing w:val="-2"/>
            <w:lang w:val="es-CO"/>
          </w:rPr>
          <w:delText>A</w:delText>
        </w:r>
      </w:del>
      <w:ins w:id="180" w:author="Daniel Bertin Ugarte" w:date="2026-01-29T10:33:00Z" w16du:dateUtc="2026-01-29T13:33:00Z">
        <w:r w:rsidR="00167B20">
          <w:rPr>
            <w:spacing w:val="-2"/>
            <w:lang w:val="es-CO"/>
          </w:rPr>
          <w:t>a</w:t>
        </w:r>
      </w:ins>
      <w:r>
        <w:rPr>
          <w:spacing w:val="-2"/>
          <w:lang w:val="es-CO"/>
        </w:rPr>
        <w:t>vanzada</w:t>
      </w:r>
      <w:r>
        <w:rPr>
          <w:spacing w:val="-1"/>
          <w:lang w:val="es-CO"/>
        </w:rPr>
        <w:t xml:space="preserve"> </w:t>
      </w:r>
      <w:r>
        <w:rPr>
          <w:spacing w:val="-2"/>
          <w:lang w:val="es-CO"/>
        </w:rPr>
        <w:t xml:space="preserve">(ALOS-PALSAR), </w:t>
      </w:r>
      <w:r>
        <w:rPr>
          <w:spacing w:val="-5"/>
          <w:lang w:val="es-CO"/>
        </w:rPr>
        <w:t>con</w:t>
      </w:r>
      <w:r w:rsidR="0093538B">
        <w:rPr>
          <w:spacing w:val="-5"/>
          <w:lang w:val="es-CO"/>
        </w:rPr>
        <w:t xml:space="preserve"> </w:t>
      </w:r>
      <w:r>
        <w:rPr>
          <w:color w:val="000000"/>
          <w:spacing w:val="-2"/>
          <w:lang w:val="es-CO"/>
        </w:rPr>
        <w:t>una</w:t>
      </w:r>
      <w:r w:rsidR="0093538B">
        <w:rPr>
          <w:color w:val="000000"/>
          <w:spacing w:val="-4"/>
          <w:lang w:val="es-CO"/>
        </w:rPr>
        <w:t xml:space="preserve"> </w:t>
      </w:r>
      <w:r>
        <w:rPr>
          <w:color w:val="000000"/>
          <w:spacing w:val="-2"/>
          <w:lang w:val="es-CO"/>
        </w:rPr>
        <w:t>resolución</w:t>
      </w:r>
      <w:r>
        <w:rPr>
          <w:color w:val="000000"/>
          <w:spacing w:val="-4"/>
          <w:lang w:val="es-CO"/>
        </w:rPr>
        <w:t xml:space="preserve"> </w:t>
      </w:r>
      <w:commentRangeStart w:id="181"/>
      <w:r>
        <w:rPr>
          <w:color w:val="000000"/>
          <w:spacing w:val="-2"/>
          <w:lang w:val="es-CO"/>
        </w:rPr>
        <w:t>de</w:t>
      </w:r>
      <w:r>
        <w:rPr>
          <w:color w:val="000000"/>
          <w:spacing w:val="-4"/>
          <w:lang w:val="es-CO"/>
        </w:rPr>
        <w:t xml:space="preserve"> </w:t>
      </w:r>
      <w:r>
        <w:rPr>
          <w:color w:val="000000"/>
          <w:spacing w:val="-2"/>
          <w:lang w:val="es-CO"/>
        </w:rPr>
        <w:t>píxel</w:t>
      </w:r>
      <w:r>
        <w:rPr>
          <w:color w:val="000000"/>
          <w:spacing w:val="-4"/>
          <w:lang w:val="es-CO"/>
        </w:rPr>
        <w:t xml:space="preserve"> </w:t>
      </w:r>
      <w:r>
        <w:rPr>
          <w:color w:val="000000"/>
          <w:spacing w:val="-2"/>
          <w:lang w:val="es-CO"/>
        </w:rPr>
        <w:t>de</w:t>
      </w:r>
      <w:r>
        <w:rPr>
          <w:color w:val="000000"/>
          <w:spacing w:val="-4"/>
          <w:lang w:val="es-CO"/>
        </w:rPr>
        <w:t xml:space="preserve"> </w:t>
      </w:r>
      <w:r>
        <w:rPr>
          <w:color w:val="000000"/>
          <w:spacing w:val="-2"/>
          <w:lang w:val="es-CO"/>
        </w:rPr>
        <w:t>12.5</w:t>
      </w:r>
      <w:r>
        <w:rPr>
          <w:color w:val="000000"/>
          <w:spacing w:val="-4"/>
          <w:lang w:val="es-CO"/>
        </w:rPr>
        <w:t xml:space="preserve"> </w:t>
      </w:r>
      <w:r>
        <w:rPr>
          <w:color w:val="000000"/>
          <w:spacing w:val="-2"/>
          <w:lang w:val="es-CO"/>
        </w:rPr>
        <w:t>m</w:t>
      </w:r>
      <w:commentRangeEnd w:id="181"/>
      <w:r w:rsidR="00167B20">
        <w:rPr>
          <w:rStyle w:val="Refdecomentario"/>
          <w:color w:val="000000"/>
          <w:spacing w:val="-4"/>
          <w:sz w:val="20"/>
          <w:szCs w:val="20"/>
          <w:lang w:val="es-CO"/>
        </w:rPr>
        <w:commentReference w:id="181"/>
      </w:r>
      <w:r>
        <w:rPr>
          <w:color w:val="000000"/>
          <w:spacing w:val="-4"/>
          <w:lang w:val="es-CO"/>
        </w:rPr>
        <w:t xml:space="preserve"> </w:t>
      </w:r>
      <w:r>
        <w:rPr>
          <w:color w:val="000000"/>
          <w:spacing w:val="-2"/>
          <w:lang w:val="es-CO"/>
        </w:rPr>
        <w:t>(Logan</w:t>
      </w:r>
      <w:r>
        <w:rPr>
          <w:color w:val="000000"/>
          <w:spacing w:val="-4"/>
          <w:lang w:val="es-CO"/>
        </w:rPr>
        <w:t xml:space="preserve"> y </w:t>
      </w:r>
      <w:r>
        <w:rPr>
          <w:color w:val="000000"/>
          <w:spacing w:val="-2"/>
          <w:lang w:val="es-CO"/>
        </w:rPr>
        <w:t>Karr,</w:t>
      </w:r>
      <w:r>
        <w:rPr>
          <w:color w:val="000000"/>
          <w:spacing w:val="-4"/>
          <w:lang w:val="es-CO"/>
        </w:rPr>
        <w:t xml:space="preserve"> </w:t>
      </w:r>
      <w:hyperlink w:anchor="_bookmark37">
        <w:r>
          <w:rPr>
            <w:color w:val="00004C"/>
            <w:spacing w:val="-2"/>
            <w:lang w:val="es-CO"/>
          </w:rPr>
          <w:t>2014</w:t>
        </w:r>
      </w:hyperlink>
      <w:r>
        <w:rPr>
          <w:color w:val="000000"/>
          <w:spacing w:val="-2"/>
          <w:lang w:val="es-CO"/>
        </w:rPr>
        <w:t>).</w:t>
      </w:r>
      <w:r>
        <w:rPr>
          <w:lang w:val="es-CO"/>
        </w:rPr>
        <w:tab/>
      </w:r>
    </w:p>
    <w:p w14:paraId="78510B69" w14:textId="3C2E0C74" w:rsidR="00D05FC9" w:rsidRPr="00CC34F8" w:rsidRDefault="00510033">
      <w:pPr>
        <w:tabs>
          <w:tab w:val="left" w:pos="8414"/>
        </w:tabs>
        <w:spacing w:before="150"/>
        <w:ind w:left="113"/>
        <w:jc w:val="both"/>
        <w:rPr>
          <w:lang w:val="es-CL"/>
        </w:rPr>
      </w:pPr>
      <w:r>
        <w:rPr>
          <w:rFonts w:ascii="Times New Roman" w:eastAsia="Times New Roman" w:hAnsi="Times New Roman" w:cs="Times New Roman"/>
          <w:color w:val="000000"/>
          <w:sz w:val="20"/>
          <w:szCs w:val="20"/>
          <w:lang w:val="es-CO"/>
        </w:rPr>
        <w:t>Las métricas de precipitación se</w:t>
      </w:r>
      <w:r>
        <w:rPr>
          <w:rFonts w:ascii="Times New Roman" w:eastAsia="Times New Roman" w:hAnsi="Times New Roman" w:cs="Times New Roman"/>
          <w:sz w:val="20"/>
          <w:szCs w:val="20"/>
          <w:lang w:val="es-CO"/>
        </w:rPr>
        <w:t xml:space="preserve"> derivaron utilizando los datos de CHIRPS (</w:t>
      </w:r>
      <w:r>
        <w:rPr>
          <w:rFonts w:ascii="Times New Roman" w:eastAsia="Times New Roman" w:hAnsi="Times New Roman" w:cs="Times New Roman"/>
          <w:i/>
          <w:iCs/>
          <w:sz w:val="20"/>
          <w:szCs w:val="20"/>
          <w:lang w:val="es-CO"/>
        </w:rPr>
        <w:t>Climate Hazard Group Infra</w:t>
      </w:r>
      <w:del w:id="182" w:author="Daniel Bertin Ugarte" w:date="2026-01-29T10:36:00Z" w16du:dateUtc="2026-01-29T13:36:00Z">
        <w:r w:rsidDel="00167B20">
          <w:rPr>
            <w:rFonts w:ascii="Times New Roman" w:eastAsia="Times New Roman" w:hAnsi="Times New Roman" w:cs="Times New Roman"/>
            <w:i/>
            <w:iCs/>
            <w:sz w:val="20"/>
            <w:szCs w:val="20"/>
            <w:lang w:val="es-CO"/>
          </w:rPr>
          <w:delText>R</w:delText>
        </w:r>
      </w:del>
      <w:ins w:id="183" w:author="Daniel Bertin Ugarte" w:date="2026-01-29T10:36:00Z" w16du:dateUtc="2026-01-29T13:36:00Z">
        <w:r w:rsidR="00167B20">
          <w:rPr>
            <w:rFonts w:ascii="Times New Roman" w:eastAsia="Times New Roman" w:hAnsi="Times New Roman" w:cs="Times New Roman"/>
            <w:i/>
            <w:iCs/>
            <w:sz w:val="20"/>
            <w:szCs w:val="20"/>
            <w:lang w:val="es-CO"/>
          </w:rPr>
          <w:t>r</w:t>
        </w:r>
      </w:ins>
      <w:r>
        <w:rPr>
          <w:rFonts w:ascii="Times New Roman" w:eastAsia="Times New Roman" w:hAnsi="Times New Roman" w:cs="Times New Roman"/>
          <w:i/>
          <w:iCs/>
          <w:sz w:val="20"/>
          <w:szCs w:val="20"/>
          <w:lang w:val="es-CO"/>
        </w:rPr>
        <w:t>ed Precipitation with Station Data</w:t>
      </w:r>
      <w:r>
        <w:rPr>
          <w:rFonts w:ascii="Times New Roman" w:eastAsia="Times New Roman" w:hAnsi="Times New Roman" w:cs="Times New Roman"/>
          <w:sz w:val="20"/>
          <w:szCs w:val="20"/>
          <w:lang w:val="es-CO"/>
        </w:rPr>
        <w:t>) (Funk</w:t>
      </w:r>
      <w:ins w:id="184" w:author="Daniel Bertin Ugarte" w:date="2026-01-29T10:35:00Z" w16du:dateUtc="2026-01-29T13:35:00Z">
        <w:r w:rsidR="00167B20">
          <w:rPr>
            <w:rFonts w:ascii="Times New Roman" w:eastAsia="Times New Roman" w:hAnsi="Times New Roman" w:cs="Times New Roman"/>
            <w:sz w:val="20"/>
            <w:szCs w:val="20"/>
            <w:lang w:val="es-CO"/>
          </w:rPr>
          <w:t xml:space="preserve"> et al.</w:t>
        </w:r>
      </w:ins>
      <w:del w:id="185" w:author="Daniel Bertin Ugarte" w:date="2026-01-29T10:35:00Z" w16du:dateUtc="2026-01-29T13:35:00Z">
        <w:r w:rsidDel="00167B20">
          <w:rPr>
            <w:rFonts w:ascii="Times New Roman" w:eastAsia="Times New Roman" w:hAnsi="Times New Roman" w:cs="Times New Roman"/>
            <w:sz w:val="20"/>
            <w:szCs w:val="20"/>
            <w:lang w:val="es-CO"/>
          </w:rPr>
          <w:delText>, Peterson, y Landsfeld</w:delText>
        </w:r>
      </w:del>
      <w:r>
        <w:rPr>
          <w:rFonts w:ascii="Times New Roman" w:eastAsia="Times New Roman" w:hAnsi="Times New Roman" w:cs="Times New Roman"/>
          <w:sz w:val="20"/>
          <w:szCs w:val="20"/>
          <w:lang w:val="es-CO"/>
        </w:rPr>
        <w:t xml:space="preserve">, </w:t>
      </w:r>
      <w:hyperlink w:anchor="_bookmark29">
        <w:r>
          <w:rPr>
            <w:rFonts w:ascii="Times New Roman" w:eastAsia="Times New Roman" w:hAnsi="Times New Roman" w:cs="Times New Roman"/>
            <w:sz w:val="20"/>
            <w:szCs w:val="20"/>
            <w:lang w:val="es-CO"/>
          </w:rPr>
          <w:t>2015</w:t>
        </w:r>
      </w:hyperlink>
      <w:r>
        <w:rPr>
          <w:rFonts w:ascii="Times New Roman" w:eastAsia="Times New Roman" w:hAnsi="Times New Roman" w:cs="Times New Roman"/>
          <w:sz w:val="20"/>
          <w:szCs w:val="20"/>
          <w:lang w:val="es-CO"/>
        </w:rPr>
        <w:t xml:space="preserve">), versión 2.0, para datos </w:t>
      </w:r>
      <w:del w:id="186" w:author="Daniel Bertin Ugarte" w:date="2026-01-29T10:36:00Z" w16du:dateUtc="2026-01-29T13:36:00Z">
        <w:r w:rsidDel="00167B20">
          <w:rPr>
            <w:rFonts w:ascii="Times New Roman" w:eastAsia="Times New Roman" w:hAnsi="Times New Roman" w:cs="Times New Roman"/>
            <w:sz w:val="20"/>
            <w:szCs w:val="20"/>
            <w:lang w:val="es-CO"/>
          </w:rPr>
          <w:delText xml:space="preserve">de precipitación </w:delText>
        </w:r>
      </w:del>
      <w:r>
        <w:rPr>
          <w:rFonts w:ascii="Times New Roman" w:eastAsia="Times New Roman" w:hAnsi="Times New Roman" w:cs="Times New Roman"/>
          <w:sz w:val="20"/>
          <w:szCs w:val="20"/>
          <w:lang w:val="es-CO"/>
        </w:rPr>
        <w:t>con una resolución de 5 km desde 1981 hasta 2023. Para este cálculo se utilizó la plataforma Google Earth Engine (GEE) con lenguaje Javascript.</w:t>
      </w:r>
      <w:r>
        <w:rPr>
          <w:lang w:val="es-CO"/>
        </w:rPr>
        <w:tab/>
      </w:r>
    </w:p>
    <w:p w14:paraId="582FA757" w14:textId="256C56F0" w:rsidR="00D05FC9" w:rsidRDefault="00510033">
      <w:pPr>
        <w:pStyle w:val="Ttulo1"/>
        <w:tabs>
          <w:tab w:val="left" w:pos="8414"/>
        </w:tabs>
        <w:spacing w:before="151"/>
        <w:jc w:val="both"/>
        <w:rPr>
          <w:lang w:val="es-CO"/>
        </w:rPr>
      </w:pPr>
      <w:r>
        <w:rPr>
          <w:lang w:val="es-CO"/>
        </w:rPr>
        <w:t>Se</w:t>
      </w:r>
      <w:r>
        <w:rPr>
          <w:spacing w:val="26"/>
          <w:lang w:val="es-CO"/>
        </w:rPr>
        <w:t xml:space="preserve"> </w:t>
      </w:r>
      <w:r>
        <w:rPr>
          <w:lang w:val="es-CO"/>
        </w:rPr>
        <w:t>generó</w:t>
      </w:r>
      <w:r>
        <w:rPr>
          <w:spacing w:val="27"/>
          <w:lang w:val="es-CO"/>
        </w:rPr>
        <w:t xml:space="preserve"> </w:t>
      </w:r>
      <w:r>
        <w:rPr>
          <w:lang w:val="es-CO"/>
        </w:rPr>
        <w:t>un</w:t>
      </w:r>
      <w:r>
        <w:rPr>
          <w:spacing w:val="26"/>
          <w:lang w:val="es-CO"/>
        </w:rPr>
        <w:t xml:space="preserve"> </w:t>
      </w:r>
      <w:r>
        <w:rPr>
          <w:lang w:val="es-CO"/>
        </w:rPr>
        <w:t>mapa</w:t>
      </w:r>
      <w:r>
        <w:rPr>
          <w:spacing w:val="27"/>
          <w:lang w:val="es-CO"/>
        </w:rPr>
        <w:t xml:space="preserve"> </w:t>
      </w:r>
      <w:r>
        <w:rPr>
          <w:lang w:val="es-CO"/>
        </w:rPr>
        <w:t>de</w:t>
      </w:r>
      <w:r>
        <w:rPr>
          <w:spacing w:val="27"/>
          <w:lang w:val="es-CO"/>
        </w:rPr>
        <w:t xml:space="preserve"> </w:t>
      </w:r>
      <w:r>
        <w:rPr>
          <w:lang w:val="es-CO"/>
        </w:rPr>
        <w:t>cobertura</w:t>
      </w:r>
      <w:r>
        <w:rPr>
          <w:spacing w:val="26"/>
          <w:lang w:val="es-CO"/>
        </w:rPr>
        <w:t xml:space="preserve"> </w:t>
      </w:r>
      <w:r>
        <w:rPr>
          <w:lang w:val="es-CO"/>
        </w:rPr>
        <w:t>del</w:t>
      </w:r>
      <w:r>
        <w:rPr>
          <w:spacing w:val="28"/>
          <w:lang w:val="es-CO"/>
        </w:rPr>
        <w:t xml:space="preserve"> </w:t>
      </w:r>
      <w:r>
        <w:rPr>
          <w:lang w:val="es-CO"/>
        </w:rPr>
        <w:t>suelo</w:t>
      </w:r>
      <w:r>
        <w:rPr>
          <w:spacing w:val="27"/>
          <w:lang w:val="es-CO"/>
        </w:rPr>
        <w:t xml:space="preserve"> </w:t>
      </w:r>
      <w:r>
        <w:rPr>
          <w:lang w:val="es-CO"/>
        </w:rPr>
        <w:t>utilizando</w:t>
      </w:r>
      <w:r>
        <w:rPr>
          <w:spacing w:val="26"/>
          <w:lang w:val="es-CO"/>
        </w:rPr>
        <w:t xml:space="preserve"> </w:t>
      </w:r>
      <w:r>
        <w:rPr>
          <w:lang w:val="es-CO"/>
        </w:rPr>
        <w:t>datos</w:t>
      </w:r>
      <w:r>
        <w:rPr>
          <w:spacing w:val="27"/>
          <w:lang w:val="es-CO"/>
        </w:rPr>
        <w:t xml:space="preserve"> </w:t>
      </w:r>
      <w:r>
        <w:rPr>
          <w:lang w:val="es-CO"/>
        </w:rPr>
        <w:t>del</w:t>
      </w:r>
      <w:r>
        <w:rPr>
          <w:spacing w:val="27"/>
          <w:lang w:val="es-CO"/>
        </w:rPr>
        <w:t xml:space="preserve"> </w:t>
      </w:r>
      <w:r>
        <w:rPr>
          <w:lang w:val="es-CO"/>
        </w:rPr>
        <w:t>programa</w:t>
      </w:r>
      <w:r>
        <w:rPr>
          <w:spacing w:val="26"/>
          <w:lang w:val="es-CO"/>
        </w:rPr>
        <w:t xml:space="preserve"> </w:t>
      </w:r>
      <w:r>
        <w:rPr>
          <w:lang w:val="es-CO"/>
        </w:rPr>
        <w:t>Copernicus</w:t>
      </w:r>
      <w:r>
        <w:rPr>
          <w:spacing w:val="27"/>
          <w:lang w:val="es-CO"/>
        </w:rPr>
        <w:t xml:space="preserve"> </w:t>
      </w:r>
      <w:r>
        <w:rPr>
          <w:lang w:val="es-CO"/>
        </w:rPr>
        <w:t>Sentinel-</w:t>
      </w:r>
      <w:r>
        <w:rPr>
          <w:spacing w:val="-5"/>
          <w:lang w:val="es-CO"/>
        </w:rPr>
        <w:t xml:space="preserve">2, </w:t>
      </w:r>
      <w:r>
        <w:rPr>
          <w:lang w:val="es-CO"/>
        </w:rPr>
        <w:t>con</w:t>
      </w:r>
      <w:r>
        <w:rPr>
          <w:spacing w:val="6"/>
          <w:lang w:val="es-CO"/>
        </w:rPr>
        <w:t xml:space="preserve"> </w:t>
      </w:r>
      <w:r>
        <w:rPr>
          <w:lang w:val="es-CO"/>
        </w:rPr>
        <w:t>una</w:t>
      </w:r>
      <w:r>
        <w:rPr>
          <w:spacing w:val="7"/>
          <w:lang w:val="es-CO"/>
        </w:rPr>
        <w:t xml:space="preserve"> </w:t>
      </w:r>
      <w:r>
        <w:rPr>
          <w:lang w:val="es-CO"/>
        </w:rPr>
        <w:t>resolución</w:t>
      </w:r>
      <w:r>
        <w:rPr>
          <w:spacing w:val="7"/>
          <w:lang w:val="es-CO"/>
        </w:rPr>
        <w:t xml:space="preserve"> </w:t>
      </w:r>
      <w:r>
        <w:rPr>
          <w:lang w:val="es-CO"/>
        </w:rPr>
        <w:t>de</w:t>
      </w:r>
      <w:r>
        <w:rPr>
          <w:spacing w:val="7"/>
          <w:lang w:val="es-CO"/>
        </w:rPr>
        <w:t xml:space="preserve"> </w:t>
      </w:r>
      <w:r>
        <w:rPr>
          <w:lang w:val="es-CO"/>
        </w:rPr>
        <w:t>10</w:t>
      </w:r>
      <w:r>
        <w:rPr>
          <w:spacing w:val="7"/>
          <w:lang w:val="es-CO"/>
        </w:rPr>
        <w:t xml:space="preserve"> </w:t>
      </w:r>
      <w:r>
        <w:rPr>
          <w:lang w:val="es-CO"/>
        </w:rPr>
        <w:t>m.</w:t>
      </w:r>
      <w:r>
        <w:rPr>
          <w:spacing w:val="40"/>
          <w:lang w:val="es-CO"/>
        </w:rPr>
        <w:t xml:space="preserve"> </w:t>
      </w:r>
      <w:r>
        <w:rPr>
          <w:lang w:val="es-CO"/>
        </w:rPr>
        <w:t>Utilizando</w:t>
      </w:r>
      <w:r>
        <w:rPr>
          <w:spacing w:val="7"/>
          <w:lang w:val="es-CO"/>
        </w:rPr>
        <w:t xml:space="preserve"> </w:t>
      </w:r>
      <w:r>
        <w:rPr>
          <w:lang w:val="es-CO"/>
        </w:rPr>
        <w:t>GEE,</w:t>
      </w:r>
      <w:r>
        <w:rPr>
          <w:spacing w:val="7"/>
          <w:lang w:val="es-CO"/>
        </w:rPr>
        <w:t xml:space="preserve"> </w:t>
      </w:r>
      <w:r>
        <w:rPr>
          <w:lang w:val="es-CO"/>
        </w:rPr>
        <w:t>se seleccionaron</w:t>
      </w:r>
      <w:r>
        <w:rPr>
          <w:spacing w:val="7"/>
          <w:lang w:val="es-CO"/>
        </w:rPr>
        <w:t xml:space="preserve"> </w:t>
      </w:r>
      <w:r>
        <w:rPr>
          <w:lang w:val="es-CO"/>
        </w:rPr>
        <w:t>imágenes</w:t>
      </w:r>
      <w:r>
        <w:rPr>
          <w:spacing w:val="7"/>
          <w:lang w:val="es-CO"/>
        </w:rPr>
        <w:t xml:space="preserve"> </w:t>
      </w:r>
      <w:r>
        <w:rPr>
          <w:lang w:val="es-CO"/>
        </w:rPr>
        <w:t>desde</w:t>
      </w:r>
      <w:r>
        <w:rPr>
          <w:spacing w:val="6"/>
          <w:lang w:val="es-CO"/>
        </w:rPr>
        <w:t xml:space="preserve"> </w:t>
      </w:r>
      <w:r>
        <w:rPr>
          <w:lang w:val="es-CO"/>
        </w:rPr>
        <w:t>2018</w:t>
      </w:r>
      <w:r>
        <w:rPr>
          <w:spacing w:val="7"/>
          <w:lang w:val="es-CO"/>
        </w:rPr>
        <w:t xml:space="preserve"> </w:t>
      </w:r>
      <w:r>
        <w:rPr>
          <w:lang w:val="es-CO"/>
        </w:rPr>
        <w:t>hasta</w:t>
      </w:r>
      <w:r>
        <w:rPr>
          <w:spacing w:val="7"/>
          <w:lang w:val="es-CO"/>
        </w:rPr>
        <w:t xml:space="preserve"> </w:t>
      </w:r>
      <w:r>
        <w:rPr>
          <w:lang w:val="es-CO"/>
        </w:rPr>
        <w:t>2023</w:t>
      </w:r>
      <w:r>
        <w:rPr>
          <w:spacing w:val="7"/>
          <w:lang w:val="es-CO"/>
        </w:rPr>
        <w:t xml:space="preserve"> </w:t>
      </w:r>
      <w:r>
        <w:rPr>
          <w:spacing w:val="-5"/>
          <w:lang w:val="es-CO"/>
        </w:rPr>
        <w:t xml:space="preserve">con </w:t>
      </w:r>
      <w:r>
        <w:rPr>
          <w:lang w:val="es-CO"/>
        </w:rPr>
        <w:t>menos</w:t>
      </w:r>
      <w:r>
        <w:rPr>
          <w:spacing w:val="9"/>
          <w:lang w:val="es-CO"/>
        </w:rPr>
        <w:t xml:space="preserve"> </w:t>
      </w:r>
      <w:r>
        <w:rPr>
          <w:lang w:val="es-CO"/>
        </w:rPr>
        <w:t>del</w:t>
      </w:r>
      <w:r>
        <w:rPr>
          <w:spacing w:val="11"/>
          <w:lang w:val="es-CO"/>
        </w:rPr>
        <w:t xml:space="preserve"> </w:t>
      </w:r>
      <w:r>
        <w:rPr>
          <w:lang w:val="es-CO"/>
        </w:rPr>
        <w:t>10%</w:t>
      </w:r>
      <w:r>
        <w:rPr>
          <w:spacing w:val="10"/>
          <w:lang w:val="es-CO"/>
        </w:rPr>
        <w:t xml:space="preserve"> </w:t>
      </w:r>
      <w:r>
        <w:rPr>
          <w:lang w:val="es-CO"/>
        </w:rPr>
        <w:t>de</w:t>
      </w:r>
      <w:r>
        <w:rPr>
          <w:spacing w:val="10"/>
          <w:lang w:val="es-CO"/>
        </w:rPr>
        <w:t xml:space="preserve"> </w:t>
      </w:r>
      <w:r>
        <w:rPr>
          <w:lang w:val="es-CO"/>
        </w:rPr>
        <w:t>cobertura</w:t>
      </w:r>
      <w:r>
        <w:rPr>
          <w:spacing w:val="11"/>
          <w:lang w:val="es-CO"/>
        </w:rPr>
        <w:t xml:space="preserve"> </w:t>
      </w:r>
      <w:r>
        <w:rPr>
          <w:lang w:val="es-CO"/>
        </w:rPr>
        <w:t>de</w:t>
      </w:r>
      <w:r>
        <w:rPr>
          <w:spacing w:val="10"/>
          <w:lang w:val="es-CO"/>
        </w:rPr>
        <w:t xml:space="preserve"> </w:t>
      </w:r>
      <w:r>
        <w:rPr>
          <w:lang w:val="es-CO"/>
        </w:rPr>
        <w:t>nubes,</w:t>
      </w:r>
      <w:r>
        <w:rPr>
          <w:spacing w:val="14"/>
          <w:lang w:val="es-CO"/>
        </w:rPr>
        <w:t xml:space="preserve"> </w:t>
      </w:r>
      <w:r>
        <w:rPr>
          <w:lang w:val="es-CO"/>
        </w:rPr>
        <w:t>eliminando</w:t>
      </w:r>
      <w:r>
        <w:rPr>
          <w:spacing w:val="10"/>
          <w:lang w:val="es-CO"/>
        </w:rPr>
        <w:t xml:space="preserve"> </w:t>
      </w:r>
      <w:r>
        <w:rPr>
          <w:lang w:val="es-CO"/>
        </w:rPr>
        <w:t>efectos</w:t>
      </w:r>
      <w:r>
        <w:rPr>
          <w:spacing w:val="10"/>
          <w:lang w:val="es-CO"/>
        </w:rPr>
        <w:t xml:space="preserve"> </w:t>
      </w:r>
      <w:r>
        <w:rPr>
          <w:lang w:val="es-CO"/>
        </w:rPr>
        <w:t>de</w:t>
      </w:r>
      <w:r>
        <w:rPr>
          <w:spacing w:val="11"/>
          <w:lang w:val="es-CO"/>
        </w:rPr>
        <w:t xml:space="preserve"> </w:t>
      </w:r>
      <w:r>
        <w:rPr>
          <w:lang w:val="es-CO"/>
        </w:rPr>
        <w:t>sombra.</w:t>
      </w:r>
      <w:r>
        <w:rPr>
          <w:spacing w:val="42"/>
          <w:lang w:val="es-CO"/>
        </w:rPr>
        <w:t xml:space="preserve"> </w:t>
      </w:r>
      <w:r>
        <w:rPr>
          <w:lang w:val="es-CO"/>
        </w:rPr>
        <w:t>El</w:t>
      </w:r>
      <w:r>
        <w:rPr>
          <w:spacing w:val="10"/>
          <w:lang w:val="es-CO"/>
        </w:rPr>
        <w:t xml:space="preserve"> </w:t>
      </w:r>
      <w:r>
        <w:rPr>
          <w:lang w:val="es-CO"/>
        </w:rPr>
        <w:t>mapa</w:t>
      </w:r>
      <w:r>
        <w:rPr>
          <w:spacing w:val="10"/>
          <w:lang w:val="es-CO"/>
        </w:rPr>
        <w:t xml:space="preserve"> </w:t>
      </w:r>
      <w:r>
        <w:rPr>
          <w:lang w:val="es-CO"/>
        </w:rPr>
        <w:t>se</w:t>
      </w:r>
      <w:r>
        <w:rPr>
          <w:spacing w:val="11"/>
          <w:lang w:val="es-CO"/>
        </w:rPr>
        <w:t xml:space="preserve"> </w:t>
      </w:r>
      <w:r>
        <w:rPr>
          <w:lang w:val="es-CO"/>
        </w:rPr>
        <w:t>creó</w:t>
      </w:r>
      <w:r>
        <w:rPr>
          <w:spacing w:val="10"/>
          <w:lang w:val="es-CO"/>
        </w:rPr>
        <w:t xml:space="preserve"> </w:t>
      </w:r>
      <w:r>
        <w:rPr>
          <w:spacing w:val="-2"/>
          <w:lang w:val="es-CO"/>
        </w:rPr>
        <w:t xml:space="preserve">calculando </w:t>
      </w:r>
      <w:r>
        <w:rPr>
          <w:lang w:val="es-CO"/>
        </w:rPr>
        <w:t>el</w:t>
      </w:r>
      <w:r>
        <w:rPr>
          <w:spacing w:val="14"/>
          <w:lang w:val="es-CO"/>
        </w:rPr>
        <w:t xml:space="preserve"> </w:t>
      </w:r>
      <w:r>
        <w:rPr>
          <w:lang w:val="es-CO"/>
        </w:rPr>
        <w:t>índice</w:t>
      </w:r>
      <w:r>
        <w:rPr>
          <w:spacing w:val="14"/>
          <w:lang w:val="es-CO"/>
        </w:rPr>
        <w:t xml:space="preserve"> </w:t>
      </w:r>
      <w:r>
        <w:rPr>
          <w:lang w:val="es-CO"/>
        </w:rPr>
        <w:t>de</w:t>
      </w:r>
      <w:r>
        <w:rPr>
          <w:spacing w:val="14"/>
          <w:lang w:val="es-CO"/>
        </w:rPr>
        <w:t xml:space="preserve"> </w:t>
      </w:r>
      <w:r>
        <w:rPr>
          <w:lang w:val="es-CO"/>
        </w:rPr>
        <w:t>vegetación</w:t>
      </w:r>
      <w:r>
        <w:rPr>
          <w:spacing w:val="14"/>
          <w:lang w:val="es-CO"/>
        </w:rPr>
        <w:t xml:space="preserve"> </w:t>
      </w:r>
      <w:r>
        <w:rPr>
          <w:lang w:val="es-CO"/>
        </w:rPr>
        <w:t>de</w:t>
      </w:r>
      <w:r>
        <w:rPr>
          <w:spacing w:val="14"/>
          <w:lang w:val="es-CO"/>
        </w:rPr>
        <w:t xml:space="preserve"> </w:t>
      </w:r>
      <w:r>
        <w:rPr>
          <w:lang w:val="es-CO"/>
        </w:rPr>
        <w:t>diferencia</w:t>
      </w:r>
      <w:r>
        <w:rPr>
          <w:spacing w:val="14"/>
          <w:lang w:val="es-CO"/>
        </w:rPr>
        <w:t xml:space="preserve"> </w:t>
      </w:r>
      <w:r>
        <w:rPr>
          <w:lang w:val="es-CO"/>
        </w:rPr>
        <w:t>normalizada</w:t>
      </w:r>
      <w:r>
        <w:rPr>
          <w:spacing w:val="14"/>
          <w:lang w:val="es-CO"/>
        </w:rPr>
        <w:t xml:space="preserve"> </w:t>
      </w:r>
      <w:r>
        <w:rPr>
          <w:lang w:val="es-CO"/>
        </w:rPr>
        <w:t>(NDVI)</w:t>
      </w:r>
      <w:r>
        <w:rPr>
          <w:spacing w:val="14"/>
          <w:lang w:val="es-CO"/>
        </w:rPr>
        <w:t xml:space="preserve"> </w:t>
      </w:r>
      <w:r>
        <w:rPr>
          <w:lang w:val="es-CO"/>
        </w:rPr>
        <w:t>(Kriegler,</w:t>
      </w:r>
      <w:r>
        <w:rPr>
          <w:spacing w:val="14"/>
          <w:lang w:val="es-CO"/>
        </w:rPr>
        <w:t xml:space="preserve"> </w:t>
      </w:r>
      <w:hyperlink w:anchor="_bookmark32">
        <w:r>
          <w:rPr>
            <w:color w:val="00004C"/>
            <w:lang w:val="es-CO"/>
          </w:rPr>
          <w:t>1969</w:t>
        </w:r>
      </w:hyperlink>
      <w:r>
        <w:rPr>
          <w:lang w:val="es-CO"/>
        </w:rPr>
        <w:t>),</w:t>
      </w:r>
      <w:r>
        <w:rPr>
          <w:spacing w:val="18"/>
          <w:lang w:val="es-CO"/>
        </w:rPr>
        <w:t xml:space="preserve"> </w:t>
      </w:r>
      <w:r>
        <w:rPr>
          <w:lang w:val="es-CO"/>
        </w:rPr>
        <w:t>el</w:t>
      </w:r>
      <w:r>
        <w:rPr>
          <w:spacing w:val="14"/>
          <w:lang w:val="es-CO"/>
        </w:rPr>
        <w:t xml:space="preserve"> </w:t>
      </w:r>
      <w:r>
        <w:rPr>
          <w:lang w:val="es-CO"/>
        </w:rPr>
        <w:t>índice</w:t>
      </w:r>
      <w:r>
        <w:rPr>
          <w:spacing w:val="14"/>
          <w:lang w:val="es-CO"/>
        </w:rPr>
        <w:t xml:space="preserve"> </w:t>
      </w:r>
      <w:r>
        <w:rPr>
          <w:lang w:val="es-CO"/>
        </w:rPr>
        <w:t>de</w:t>
      </w:r>
      <w:r>
        <w:rPr>
          <w:spacing w:val="15"/>
          <w:lang w:val="es-CO"/>
        </w:rPr>
        <w:t xml:space="preserve"> </w:t>
      </w:r>
      <w:r>
        <w:rPr>
          <w:spacing w:val="-2"/>
          <w:lang w:val="es-CO"/>
        </w:rPr>
        <w:t xml:space="preserve">diferencia </w:t>
      </w:r>
      <w:r>
        <w:rPr>
          <w:lang w:val="es-CO"/>
        </w:rPr>
        <w:t>normalizada</w:t>
      </w:r>
      <w:r>
        <w:rPr>
          <w:spacing w:val="-6"/>
          <w:lang w:val="es-CO"/>
        </w:rPr>
        <w:t xml:space="preserve"> </w:t>
      </w:r>
      <w:r>
        <w:rPr>
          <w:lang w:val="es-CO"/>
        </w:rPr>
        <w:t>de</w:t>
      </w:r>
      <w:r>
        <w:rPr>
          <w:spacing w:val="-5"/>
          <w:lang w:val="es-CO"/>
        </w:rPr>
        <w:t xml:space="preserve"> </w:t>
      </w:r>
      <w:r>
        <w:rPr>
          <w:lang w:val="es-CO"/>
        </w:rPr>
        <w:t>construcciones</w:t>
      </w:r>
      <w:r>
        <w:rPr>
          <w:spacing w:val="-5"/>
          <w:lang w:val="es-CO"/>
        </w:rPr>
        <w:t xml:space="preserve"> </w:t>
      </w:r>
      <w:r>
        <w:rPr>
          <w:lang w:val="es-CO"/>
        </w:rPr>
        <w:t>(NDBI)</w:t>
      </w:r>
      <w:r>
        <w:rPr>
          <w:spacing w:val="-6"/>
          <w:lang w:val="es-CO"/>
        </w:rPr>
        <w:t xml:space="preserve"> </w:t>
      </w:r>
      <w:r>
        <w:rPr>
          <w:lang w:val="es-CO"/>
        </w:rPr>
        <w:t>(Zha</w:t>
      </w:r>
      <w:ins w:id="187" w:author="Daniel Bertin Ugarte" w:date="2026-01-29T10:39:00Z" w16du:dateUtc="2026-01-29T13:39:00Z">
        <w:r w:rsidR="00167B20">
          <w:rPr>
            <w:lang w:val="es-CO"/>
          </w:rPr>
          <w:t xml:space="preserve"> et al., </w:t>
        </w:r>
      </w:ins>
      <w:del w:id="188" w:author="Daniel Bertin Ugarte" w:date="2026-01-29T10:39:00Z" w16du:dateUtc="2026-01-29T13:39:00Z">
        <w:r w:rsidDel="00167B20">
          <w:rPr>
            <w:lang w:val="es-CO"/>
          </w:rPr>
          <w:delText>,</w:delText>
        </w:r>
        <w:r w:rsidDel="00167B20">
          <w:rPr>
            <w:spacing w:val="-4"/>
            <w:lang w:val="es-CO"/>
          </w:rPr>
          <w:delText xml:space="preserve"> </w:delText>
        </w:r>
        <w:r w:rsidDel="00167B20">
          <w:rPr>
            <w:lang w:val="es-CO"/>
          </w:rPr>
          <w:delText>Gao,</w:delText>
        </w:r>
        <w:r w:rsidDel="00167B20">
          <w:rPr>
            <w:spacing w:val="-4"/>
            <w:lang w:val="es-CO"/>
          </w:rPr>
          <w:delText xml:space="preserve"> </w:delText>
        </w:r>
        <w:r w:rsidDel="00167B20">
          <w:rPr>
            <w:lang w:val="es-CO"/>
          </w:rPr>
          <w:delText>and</w:delText>
        </w:r>
        <w:r w:rsidDel="00167B20">
          <w:rPr>
            <w:spacing w:val="-6"/>
            <w:lang w:val="es-CO"/>
          </w:rPr>
          <w:delText xml:space="preserve"> </w:delText>
        </w:r>
        <w:r w:rsidDel="00167B20">
          <w:rPr>
            <w:lang w:val="es-CO"/>
          </w:rPr>
          <w:delText>Ni</w:delText>
        </w:r>
        <w:r w:rsidDel="00167B20">
          <w:rPr>
            <w:spacing w:val="-5"/>
            <w:lang w:val="es-CO"/>
          </w:rPr>
          <w:delText xml:space="preserve"> </w:delText>
        </w:r>
      </w:del>
      <w:hyperlink w:anchor="_bookmark56">
        <w:r>
          <w:rPr>
            <w:color w:val="00004C"/>
            <w:lang w:val="es-CO"/>
          </w:rPr>
          <w:t>2003</w:t>
        </w:r>
      </w:hyperlink>
      <w:r>
        <w:rPr>
          <w:lang w:val="es-CO"/>
        </w:rPr>
        <w:t>),</w:t>
      </w:r>
      <w:r>
        <w:rPr>
          <w:spacing w:val="-4"/>
          <w:lang w:val="es-CO"/>
        </w:rPr>
        <w:t xml:space="preserve"> </w:t>
      </w:r>
      <w:r>
        <w:rPr>
          <w:lang w:val="es-CO"/>
        </w:rPr>
        <w:t>el</w:t>
      </w:r>
      <w:r>
        <w:rPr>
          <w:spacing w:val="-6"/>
          <w:lang w:val="es-CO"/>
        </w:rPr>
        <w:t xml:space="preserve"> </w:t>
      </w:r>
      <w:r>
        <w:rPr>
          <w:lang w:val="es-CO"/>
        </w:rPr>
        <w:t>índice</w:t>
      </w:r>
      <w:r>
        <w:rPr>
          <w:spacing w:val="-5"/>
          <w:lang w:val="es-CO"/>
        </w:rPr>
        <w:t xml:space="preserve"> </w:t>
      </w:r>
      <w:r>
        <w:rPr>
          <w:lang w:val="es-CO"/>
        </w:rPr>
        <w:t>de</w:t>
      </w:r>
      <w:r>
        <w:rPr>
          <w:spacing w:val="-5"/>
          <w:lang w:val="es-CO"/>
        </w:rPr>
        <w:t xml:space="preserve"> </w:t>
      </w:r>
      <w:r>
        <w:rPr>
          <w:lang w:val="es-CO"/>
        </w:rPr>
        <w:t>diferencia</w:t>
      </w:r>
      <w:r>
        <w:rPr>
          <w:spacing w:val="-6"/>
          <w:lang w:val="es-CO"/>
        </w:rPr>
        <w:t xml:space="preserve"> </w:t>
      </w:r>
      <w:r>
        <w:rPr>
          <w:spacing w:val="-2"/>
          <w:lang w:val="es-CO"/>
        </w:rPr>
        <w:t>normalizada de</w:t>
      </w:r>
      <w:r>
        <w:rPr>
          <w:spacing w:val="-7"/>
          <w:lang w:val="es-CO"/>
        </w:rPr>
        <w:t xml:space="preserve"> </w:t>
      </w:r>
      <w:r>
        <w:rPr>
          <w:spacing w:val="-2"/>
          <w:lang w:val="es-CO"/>
        </w:rPr>
        <w:t>agua</w:t>
      </w:r>
      <w:r>
        <w:rPr>
          <w:spacing w:val="-7"/>
          <w:lang w:val="es-CO"/>
        </w:rPr>
        <w:t xml:space="preserve"> </w:t>
      </w:r>
      <w:r>
        <w:rPr>
          <w:spacing w:val="-2"/>
          <w:lang w:val="es-CO"/>
        </w:rPr>
        <w:t>modificado</w:t>
      </w:r>
      <w:r>
        <w:rPr>
          <w:spacing w:val="-7"/>
          <w:lang w:val="es-CO"/>
        </w:rPr>
        <w:t xml:space="preserve"> </w:t>
      </w:r>
      <w:r>
        <w:rPr>
          <w:spacing w:val="-2"/>
          <w:lang w:val="es-CO"/>
        </w:rPr>
        <w:t>(MNDWI)</w:t>
      </w:r>
      <w:r>
        <w:rPr>
          <w:spacing w:val="-6"/>
          <w:lang w:val="es-CO"/>
        </w:rPr>
        <w:t xml:space="preserve"> </w:t>
      </w:r>
      <w:r>
        <w:rPr>
          <w:spacing w:val="-2"/>
          <w:lang w:val="es-CO"/>
        </w:rPr>
        <w:t>(Xu,</w:t>
      </w:r>
      <w:r>
        <w:rPr>
          <w:spacing w:val="-7"/>
          <w:lang w:val="es-CO"/>
        </w:rPr>
        <w:t xml:space="preserve"> </w:t>
      </w:r>
      <w:hyperlink w:anchor="_bookmark54">
        <w:r>
          <w:rPr>
            <w:color w:val="00004C"/>
            <w:spacing w:val="-2"/>
            <w:lang w:val="es-CO"/>
          </w:rPr>
          <w:t>2006</w:t>
        </w:r>
      </w:hyperlink>
      <w:r>
        <w:rPr>
          <w:spacing w:val="-2"/>
          <w:lang w:val="es-CO"/>
        </w:rPr>
        <w:t>)</w:t>
      </w:r>
      <w:r>
        <w:rPr>
          <w:spacing w:val="-7"/>
          <w:lang w:val="es-CO"/>
        </w:rPr>
        <w:t xml:space="preserve"> </w:t>
      </w:r>
      <w:r>
        <w:rPr>
          <w:spacing w:val="-2"/>
          <w:lang w:val="es-CO"/>
        </w:rPr>
        <w:t>y</w:t>
      </w:r>
      <w:r>
        <w:rPr>
          <w:spacing w:val="-7"/>
          <w:lang w:val="es-CO"/>
        </w:rPr>
        <w:t xml:space="preserve"> </w:t>
      </w:r>
      <w:r>
        <w:rPr>
          <w:spacing w:val="-2"/>
          <w:lang w:val="es-CO"/>
        </w:rPr>
        <w:t>el</w:t>
      </w:r>
      <w:r>
        <w:rPr>
          <w:spacing w:val="-6"/>
          <w:lang w:val="es-CO"/>
        </w:rPr>
        <w:t xml:space="preserve"> </w:t>
      </w:r>
      <w:r>
        <w:rPr>
          <w:spacing w:val="-2"/>
          <w:lang w:val="es-CO"/>
        </w:rPr>
        <w:t>índice</w:t>
      </w:r>
      <w:r>
        <w:rPr>
          <w:spacing w:val="-7"/>
          <w:lang w:val="es-CO"/>
        </w:rPr>
        <w:t xml:space="preserve"> </w:t>
      </w:r>
      <w:r>
        <w:rPr>
          <w:spacing w:val="-2"/>
          <w:lang w:val="es-CO"/>
        </w:rPr>
        <w:t>de</w:t>
      </w:r>
      <w:r>
        <w:rPr>
          <w:spacing w:val="-7"/>
          <w:lang w:val="es-CO"/>
        </w:rPr>
        <w:t xml:space="preserve"> </w:t>
      </w:r>
      <w:r>
        <w:rPr>
          <w:spacing w:val="-2"/>
          <w:lang w:val="es-CO"/>
        </w:rPr>
        <w:t>suelo</w:t>
      </w:r>
      <w:r>
        <w:rPr>
          <w:spacing w:val="-7"/>
          <w:lang w:val="es-CO"/>
        </w:rPr>
        <w:t xml:space="preserve"> </w:t>
      </w:r>
      <w:r>
        <w:rPr>
          <w:spacing w:val="-2"/>
          <w:lang w:val="es-CO"/>
        </w:rPr>
        <w:t>desnudo</w:t>
      </w:r>
      <w:r>
        <w:rPr>
          <w:spacing w:val="-6"/>
          <w:lang w:val="es-CO"/>
        </w:rPr>
        <w:t xml:space="preserve"> </w:t>
      </w:r>
      <w:r>
        <w:rPr>
          <w:spacing w:val="-2"/>
          <w:lang w:val="es-CO"/>
        </w:rPr>
        <w:t>(BSI)</w:t>
      </w:r>
      <w:r>
        <w:rPr>
          <w:spacing w:val="-7"/>
          <w:lang w:val="es-CO"/>
        </w:rPr>
        <w:t xml:space="preserve"> </w:t>
      </w:r>
      <w:r>
        <w:rPr>
          <w:spacing w:val="-2"/>
          <w:lang w:val="es-CO"/>
        </w:rPr>
        <w:t>(Li</w:t>
      </w:r>
      <w:ins w:id="189" w:author="Daniel Bertin Ugarte" w:date="2026-01-29T10:39:00Z" w16du:dateUtc="2026-01-29T13:39:00Z">
        <w:r w:rsidR="00167B20">
          <w:rPr>
            <w:spacing w:val="-2"/>
            <w:lang w:val="es-CO"/>
          </w:rPr>
          <w:t xml:space="preserve"> et al.</w:t>
        </w:r>
      </w:ins>
      <w:r>
        <w:rPr>
          <w:spacing w:val="-2"/>
          <w:lang w:val="es-CO"/>
        </w:rPr>
        <w:t>,</w:t>
      </w:r>
      <w:r>
        <w:rPr>
          <w:spacing w:val="-6"/>
          <w:lang w:val="es-CO"/>
        </w:rPr>
        <w:t xml:space="preserve"> </w:t>
      </w:r>
      <w:del w:id="190" w:author="Daniel Bertin Ugarte" w:date="2026-01-29T10:39:00Z" w16du:dateUtc="2026-01-29T13:39:00Z">
        <w:r w:rsidDel="00167B20">
          <w:rPr>
            <w:spacing w:val="-2"/>
            <w:lang w:val="es-CO"/>
          </w:rPr>
          <w:delText>Shen,</w:delText>
        </w:r>
        <w:r w:rsidDel="00167B20">
          <w:rPr>
            <w:spacing w:val="-6"/>
            <w:lang w:val="es-CO"/>
          </w:rPr>
          <w:delText xml:space="preserve"> </w:delText>
        </w:r>
        <w:r w:rsidDel="00167B20">
          <w:rPr>
            <w:spacing w:val="-2"/>
            <w:lang w:val="es-CO"/>
          </w:rPr>
          <w:delText>y</w:delText>
        </w:r>
        <w:r w:rsidDel="00167B20">
          <w:rPr>
            <w:spacing w:val="-6"/>
            <w:lang w:val="es-CO"/>
          </w:rPr>
          <w:delText xml:space="preserve"> </w:delText>
        </w:r>
        <w:r w:rsidDel="00167B20">
          <w:rPr>
            <w:spacing w:val="-2"/>
            <w:lang w:val="es-CO"/>
          </w:rPr>
          <w:delText>Guo,</w:delText>
        </w:r>
        <w:r w:rsidDel="00167B20">
          <w:rPr>
            <w:spacing w:val="-7"/>
            <w:lang w:val="es-CO"/>
          </w:rPr>
          <w:delText xml:space="preserve"> </w:delText>
        </w:r>
      </w:del>
      <w:hyperlink w:anchor="_bookmark36">
        <w:r>
          <w:rPr>
            <w:color w:val="00004C"/>
            <w:spacing w:val="-2"/>
            <w:lang w:val="es-CO"/>
          </w:rPr>
          <w:t>2014</w:t>
        </w:r>
      </w:hyperlink>
      <w:r>
        <w:rPr>
          <w:spacing w:val="-2"/>
          <w:lang w:val="es-CO"/>
        </w:rPr>
        <w:t xml:space="preserve">). </w:t>
      </w:r>
      <w:r>
        <w:rPr>
          <w:lang w:val="es-CO"/>
        </w:rPr>
        <w:t>La</w:t>
      </w:r>
      <w:r>
        <w:rPr>
          <w:spacing w:val="-14"/>
          <w:lang w:val="es-CO"/>
        </w:rPr>
        <w:t xml:space="preserve"> </w:t>
      </w:r>
      <w:r>
        <w:rPr>
          <w:lang w:val="es-CO"/>
        </w:rPr>
        <w:t>clasificación</w:t>
      </w:r>
      <w:r>
        <w:rPr>
          <w:spacing w:val="-14"/>
          <w:lang w:val="es-CO"/>
        </w:rPr>
        <w:t xml:space="preserve"> </w:t>
      </w:r>
      <w:r>
        <w:rPr>
          <w:lang w:val="es-CO"/>
        </w:rPr>
        <w:t>de</w:t>
      </w:r>
      <w:r>
        <w:rPr>
          <w:spacing w:val="-14"/>
          <w:lang w:val="es-CO"/>
        </w:rPr>
        <w:t xml:space="preserve"> </w:t>
      </w:r>
      <w:r>
        <w:rPr>
          <w:lang w:val="es-CO"/>
        </w:rPr>
        <w:t>cobertura</w:t>
      </w:r>
      <w:r>
        <w:rPr>
          <w:spacing w:val="-13"/>
          <w:lang w:val="es-CO"/>
        </w:rPr>
        <w:t xml:space="preserve"> </w:t>
      </w:r>
      <w:r>
        <w:rPr>
          <w:lang w:val="es-CO"/>
        </w:rPr>
        <w:t>del</w:t>
      </w:r>
      <w:r>
        <w:rPr>
          <w:spacing w:val="-14"/>
          <w:lang w:val="es-CO"/>
        </w:rPr>
        <w:t xml:space="preserve"> </w:t>
      </w:r>
      <w:r>
        <w:rPr>
          <w:lang w:val="es-CO"/>
        </w:rPr>
        <w:t>suelo</w:t>
      </w:r>
      <w:r>
        <w:rPr>
          <w:spacing w:val="-14"/>
          <w:lang w:val="es-CO"/>
        </w:rPr>
        <w:t xml:space="preserve"> </w:t>
      </w:r>
      <w:r>
        <w:rPr>
          <w:lang w:val="es-CO"/>
        </w:rPr>
        <w:t>se</w:t>
      </w:r>
      <w:r>
        <w:rPr>
          <w:spacing w:val="-14"/>
          <w:lang w:val="es-CO"/>
        </w:rPr>
        <w:t xml:space="preserve"> </w:t>
      </w:r>
      <w:r>
        <w:rPr>
          <w:lang w:val="es-CO"/>
        </w:rPr>
        <w:t>realizó</w:t>
      </w:r>
      <w:r>
        <w:rPr>
          <w:spacing w:val="-13"/>
          <w:lang w:val="es-CO"/>
        </w:rPr>
        <w:t xml:space="preserve"> </w:t>
      </w:r>
      <w:r>
        <w:rPr>
          <w:lang w:val="es-CO"/>
        </w:rPr>
        <w:t>con</w:t>
      </w:r>
      <w:r>
        <w:rPr>
          <w:spacing w:val="-14"/>
          <w:lang w:val="es-CO"/>
        </w:rPr>
        <w:t xml:space="preserve"> </w:t>
      </w:r>
      <w:r>
        <w:rPr>
          <w:lang w:val="es-CO"/>
        </w:rPr>
        <w:t>un</w:t>
      </w:r>
      <w:r>
        <w:rPr>
          <w:spacing w:val="-14"/>
          <w:lang w:val="es-CO"/>
        </w:rPr>
        <w:t xml:space="preserve"> </w:t>
      </w:r>
      <w:r>
        <w:rPr>
          <w:lang w:val="es-CO"/>
        </w:rPr>
        <w:t>algoritmo</w:t>
      </w:r>
      <w:r>
        <w:rPr>
          <w:spacing w:val="-13"/>
          <w:lang w:val="es-CO"/>
        </w:rPr>
        <w:t xml:space="preserve"> </w:t>
      </w:r>
      <w:r>
        <w:rPr>
          <w:lang w:val="es-CO"/>
        </w:rPr>
        <w:t>de</w:t>
      </w:r>
      <w:r>
        <w:rPr>
          <w:spacing w:val="-14"/>
          <w:lang w:val="es-CO"/>
        </w:rPr>
        <w:t xml:space="preserve"> </w:t>
      </w:r>
      <w:r>
        <w:rPr>
          <w:lang w:val="es-CO"/>
        </w:rPr>
        <w:t>bosque</w:t>
      </w:r>
      <w:r>
        <w:rPr>
          <w:spacing w:val="-14"/>
          <w:lang w:val="es-CO"/>
        </w:rPr>
        <w:t xml:space="preserve"> </w:t>
      </w:r>
      <w:r>
        <w:rPr>
          <w:lang w:val="es-CO"/>
        </w:rPr>
        <w:t>aleatorio</w:t>
      </w:r>
      <w:r>
        <w:rPr>
          <w:spacing w:val="-14"/>
          <w:lang w:val="es-CO"/>
        </w:rPr>
        <w:t xml:space="preserve"> </w:t>
      </w:r>
      <w:r>
        <w:rPr>
          <w:lang w:val="es-CO"/>
        </w:rPr>
        <w:t>(</w:t>
      </w:r>
      <w:r>
        <w:rPr>
          <w:i/>
          <w:lang w:val="es-CO"/>
        </w:rPr>
        <w:t>random</w:t>
      </w:r>
      <w:r>
        <w:rPr>
          <w:i/>
          <w:spacing w:val="-13"/>
          <w:lang w:val="es-CO"/>
        </w:rPr>
        <w:t xml:space="preserve"> </w:t>
      </w:r>
      <w:r>
        <w:rPr>
          <w:i/>
          <w:spacing w:val="-2"/>
          <w:lang w:val="es-CO"/>
        </w:rPr>
        <w:t>forest</w:t>
      </w:r>
      <w:r>
        <w:rPr>
          <w:spacing w:val="-2"/>
          <w:lang w:val="es-CO"/>
        </w:rPr>
        <w:t xml:space="preserve">) </w:t>
      </w:r>
      <w:r>
        <w:rPr>
          <w:lang w:val="es-CO"/>
        </w:rPr>
        <w:t>del</w:t>
      </w:r>
      <w:r>
        <w:rPr>
          <w:spacing w:val="-8"/>
          <w:lang w:val="es-CO"/>
        </w:rPr>
        <w:t xml:space="preserve"> </w:t>
      </w:r>
      <w:r>
        <w:rPr>
          <w:lang w:val="es-CO"/>
        </w:rPr>
        <w:t>paquete</w:t>
      </w:r>
      <w:r>
        <w:rPr>
          <w:spacing w:val="-7"/>
          <w:lang w:val="es-CO"/>
        </w:rPr>
        <w:t xml:space="preserve"> </w:t>
      </w:r>
      <w:r>
        <w:rPr>
          <w:lang w:val="es-CO"/>
        </w:rPr>
        <w:t>Classifier</w:t>
      </w:r>
      <w:r>
        <w:rPr>
          <w:spacing w:val="-8"/>
          <w:lang w:val="es-CO"/>
        </w:rPr>
        <w:t xml:space="preserve"> </w:t>
      </w:r>
      <w:r>
        <w:rPr>
          <w:lang w:val="es-CO"/>
        </w:rPr>
        <w:t>de</w:t>
      </w:r>
      <w:r>
        <w:rPr>
          <w:spacing w:val="-7"/>
          <w:lang w:val="es-CO"/>
        </w:rPr>
        <w:t xml:space="preserve"> </w:t>
      </w:r>
      <w:r>
        <w:rPr>
          <w:lang w:val="es-CO"/>
        </w:rPr>
        <w:t>GEE</w:t>
      </w:r>
      <w:r>
        <w:rPr>
          <w:spacing w:val="-8"/>
          <w:lang w:val="es-CO"/>
        </w:rPr>
        <w:t xml:space="preserve"> </w:t>
      </w:r>
      <w:r>
        <w:rPr>
          <w:lang w:val="es-CO"/>
        </w:rPr>
        <w:t>(Breiman,</w:t>
      </w:r>
      <w:r>
        <w:rPr>
          <w:spacing w:val="-7"/>
          <w:lang w:val="es-CO"/>
        </w:rPr>
        <w:t xml:space="preserve"> </w:t>
      </w:r>
      <w:hyperlink w:anchor="_bookmark20">
        <w:r>
          <w:rPr>
            <w:color w:val="00004C"/>
            <w:spacing w:val="-2"/>
            <w:lang w:val="es-CO"/>
          </w:rPr>
          <w:t>2001</w:t>
        </w:r>
      </w:hyperlink>
      <w:r>
        <w:rPr>
          <w:spacing w:val="-2"/>
          <w:lang w:val="es-CO"/>
        </w:rPr>
        <w:t>).</w:t>
      </w:r>
      <w:r>
        <w:rPr>
          <w:lang w:val="es-CO"/>
        </w:rPr>
        <w:tab/>
      </w:r>
    </w:p>
    <w:p w14:paraId="37339989" w14:textId="5FA84FD2" w:rsidR="00D05FC9" w:rsidRPr="00CC34F8" w:rsidRDefault="00510033">
      <w:pPr>
        <w:pStyle w:val="Ttulo1"/>
        <w:spacing w:before="151" w:line="247" w:lineRule="auto"/>
        <w:ind w:right="138"/>
        <w:jc w:val="both"/>
        <w:rPr>
          <w:lang w:val="es-CL"/>
        </w:rPr>
      </w:pPr>
      <w:r>
        <w:rPr>
          <w:lang w:val="es-CO"/>
        </w:rPr>
        <w:t>Para implementar los modelos multiniveles, se definieron regiones. En este estudio, se utilizaron dos regiones distintas. El primer régimen corresponde a las divisiones naturales por las principales cuencas:</w:t>
      </w:r>
      <w:r>
        <w:rPr>
          <w:spacing w:val="4"/>
          <w:lang w:val="es-CO"/>
        </w:rPr>
        <w:t xml:space="preserve"> </w:t>
      </w:r>
      <w:r>
        <w:rPr>
          <w:lang w:val="es-CO"/>
        </w:rPr>
        <w:t>Atrato,</w:t>
      </w:r>
      <w:r>
        <w:rPr>
          <w:spacing w:val="-9"/>
          <w:lang w:val="es-CO"/>
        </w:rPr>
        <w:t xml:space="preserve"> </w:t>
      </w:r>
      <w:r>
        <w:rPr>
          <w:lang w:val="es-CO"/>
        </w:rPr>
        <w:t>Cauca</w:t>
      </w:r>
      <w:r>
        <w:rPr>
          <w:spacing w:val="-10"/>
          <w:lang w:val="es-CO"/>
        </w:rPr>
        <w:t xml:space="preserve"> </w:t>
      </w:r>
      <w:r>
        <w:rPr>
          <w:lang w:val="es-CO"/>
        </w:rPr>
        <w:t>y</w:t>
      </w:r>
      <w:r>
        <w:rPr>
          <w:spacing w:val="-10"/>
          <w:lang w:val="es-CO"/>
        </w:rPr>
        <w:t xml:space="preserve"> </w:t>
      </w:r>
      <w:r>
        <w:rPr>
          <w:lang w:val="es-CO"/>
        </w:rPr>
        <w:t>Magdalena.</w:t>
      </w:r>
      <w:r>
        <w:rPr>
          <w:spacing w:val="6"/>
          <w:lang w:val="es-CO"/>
        </w:rPr>
        <w:t xml:space="preserve"> </w:t>
      </w:r>
      <w:r>
        <w:rPr>
          <w:lang w:val="es-CO"/>
        </w:rPr>
        <w:t>El</w:t>
      </w:r>
      <w:r>
        <w:rPr>
          <w:spacing w:val="-11"/>
          <w:lang w:val="es-CO"/>
        </w:rPr>
        <w:t xml:space="preserve"> </w:t>
      </w:r>
      <w:r>
        <w:rPr>
          <w:lang w:val="es-CO"/>
        </w:rPr>
        <w:t>segundo</w:t>
      </w:r>
      <w:r>
        <w:rPr>
          <w:spacing w:val="-10"/>
          <w:lang w:val="es-CO"/>
        </w:rPr>
        <w:t xml:space="preserve"> </w:t>
      </w:r>
      <w:r>
        <w:rPr>
          <w:lang w:val="es-CO"/>
        </w:rPr>
        <w:t>régimen</w:t>
      </w:r>
      <w:r>
        <w:rPr>
          <w:spacing w:val="-10"/>
          <w:lang w:val="es-CO"/>
        </w:rPr>
        <w:t xml:space="preserve"> </w:t>
      </w:r>
      <w:r>
        <w:rPr>
          <w:lang w:val="es-CO"/>
        </w:rPr>
        <w:t>utilizó</w:t>
      </w:r>
      <w:r>
        <w:rPr>
          <w:spacing w:val="-11"/>
          <w:lang w:val="es-CO"/>
        </w:rPr>
        <w:t xml:space="preserve"> </w:t>
      </w:r>
      <w:r>
        <w:rPr>
          <w:lang w:val="es-CO"/>
        </w:rPr>
        <w:t>la</w:t>
      </w:r>
      <w:r>
        <w:rPr>
          <w:spacing w:val="-10"/>
          <w:lang w:val="es-CO"/>
        </w:rPr>
        <w:t xml:space="preserve"> </w:t>
      </w:r>
      <w:r>
        <w:rPr>
          <w:lang w:val="es-CO"/>
        </w:rPr>
        <w:t>clusterización</w:t>
      </w:r>
      <w:r>
        <w:rPr>
          <w:spacing w:val="-11"/>
          <w:lang w:val="es-CO"/>
        </w:rPr>
        <w:t xml:space="preserve"> </w:t>
      </w:r>
      <w:r>
        <w:rPr>
          <w:lang w:val="es-CO"/>
        </w:rPr>
        <w:t>aglomerativa</w:t>
      </w:r>
      <w:r>
        <w:rPr>
          <w:spacing w:val="-10"/>
          <w:lang w:val="es-CO"/>
        </w:rPr>
        <w:t xml:space="preserve"> </w:t>
      </w:r>
      <w:r>
        <w:rPr>
          <w:lang w:val="es-CO"/>
        </w:rPr>
        <w:t>basada</w:t>
      </w:r>
      <w:r>
        <w:rPr>
          <w:spacing w:val="-11"/>
          <w:lang w:val="es-CO"/>
        </w:rPr>
        <w:t xml:space="preserve"> </w:t>
      </w:r>
      <w:r>
        <w:rPr>
          <w:lang w:val="es-CO"/>
        </w:rPr>
        <w:lastRenderedPageBreak/>
        <w:t>en</w:t>
      </w:r>
      <w:r>
        <w:rPr>
          <w:spacing w:val="55"/>
          <w:w w:val="150"/>
          <w:lang w:val="es-CO"/>
        </w:rPr>
        <w:t xml:space="preserve"> </w:t>
      </w:r>
      <w:del w:id="191" w:author="Daniel Bertin Ugarte" w:date="2026-01-29T10:41:00Z" w16du:dateUtc="2026-01-29T13:41:00Z">
        <w:r w:rsidDel="00167B20">
          <w:rPr>
            <w:spacing w:val="55"/>
            <w:w w:val="150"/>
            <w:lang w:val="es-CO"/>
          </w:rPr>
          <w:delText xml:space="preserve"> </w:delText>
        </w:r>
      </w:del>
      <w:r>
        <w:rPr>
          <w:lang w:val="es-CO"/>
        </w:rPr>
        <w:t>parámetros morfométricos</w:t>
      </w:r>
      <w:r>
        <w:rPr>
          <w:spacing w:val="1"/>
          <w:lang w:val="es-CO"/>
        </w:rPr>
        <w:t xml:space="preserve"> </w:t>
      </w:r>
      <w:r>
        <w:rPr>
          <w:lang w:val="es-CO"/>
        </w:rPr>
        <w:t>y</w:t>
      </w:r>
      <w:r>
        <w:rPr>
          <w:spacing w:val="1"/>
          <w:lang w:val="es-CO"/>
        </w:rPr>
        <w:t xml:space="preserve"> </w:t>
      </w:r>
      <w:r>
        <w:rPr>
          <w:lang w:val="es-CO"/>
        </w:rPr>
        <w:t>una</w:t>
      </w:r>
      <w:r>
        <w:rPr>
          <w:spacing w:val="1"/>
          <w:lang w:val="es-CO"/>
        </w:rPr>
        <w:t xml:space="preserve"> </w:t>
      </w:r>
      <w:r>
        <w:rPr>
          <w:lang w:val="es-CO"/>
        </w:rPr>
        <w:t>matriz</w:t>
      </w:r>
      <w:r>
        <w:rPr>
          <w:spacing w:val="1"/>
          <w:lang w:val="es-CO"/>
        </w:rPr>
        <w:t xml:space="preserve"> </w:t>
      </w:r>
      <w:r>
        <w:rPr>
          <w:lang w:val="es-CO"/>
        </w:rPr>
        <w:t>de conectividad</w:t>
      </w:r>
      <w:r>
        <w:rPr>
          <w:spacing w:val="1"/>
          <w:lang w:val="es-CO"/>
        </w:rPr>
        <w:t xml:space="preserve"> </w:t>
      </w:r>
      <w:r>
        <w:rPr>
          <w:lang w:val="es-CO"/>
        </w:rPr>
        <w:t>espacial,</w:t>
      </w:r>
      <w:r>
        <w:rPr>
          <w:spacing w:val="2"/>
          <w:lang w:val="es-CO"/>
        </w:rPr>
        <w:t xml:space="preserve"> </w:t>
      </w:r>
      <w:r>
        <w:rPr>
          <w:lang w:val="es-CO"/>
        </w:rPr>
        <w:t>aplicada</w:t>
      </w:r>
      <w:r>
        <w:rPr>
          <w:spacing w:val="1"/>
          <w:lang w:val="es-CO"/>
        </w:rPr>
        <w:t xml:space="preserve"> </w:t>
      </w:r>
      <w:r>
        <w:rPr>
          <w:lang w:val="es-CO"/>
        </w:rPr>
        <w:t>con</w:t>
      </w:r>
      <w:r>
        <w:rPr>
          <w:spacing w:val="1"/>
          <w:lang w:val="es-CO"/>
        </w:rPr>
        <w:t xml:space="preserve"> </w:t>
      </w:r>
      <w:r>
        <w:rPr>
          <w:lang w:val="es-CO"/>
        </w:rPr>
        <w:t xml:space="preserve">diferentes </w:t>
      </w:r>
      <w:r>
        <w:rPr>
          <w:i/>
          <w:lang w:val="es-CO"/>
        </w:rPr>
        <w:t>K</w:t>
      </w:r>
      <w:r>
        <w:rPr>
          <w:i/>
          <w:spacing w:val="20"/>
          <w:lang w:val="es-CO"/>
        </w:rPr>
        <w:t xml:space="preserve"> </w:t>
      </w:r>
      <w:r>
        <w:rPr>
          <w:lang w:val="es-CO"/>
        </w:rPr>
        <w:t>vecinos más</w:t>
      </w:r>
      <w:r>
        <w:rPr>
          <w:spacing w:val="4"/>
          <w:lang w:val="es-CO"/>
        </w:rPr>
        <w:t xml:space="preserve"> </w:t>
      </w:r>
      <w:r>
        <w:rPr>
          <w:lang w:val="es-CO"/>
        </w:rPr>
        <w:t>cercanos</w:t>
      </w:r>
      <w:r>
        <w:rPr>
          <w:spacing w:val="4"/>
          <w:lang w:val="es-CO"/>
        </w:rPr>
        <w:t xml:space="preserve"> </w:t>
      </w:r>
      <w:r>
        <w:rPr>
          <w:lang w:val="es-CO"/>
        </w:rPr>
        <w:t>para</w:t>
      </w:r>
      <w:r>
        <w:rPr>
          <w:spacing w:val="5"/>
          <w:lang w:val="es-CO"/>
        </w:rPr>
        <w:t xml:space="preserve"> </w:t>
      </w:r>
      <w:r>
        <w:rPr>
          <w:i/>
          <w:lang w:val="es-CO"/>
        </w:rPr>
        <w:t>K</w:t>
      </w:r>
      <w:r>
        <w:rPr>
          <w:i/>
          <w:spacing w:val="21"/>
          <w:lang w:val="es-CO"/>
        </w:rPr>
        <w:t xml:space="preserve"> </w:t>
      </w:r>
      <w:r>
        <w:rPr>
          <w:lang w:val="es-CO"/>
        </w:rPr>
        <w:t>=</w:t>
      </w:r>
      <w:r>
        <w:rPr>
          <w:spacing w:val="5"/>
          <w:lang w:val="es-CO"/>
        </w:rPr>
        <w:t xml:space="preserve"> </w:t>
      </w:r>
      <w:r>
        <w:rPr>
          <w:lang w:val="es-CO"/>
        </w:rPr>
        <w:t>2,</w:t>
      </w:r>
      <w:r>
        <w:rPr>
          <w:spacing w:val="6"/>
          <w:lang w:val="es-CO"/>
        </w:rPr>
        <w:t xml:space="preserve"> </w:t>
      </w:r>
      <w:r>
        <w:rPr>
          <w:lang w:val="es-CO"/>
        </w:rPr>
        <w:t>3,</w:t>
      </w:r>
      <w:r>
        <w:rPr>
          <w:spacing w:val="6"/>
          <w:lang w:val="es-CO"/>
        </w:rPr>
        <w:t xml:space="preserve"> </w:t>
      </w:r>
      <w:r>
        <w:rPr>
          <w:lang w:val="es-CO"/>
        </w:rPr>
        <w:t>4,</w:t>
      </w:r>
      <w:r>
        <w:rPr>
          <w:spacing w:val="5"/>
          <w:lang w:val="es-CO"/>
        </w:rPr>
        <w:t xml:space="preserve"> </w:t>
      </w:r>
      <w:r>
        <w:rPr>
          <w:lang w:val="es-CO"/>
        </w:rPr>
        <w:t>5</w:t>
      </w:r>
      <w:r>
        <w:rPr>
          <w:spacing w:val="5"/>
          <w:lang w:val="es-CO"/>
        </w:rPr>
        <w:t xml:space="preserve"> </w:t>
      </w:r>
      <w:r>
        <w:rPr>
          <w:lang w:val="es-CO"/>
        </w:rPr>
        <w:t>y</w:t>
      </w:r>
      <w:r>
        <w:rPr>
          <w:spacing w:val="4"/>
          <w:lang w:val="es-CO"/>
        </w:rPr>
        <w:t xml:space="preserve"> </w:t>
      </w:r>
      <w:r>
        <w:rPr>
          <w:lang w:val="es-CO"/>
        </w:rPr>
        <w:t>6.</w:t>
      </w:r>
      <w:r>
        <w:rPr>
          <w:spacing w:val="24"/>
          <w:lang w:val="es-CO"/>
        </w:rPr>
        <w:t xml:space="preserve"> </w:t>
      </w:r>
      <w:r>
        <w:rPr>
          <w:lang w:val="es-CO"/>
        </w:rPr>
        <w:t>La</w:t>
      </w:r>
      <w:r>
        <w:rPr>
          <w:spacing w:val="5"/>
          <w:lang w:val="es-CO"/>
        </w:rPr>
        <w:t xml:space="preserve"> </w:t>
      </w:r>
      <w:r>
        <w:rPr>
          <w:lang w:val="es-CO"/>
        </w:rPr>
        <w:t>agrupación</w:t>
      </w:r>
      <w:r>
        <w:rPr>
          <w:spacing w:val="4"/>
          <w:lang w:val="es-CO"/>
        </w:rPr>
        <w:t xml:space="preserve"> </w:t>
      </w:r>
      <w:r>
        <w:rPr>
          <w:lang w:val="es-CO"/>
        </w:rPr>
        <w:t>se</w:t>
      </w:r>
      <w:r>
        <w:rPr>
          <w:spacing w:val="5"/>
          <w:lang w:val="es-CO"/>
        </w:rPr>
        <w:t xml:space="preserve"> </w:t>
      </w:r>
      <w:r>
        <w:rPr>
          <w:lang w:val="es-CO"/>
        </w:rPr>
        <w:t>implementó</w:t>
      </w:r>
      <w:r>
        <w:rPr>
          <w:spacing w:val="4"/>
          <w:lang w:val="es-CO"/>
        </w:rPr>
        <w:t xml:space="preserve"> </w:t>
      </w:r>
      <w:r>
        <w:rPr>
          <w:lang w:val="es-CO"/>
        </w:rPr>
        <w:t>en</w:t>
      </w:r>
      <w:r>
        <w:rPr>
          <w:spacing w:val="5"/>
          <w:lang w:val="es-CO"/>
        </w:rPr>
        <w:t xml:space="preserve"> </w:t>
      </w:r>
      <w:r>
        <w:rPr>
          <w:lang w:val="es-CO"/>
        </w:rPr>
        <w:t>Python</w:t>
      </w:r>
      <w:r>
        <w:rPr>
          <w:spacing w:val="4"/>
          <w:lang w:val="es-CO"/>
        </w:rPr>
        <w:t xml:space="preserve"> </w:t>
      </w:r>
      <w:r>
        <w:rPr>
          <w:lang w:val="es-CO"/>
        </w:rPr>
        <w:t>utilizando</w:t>
      </w:r>
      <w:r>
        <w:rPr>
          <w:spacing w:val="5"/>
          <w:lang w:val="es-CO"/>
        </w:rPr>
        <w:t xml:space="preserve"> </w:t>
      </w:r>
      <w:r>
        <w:rPr>
          <w:lang w:val="es-CO"/>
        </w:rPr>
        <w:t>la</w:t>
      </w:r>
      <w:r>
        <w:rPr>
          <w:spacing w:val="4"/>
          <w:lang w:val="es-CO"/>
        </w:rPr>
        <w:t xml:space="preserve"> </w:t>
      </w:r>
      <w:r>
        <w:rPr>
          <w:spacing w:val="-2"/>
          <w:lang w:val="es-CO"/>
        </w:rPr>
        <w:t xml:space="preserve">librería </w:t>
      </w:r>
      <w:r>
        <w:rPr>
          <w:lang w:val="es-CO"/>
        </w:rPr>
        <w:t>Scikit-</w:t>
      </w:r>
      <w:ins w:id="192" w:author="Daniel Bertin Ugarte" w:date="2026-01-29T10:41:00Z" w16du:dateUtc="2026-01-29T13:41:00Z">
        <w:r w:rsidR="00167B20">
          <w:rPr>
            <w:lang w:val="es-CO"/>
          </w:rPr>
          <w:t>l</w:t>
        </w:r>
      </w:ins>
      <w:del w:id="193" w:author="Daniel Bertin Ugarte" w:date="2026-01-29T10:41:00Z" w16du:dateUtc="2026-01-29T13:41:00Z">
        <w:r w:rsidDel="00167B20">
          <w:rPr>
            <w:lang w:val="es-CO"/>
          </w:rPr>
          <w:delText>L</w:delText>
        </w:r>
      </w:del>
      <w:r>
        <w:rPr>
          <w:lang w:val="es-CO"/>
        </w:rPr>
        <w:t>earn,</w:t>
      </w:r>
      <w:r>
        <w:rPr>
          <w:spacing w:val="17"/>
          <w:lang w:val="es-CO"/>
        </w:rPr>
        <w:t xml:space="preserve"> </w:t>
      </w:r>
      <w:r>
        <w:rPr>
          <w:lang w:val="es-CO"/>
        </w:rPr>
        <w:t>guiada</w:t>
      </w:r>
      <w:r>
        <w:rPr>
          <w:spacing w:val="14"/>
          <w:lang w:val="es-CO"/>
        </w:rPr>
        <w:t xml:space="preserve"> </w:t>
      </w:r>
      <w:r>
        <w:rPr>
          <w:lang w:val="es-CO"/>
        </w:rPr>
        <w:t>por</w:t>
      </w:r>
      <w:r>
        <w:rPr>
          <w:spacing w:val="14"/>
          <w:lang w:val="es-CO"/>
        </w:rPr>
        <w:t xml:space="preserve"> </w:t>
      </w:r>
      <w:r>
        <w:rPr>
          <w:lang w:val="es-CO"/>
        </w:rPr>
        <w:t>el</w:t>
      </w:r>
      <w:r>
        <w:rPr>
          <w:spacing w:val="14"/>
          <w:lang w:val="es-CO"/>
        </w:rPr>
        <w:t xml:space="preserve"> </w:t>
      </w:r>
      <w:r>
        <w:rPr>
          <w:lang w:val="es-CO"/>
        </w:rPr>
        <w:t>método</w:t>
      </w:r>
      <w:r>
        <w:rPr>
          <w:spacing w:val="13"/>
          <w:lang w:val="es-CO"/>
        </w:rPr>
        <w:t xml:space="preserve"> </w:t>
      </w:r>
      <w:r>
        <w:rPr>
          <w:lang w:val="es-CO"/>
        </w:rPr>
        <w:t>del</w:t>
      </w:r>
      <w:r>
        <w:rPr>
          <w:spacing w:val="14"/>
          <w:lang w:val="es-CO"/>
        </w:rPr>
        <w:t xml:space="preserve"> </w:t>
      </w:r>
      <w:r>
        <w:rPr>
          <w:lang w:val="es-CO"/>
        </w:rPr>
        <w:t>codo</w:t>
      </w:r>
      <w:ins w:id="194" w:author="Daniel Bertin Ugarte" w:date="2026-01-29T10:42:00Z" w16du:dateUtc="2026-01-29T13:42:00Z">
        <w:r w:rsidR="00EC6428">
          <w:rPr>
            <w:lang w:val="es-CO"/>
          </w:rPr>
          <w:t xml:space="preserve"> (</w:t>
        </w:r>
        <w:r w:rsidR="00EC6428" w:rsidRPr="00EC6428">
          <w:rPr>
            <w:i/>
            <w:iCs/>
            <w:lang w:val="es-CO"/>
          </w:rPr>
          <w:t>Elbow method</w:t>
        </w:r>
        <w:r w:rsidR="00EC6428">
          <w:rPr>
            <w:lang w:val="es-CO"/>
          </w:rPr>
          <w:t>)</w:t>
        </w:r>
      </w:ins>
      <w:r>
        <w:rPr>
          <w:spacing w:val="14"/>
          <w:lang w:val="es-CO"/>
        </w:rPr>
        <w:t xml:space="preserve"> </w:t>
      </w:r>
      <w:r>
        <w:rPr>
          <w:lang w:val="es-CO"/>
        </w:rPr>
        <w:t>y</w:t>
      </w:r>
      <w:r>
        <w:rPr>
          <w:spacing w:val="14"/>
          <w:lang w:val="es-CO"/>
        </w:rPr>
        <w:t xml:space="preserve"> </w:t>
      </w:r>
      <w:r>
        <w:rPr>
          <w:lang w:val="es-CO"/>
        </w:rPr>
        <w:t>el</w:t>
      </w:r>
      <w:r>
        <w:rPr>
          <w:spacing w:val="13"/>
          <w:lang w:val="es-CO"/>
        </w:rPr>
        <w:t xml:space="preserve"> </w:t>
      </w:r>
      <w:r>
        <w:rPr>
          <w:lang w:val="es-CO"/>
        </w:rPr>
        <w:t>coeficiente</w:t>
      </w:r>
      <w:r>
        <w:rPr>
          <w:spacing w:val="14"/>
          <w:lang w:val="es-CO"/>
        </w:rPr>
        <w:t xml:space="preserve"> </w:t>
      </w:r>
      <w:r>
        <w:rPr>
          <w:lang w:val="es-CO"/>
        </w:rPr>
        <w:t>de</w:t>
      </w:r>
      <w:r>
        <w:rPr>
          <w:spacing w:val="14"/>
          <w:lang w:val="es-CO"/>
        </w:rPr>
        <w:t xml:space="preserve"> </w:t>
      </w:r>
      <w:r>
        <w:rPr>
          <w:lang w:val="es-CO"/>
        </w:rPr>
        <w:t>Silhouette</w:t>
      </w:r>
      <w:r>
        <w:rPr>
          <w:spacing w:val="14"/>
          <w:lang w:val="es-CO"/>
        </w:rPr>
        <w:t xml:space="preserve"> </w:t>
      </w:r>
      <w:r>
        <w:rPr>
          <w:lang w:val="es-CO"/>
        </w:rPr>
        <w:t>(Pedregosa</w:t>
      </w:r>
      <w:r>
        <w:rPr>
          <w:spacing w:val="13"/>
          <w:lang w:val="es-CO"/>
        </w:rPr>
        <w:t xml:space="preserve"> </w:t>
      </w:r>
      <w:r>
        <w:rPr>
          <w:lang w:val="es-CO"/>
        </w:rPr>
        <w:t>et</w:t>
      </w:r>
      <w:r>
        <w:rPr>
          <w:spacing w:val="14"/>
          <w:lang w:val="es-CO"/>
        </w:rPr>
        <w:t xml:space="preserve"> </w:t>
      </w:r>
      <w:r>
        <w:rPr>
          <w:lang w:val="es-CO"/>
        </w:rPr>
        <w:t>al.,</w:t>
      </w:r>
      <w:r>
        <w:rPr>
          <w:spacing w:val="14"/>
          <w:lang w:val="es-CO"/>
        </w:rPr>
        <w:t xml:space="preserve"> </w:t>
      </w:r>
      <w:hyperlink w:anchor="_bookmark43">
        <w:r>
          <w:rPr>
            <w:color w:val="00004C"/>
            <w:spacing w:val="-2"/>
            <w:lang w:val="es-CO"/>
          </w:rPr>
          <w:t>2011</w:t>
        </w:r>
      </w:hyperlink>
      <w:r>
        <w:rPr>
          <w:spacing w:val="-2"/>
          <w:lang w:val="es-CO"/>
        </w:rPr>
        <w:t>).</w:t>
      </w:r>
      <w:r>
        <w:rPr>
          <w:lang w:val="es-CO"/>
        </w:rPr>
        <w:tab/>
        <w:t>El</w:t>
      </w:r>
      <w:r>
        <w:rPr>
          <w:spacing w:val="5"/>
          <w:lang w:val="es-CO"/>
        </w:rPr>
        <w:t xml:space="preserve"> </w:t>
      </w:r>
      <w:r>
        <w:rPr>
          <w:lang w:val="es-CO"/>
        </w:rPr>
        <w:t>método</w:t>
      </w:r>
      <w:r>
        <w:rPr>
          <w:spacing w:val="6"/>
          <w:lang w:val="es-CO"/>
        </w:rPr>
        <w:t xml:space="preserve"> </w:t>
      </w:r>
      <w:r>
        <w:rPr>
          <w:lang w:val="es-CO"/>
        </w:rPr>
        <w:t>del</w:t>
      </w:r>
      <w:r>
        <w:rPr>
          <w:spacing w:val="6"/>
          <w:lang w:val="es-CO"/>
        </w:rPr>
        <w:t xml:space="preserve"> </w:t>
      </w:r>
      <w:r>
        <w:rPr>
          <w:lang w:val="es-CO"/>
        </w:rPr>
        <w:t>codo</w:t>
      </w:r>
      <w:r>
        <w:rPr>
          <w:spacing w:val="6"/>
          <w:lang w:val="es-CO"/>
        </w:rPr>
        <w:t xml:space="preserve"> </w:t>
      </w:r>
      <w:r>
        <w:rPr>
          <w:lang w:val="es-CO"/>
        </w:rPr>
        <w:t>ayuda</w:t>
      </w:r>
      <w:r>
        <w:rPr>
          <w:spacing w:val="6"/>
          <w:lang w:val="es-CO"/>
        </w:rPr>
        <w:t xml:space="preserve"> </w:t>
      </w:r>
      <w:r>
        <w:rPr>
          <w:lang w:val="es-CO"/>
        </w:rPr>
        <w:t>a</w:t>
      </w:r>
      <w:r>
        <w:rPr>
          <w:spacing w:val="6"/>
          <w:lang w:val="es-CO"/>
        </w:rPr>
        <w:t xml:space="preserve"> </w:t>
      </w:r>
      <w:r>
        <w:rPr>
          <w:lang w:val="es-CO"/>
        </w:rPr>
        <w:t>identificar</w:t>
      </w:r>
      <w:r>
        <w:rPr>
          <w:spacing w:val="6"/>
          <w:lang w:val="es-CO"/>
        </w:rPr>
        <w:t xml:space="preserve"> </w:t>
      </w:r>
      <w:r>
        <w:rPr>
          <w:lang w:val="es-CO"/>
        </w:rPr>
        <w:t>el</w:t>
      </w:r>
      <w:r>
        <w:rPr>
          <w:spacing w:val="6"/>
          <w:lang w:val="es-CO"/>
        </w:rPr>
        <w:t xml:space="preserve"> </w:t>
      </w:r>
      <w:r>
        <w:rPr>
          <w:lang w:val="es-CO"/>
        </w:rPr>
        <w:t>número</w:t>
      </w:r>
      <w:r>
        <w:rPr>
          <w:spacing w:val="6"/>
          <w:lang w:val="es-CO"/>
        </w:rPr>
        <w:t xml:space="preserve"> </w:t>
      </w:r>
      <w:r>
        <w:rPr>
          <w:lang w:val="es-CO"/>
        </w:rPr>
        <w:t>óptimo</w:t>
      </w:r>
      <w:r>
        <w:rPr>
          <w:spacing w:val="6"/>
          <w:lang w:val="es-CO"/>
        </w:rPr>
        <w:t xml:space="preserve"> </w:t>
      </w:r>
      <w:r>
        <w:rPr>
          <w:lang w:val="es-CO"/>
        </w:rPr>
        <w:t>de</w:t>
      </w:r>
      <w:r>
        <w:rPr>
          <w:spacing w:val="6"/>
          <w:lang w:val="es-CO"/>
        </w:rPr>
        <w:t xml:space="preserve"> </w:t>
      </w:r>
      <w:r>
        <w:rPr>
          <w:lang w:val="es-CO"/>
        </w:rPr>
        <w:t>grupos</w:t>
      </w:r>
      <w:r>
        <w:rPr>
          <w:spacing w:val="6"/>
          <w:lang w:val="es-CO"/>
        </w:rPr>
        <w:t xml:space="preserve"> </w:t>
      </w:r>
      <w:r>
        <w:rPr>
          <w:lang w:val="es-CO"/>
        </w:rPr>
        <w:t>trazando</w:t>
      </w:r>
      <w:r>
        <w:rPr>
          <w:spacing w:val="6"/>
          <w:lang w:val="es-CO"/>
        </w:rPr>
        <w:t xml:space="preserve"> </w:t>
      </w:r>
      <w:r>
        <w:rPr>
          <w:lang w:val="es-CO"/>
        </w:rPr>
        <w:t>la</w:t>
      </w:r>
      <w:r>
        <w:rPr>
          <w:spacing w:val="6"/>
          <w:lang w:val="es-CO"/>
        </w:rPr>
        <w:t xml:space="preserve"> </w:t>
      </w:r>
      <w:r>
        <w:rPr>
          <w:lang w:val="es-CO"/>
        </w:rPr>
        <w:t>suma</w:t>
      </w:r>
      <w:r>
        <w:rPr>
          <w:spacing w:val="6"/>
          <w:lang w:val="es-CO"/>
        </w:rPr>
        <w:t xml:space="preserve"> </w:t>
      </w:r>
      <w:r>
        <w:rPr>
          <w:lang w:val="es-CO"/>
        </w:rPr>
        <w:t>de</w:t>
      </w:r>
      <w:r>
        <w:rPr>
          <w:spacing w:val="6"/>
          <w:lang w:val="es-CO"/>
        </w:rPr>
        <w:t xml:space="preserve"> </w:t>
      </w:r>
      <w:r>
        <w:rPr>
          <w:spacing w:val="-2"/>
          <w:lang w:val="es-CO"/>
        </w:rPr>
        <w:t xml:space="preserve">cuadrados </w:t>
      </w:r>
      <w:r>
        <w:rPr>
          <w:lang w:val="es-CO"/>
        </w:rPr>
        <w:t>dentro</w:t>
      </w:r>
      <w:r>
        <w:rPr>
          <w:spacing w:val="13"/>
          <w:lang w:val="es-CO"/>
        </w:rPr>
        <w:t xml:space="preserve"> </w:t>
      </w:r>
      <w:r>
        <w:rPr>
          <w:lang w:val="es-CO"/>
        </w:rPr>
        <w:t>del</w:t>
      </w:r>
      <w:r>
        <w:rPr>
          <w:spacing w:val="13"/>
          <w:lang w:val="es-CO"/>
        </w:rPr>
        <w:t xml:space="preserve"> </w:t>
      </w:r>
      <w:r>
        <w:rPr>
          <w:lang w:val="es-CO"/>
        </w:rPr>
        <w:t>grupo</w:t>
      </w:r>
      <w:r>
        <w:rPr>
          <w:spacing w:val="13"/>
          <w:lang w:val="es-CO"/>
        </w:rPr>
        <w:t xml:space="preserve"> </w:t>
      </w:r>
      <w:r>
        <w:rPr>
          <w:lang w:val="es-CO"/>
        </w:rPr>
        <w:t>contra</w:t>
      </w:r>
      <w:r>
        <w:rPr>
          <w:spacing w:val="13"/>
          <w:lang w:val="es-CO"/>
        </w:rPr>
        <w:t xml:space="preserve"> </w:t>
      </w:r>
      <w:r>
        <w:rPr>
          <w:i/>
          <w:lang w:val="es-CO"/>
        </w:rPr>
        <w:t>K</w:t>
      </w:r>
      <w:r>
        <w:rPr>
          <w:i/>
          <w:spacing w:val="31"/>
          <w:lang w:val="es-CO"/>
        </w:rPr>
        <w:t xml:space="preserve"> </w:t>
      </w:r>
      <w:r>
        <w:rPr>
          <w:lang w:val="es-CO"/>
        </w:rPr>
        <w:t>para</w:t>
      </w:r>
      <w:r>
        <w:rPr>
          <w:spacing w:val="13"/>
          <w:lang w:val="es-CO"/>
        </w:rPr>
        <w:t xml:space="preserve"> </w:t>
      </w:r>
      <w:r>
        <w:rPr>
          <w:lang w:val="es-CO"/>
        </w:rPr>
        <w:t>detectar</w:t>
      </w:r>
      <w:r>
        <w:rPr>
          <w:spacing w:val="14"/>
          <w:lang w:val="es-CO"/>
        </w:rPr>
        <w:t xml:space="preserve"> </w:t>
      </w:r>
      <w:r>
        <w:rPr>
          <w:lang w:val="es-CO"/>
        </w:rPr>
        <w:t>el</w:t>
      </w:r>
      <w:r>
        <w:rPr>
          <w:spacing w:val="13"/>
          <w:lang w:val="es-CO"/>
        </w:rPr>
        <w:t xml:space="preserve"> </w:t>
      </w:r>
      <w:r>
        <w:rPr>
          <w:lang w:val="es-CO"/>
        </w:rPr>
        <w:t>punto</w:t>
      </w:r>
      <w:r>
        <w:rPr>
          <w:spacing w:val="13"/>
          <w:lang w:val="es-CO"/>
        </w:rPr>
        <w:t xml:space="preserve"> </w:t>
      </w:r>
      <w:r>
        <w:rPr>
          <w:lang w:val="es-CO"/>
        </w:rPr>
        <w:t>de</w:t>
      </w:r>
      <w:r>
        <w:rPr>
          <w:spacing w:val="13"/>
          <w:lang w:val="es-CO"/>
        </w:rPr>
        <w:t xml:space="preserve"> </w:t>
      </w:r>
      <w:r>
        <w:rPr>
          <w:lang w:val="es-CO"/>
        </w:rPr>
        <w:t>inflexión</w:t>
      </w:r>
      <w:r>
        <w:rPr>
          <w:spacing w:val="13"/>
          <w:lang w:val="es-CO"/>
        </w:rPr>
        <w:t xml:space="preserve"> </w:t>
      </w:r>
      <w:r>
        <w:rPr>
          <w:lang w:val="es-CO"/>
        </w:rPr>
        <w:t>(Thorndike,</w:t>
      </w:r>
      <w:r>
        <w:rPr>
          <w:spacing w:val="14"/>
          <w:lang w:val="es-CO"/>
        </w:rPr>
        <w:t xml:space="preserve"> </w:t>
      </w:r>
      <w:hyperlink w:anchor="_bookmark52">
        <w:r>
          <w:rPr>
            <w:color w:val="00004C"/>
            <w:lang w:val="es-CO"/>
          </w:rPr>
          <w:t>1953</w:t>
        </w:r>
      </w:hyperlink>
      <w:r>
        <w:rPr>
          <w:lang w:val="es-CO"/>
        </w:rPr>
        <w:t>).</w:t>
      </w:r>
      <w:r>
        <w:rPr>
          <w:spacing w:val="47"/>
          <w:lang w:val="es-CO"/>
        </w:rPr>
        <w:t xml:space="preserve"> </w:t>
      </w:r>
      <w:r>
        <w:rPr>
          <w:lang w:val="es-CO"/>
        </w:rPr>
        <w:t>El</w:t>
      </w:r>
      <w:r>
        <w:rPr>
          <w:spacing w:val="13"/>
          <w:lang w:val="es-CO"/>
        </w:rPr>
        <w:t xml:space="preserve"> </w:t>
      </w:r>
      <w:r>
        <w:rPr>
          <w:lang w:val="es-CO"/>
        </w:rPr>
        <w:t>coeficiente</w:t>
      </w:r>
      <w:r>
        <w:rPr>
          <w:spacing w:val="13"/>
          <w:lang w:val="es-CO"/>
        </w:rPr>
        <w:t xml:space="preserve"> </w:t>
      </w:r>
      <w:r>
        <w:rPr>
          <w:spacing w:val="-5"/>
          <w:lang w:val="es-CO"/>
        </w:rPr>
        <w:t>de Silhouette</w:t>
      </w:r>
      <w:r>
        <w:rPr>
          <w:spacing w:val="-8"/>
          <w:lang w:val="es-CO"/>
        </w:rPr>
        <w:t xml:space="preserve"> </w:t>
      </w:r>
      <w:del w:id="195" w:author="Daniel Bertin Ugarte" w:date="2026-01-29T10:44:00Z" w16du:dateUtc="2026-01-29T13:44:00Z">
        <w:r w:rsidDel="00EC6428">
          <w:rPr>
            <w:spacing w:val="-5"/>
            <w:lang w:val="es-CO"/>
          </w:rPr>
          <w:delText>(Sc)</w:delText>
        </w:r>
        <w:r w:rsidDel="00EC6428">
          <w:rPr>
            <w:spacing w:val="-8"/>
            <w:lang w:val="es-CO"/>
          </w:rPr>
          <w:delText xml:space="preserve"> </w:delText>
        </w:r>
      </w:del>
      <w:r>
        <w:rPr>
          <w:spacing w:val="-5"/>
          <w:lang w:val="es-CO"/>
        </w:rPr>
        <w:t>evalúa</w:t>
      </w:r>
      <w:r>
        <w:rPr>
          <w:spacing w:val="-8"/>
          <w:lang w:val="es-CO"/>
        </w:rPr>
        <w:t xml:space="preserve"> </w:t>
      </w:r>
      <w:r>
        <w:rPr>
          <w:spacing w:val="-5"/>
          <w:lang w:val="es-CO"/>
        </w:rPr>
        <w:t>la</w:t>
      </w:r>
      <w:r>
        <w:rPr>
          <w:spacing w:val="-8"/>
          <w:lang w:val="es-CO"/>
        </w:rPr>
        <w:t xml:space="preserve"> </w:t>
      </w:r>
      <w:r>
        <w:rPr>
          <w:spacing w:val="-5"/>
          <w:lang w:val="es-CO"/>
        </w:rPr>
        <w:t>cohesión</w:t>
      </w:r>
      <w:r>
        <w:rPr>
          <w:spacing w:val="-8"/>
          <w:lang w:val="es-CO"/>
        </w:rPr>
        <w:t xml:space="preserve"> </w:t>
      </w:r>
      <w:r>
        <w:rPr>
          <w:spacing w:val="-5"/>
          <w:lang w:val="es-CO"/>
        </w:rPr>
        <w:t>dentro</w:t>
      </w:r>
      <w:r>
        <w:rPr>
          <w:spacing w:val="-8"/>
          <w:lang w:val="es-CO"/>
        </w:rPr>
        <w:t xml:space="preserve"> </w:t>
      </w:r>
      <w:r>
        <w:rPr>
          <w:spacing w:val="-5"/>
          <w:lang w:val="es-CO"/>
        </w:rPr>
        <w:t>de</w:t>
      </w:r>
      <w:r>
        <w:rPr>
          <w:spacing w:val="-8"/>
          <w:lang w:val="es-CO"/>
        </w:rPr>
        <w:t xml:space="preserve"> </w:t>
      </w:r>
      <w:r>
        <w:rPr>
          <w:spacing w:val="-5"/>
          <w:lang w:val="es-CO"/>
        </w:rPr>
        <w:t>los</w:t>
      </w:r>
      <w:r>
        <w:rPr>
          <w:spacing w:val="-8"/>
          <w:lang w:val="es-CO"/>
        </w:rPr>
        <w:t xml:space="preserve"> </w:t>
      </w:r>
      <w:r>
        <w:rPr>
          <w:spacing w:val="-5"/>
          <w:lang w:val="es-CO"/>
        </w:rPr>
        <w:t>grupos</w:t>
      </w:r>
      <w:r>
        <w:rPr>
          <w:spacing w:val="-8"/>
          <w:lang w:val="es-CO"/>
        </w:rPr>
        <w:t xml:space="preserve"> </w:t>
      </w:r>
      <w:r>
        <w:rPr>
          <w:spacing w:val="-5"/>
          <w:lang w:val="es-CO"/>
        </w:rPr>
        <w:t>y</w:t>
      </w:r>
      <w:r>
        <w:rPr>
          <w:spacing w:val="-8"/>
          <w:lang w:val="es-CO"/>
        </w:rPr>
        <w:t xml:space="preserve"> </w:t>
      </w:r>
      <w:r>
        <w:rPr>
          <w:spacing w:val="-5"/>
          <w:lang w:val="es-CO"/>
        </w:rPr>
        <w:t>la</w:t>
      </w:r>
      <w:r>
        <w:rPr>
          <w:spacing w:val="-8"/>
          <w:lang w:val="es-CO"/>
        </w:rPr>
        <w:t xml:space="preserve"> </w:t>
      </w:r>
      <w:r>
        <w:rPr>
          <w:spacing w:val="-5"/>
          <w:lang w:val="es-CO"/>
        </w:rPr>
        <w:t>separación</w:t>
      </w:r>
      <w:r>
        <w:rPr>
          <w:spacing w:val="-8"/>
          <w:lang w:val="es-CO"/>
        </w:rPr>
        <w:t xml:space="preserve"> </w:t>
      </w:r>
      <w:r>
        <w:rPr>
          <w:spacing w:val="-5"/>
          <w:lang w:val="es-CO"/>
        </w:rPr>
        <w:t>entre</w:t>
      </w:r>
      <w:r>
        <w:rPr>
          <w:spacing w:val="-8"/>
          <w:lang w:val="es-CO"/>
        </w:rPr>
        <w:t xml:space="preserve"> </w:t>
      </w:r>
      <w:r>
        <w:rPr>
          <w:spacing w:val="-5"/>
          <w:lang w:val="es-CO"/>
        </w:rPr>
        <w:t>los</w:t>
      </w:r>
      <w:r>
        <w:rPr>
          <w:spacing w:val="-8"/>
          <w:lang w:val="es-CO"/>
        </w:rPr>
        <w:t xml:space="preserve"> </w:t>
      </w:r>
      <w:r>
        <w:rPr>
          <w:spacing w:val="-5"/>
          <w:lang w:val="es-CO"/>
        </w:rPr>
        <w:t>grupos,</w:t>
      </w:r>
      <w:r>
        <w:rPr>
          <w:spacing w:val="-6"/>
          <w:lang w:val="es-CO"/>
        </w:rPr>
        <w:t xml:space="preserve"> </w:t>
      </w:r>
      <w:r>
        <w:rPr>
          <w:spacing w:val="-5"/>
          <w:lang w:val="es-CO"/>
        </w:rPr>
        <w:t>con</w:t>
      </w:r>
      <w:r>
        <w:rPr>
          <w:spacing w:val="-8"/>
          <w:lang w:val="es-CO"/>
        </w:rPr>
        <w:t xml:space="preserve"> </w:t>
      </w:r>
      <w:r>
        <w:rPr>
          <w:spacing w:val="-5"/>
          <w:lang w:val="es-CO"/>
        </w:rPr>
        <w:t>un</w:t>
      </w:r>
      <w:r>
        <w:rPr>
          <w:spacing w:val="-8"/>
          <w:lang w:val="es-CO"/>
        </w:rPr>
        <w:t xml:space="preserve"> </w:t>
      </w:r>
      <w:r>
        <w:rPr>
          <w:spacing w:val="-2"/>
          <w:lang w:val="es-CO"/>
        </w:rPr>
        <w:t xml:space="preserve">rango </w:t>
      </w:r>
      <w:r>
        <w:rPr>
          <w:spacing w:val="-5"/>
          <w:lang w:val="es-CO"/>
        </w:rPr>
        <w:t>de</w:t>
      </w:r>
      <w:r>
        <w:rPr>
          <w:spacing w:val="-1"/>
          <w:lang w:val="es-CO"/>
        </w:rPr>
        <w:t xml:space="preserve"> </w:t>
      </w:r>
      <w:r>
        <w:rPr>
          <w:spacing w:val="-5"/>
          <w:lang w:val="es-CO"/>
        </w:rPr>
        <w:t>–1</w:t>
      </w:r>
      <w:r>
        <w:rPr>
          <w:spacing w:val="-1"/>
          <w:lang w:val="es-CO"/>
        </w:rPr>
        <w:t xml:space="preserve"> </w:t>
      </w:r>
      <w:r>
        <w:rPr>
          <w:spacing w:val="-5"/>
          <w:lang w:val="es-CO"/>
        </w:rPr>
        <w:t>(mala</w:t>
      </w:r>
      <w:r>
        <w:rPr>
          <w:spacing w:val="-1"/>
          <w:lang w:val="es-CO"/>
        </w:rPr>
        <w:t xml:space="preserve"> </w:t>
      </w:r>
      <w:r>
        <w:rPr>
          <w:spacing w:val="-5"/>
          <w:lang w:val="es-CO"/>
        </w:rPr>
        <w:t>agrupación)</w:t>
      </w:r>
      <w:r>
        <w:rPr>
          <w:spacing w:val="-1"/>
          <w:lang w:val="es-CO"/>
        </w:rPr>
        <w:t xml:space="preserve"> </w:t>
      </w:r>
      <w:r>
        <w:rPr>
          <w:spacing w:val="-5"/>
          <w:lang w:val="es-CO"/>
        </w:rPr>
        <w:t>a</w:t>
      </w:r>
      <w:r>
        <w:rPr>
          <w:spacing w:val="-1"/>
          <w:lang w:val="es-CO"/>
        </w:rPr>
        <w:t xml:space="preserve"> </w:t>
      </w:r>
      <w:r>
        <w:rPr>
          <w:spacing w:val="-5"/>
          <w:lang w:val="es-CO"/>
        </w:rPr>
        <w:t>+1</w:t>
      </w:r>
      <w:r>
        <w:rPr>
          <w:spacing w:val="-1"/>
          <w:lang w:val="es-CO"/>
        </w:rPr>
        <w:t xml:space="preserve"> </w:t>
      </w:r>
      <w:r>
        <w:rPr>
          <w:spacing w:val="-5"/>
          <w:lang w:val="es-CO"/>
        </w:rPr>
        <w:t>(</w:t>
      </w:r>
      <w:ins w:id="196" w:author="Daniel Bertin Ugarte" w:date="2026-01-29T10:44:00Z" w16du:dateUtc="2026-01-29T13:44:00Z">
        <w:r w:rsidR="00EC6428">
          <w:rPr>
            <w:spacing w:val="-5"/>
            <w:lang w:val="es-CO"/>
          </w:rPr>
          <w:t xml:space="preserve">excelente </w:t>
        </w:r>
      </w:ins>
      <w:r>
        <w:rPr>
          <w:spacing w:val="-5"/>
          <w:lang w:val="es-CO"/>
        </w:rPr>
        <w:t>agrupación</w:t>
      </w:r>
      <w:del w:id="197" w:author="Daniel Bertin Ugarte" w:date="2026-01-29T10:44:00Z" w16du:dateUtc="2026-01-29T13:44:00Z">
        <w:r w:rsidDel="00EC6428">
          <w:rPr>
            <w:spacing w:val="-1"/>
            <w:lang w:val="es-CO"/>
          </w:rPr>
          <w:delText xml:space="preserve"> </w:delText>
        </w:r>
        <w:r w:rsidDel="00EC6428">
          <w:rPr>
            <w:spacing w:val="-5"/>
            <w:lang w:val="es-CO"/>
          </w:rPr>
          <w:delText>fuerte</w:delText>
        </w:r>
      </w:del>
      <w:r>
        <w:rPr>
          <w:spacing w:val="-5"/>
          <w:lang w:val="es-CO"/>
        </w:rPr>
        <w:t>)</w:t>
      </w:r>
      <w:r>
        <w:rPr>
          <w:spacing w:val="-1"/>
          <w:lang w:val="es-CO"/>
        </w:rPr>
        <w:t xml:space="preserve"> </w:t>
      </w:r>
      <w:r>
        <w:rPr>
          <w:spacing w:val="-5"/>
          <w:lang w:val="es-CO"/>
        </w:rPr>
        <w:t>(Rousseeuw,</w:t>
      </w:r>
      <w:r>
        <w:rPr>
          <w:spacing w:val="-1"/>
          <w:lang w:val="es-CO"/>
        </w:rPr>
        <w:t xml:space="preserve"> </w:t>
      </w:r>
      <w:hyperlink w:anchor="_bookmark46">
        <w:r>
          <w:rPr>
            <w:color w:val="00004C"/>
            <w:spacing w:val="-2"/>
            <w:lang w:val="es-CO"/>
          </w:rPr>
          <w:t>1987</w:t>
        </w:r>
      </w:hyperlink>
      <w:r>
        <w:rPr>
          <w:spacing w:val="-2"/>
          <w:lang w:val="es-CO"/>
        </w:rPr>
        <w:t>).</w:t>
      </w:r>
    </w:p>
    <w:p w14:paraId="5195E9F2" w14:textId="77777777" w:rsidR="00D05FC9" w:rsidRDefault="00D05FC9">
      <w:pPr>
        <w:pStyle w:val="Ttulo1"/>
        <w:tabs>
          <w:tab w:val="left" w:pos="8414"/>
        </w:tabs>
        <w:spacing w:before="9"/>
        <w:rPr>
          <w:spacing w:val="-2"/>
          <w:lang w:val="es-CO"/>
        </w:rPr>
      </w:pPr>
    </w:p>
    <w:p w14:paraId="7F3CC632" w14:textId="316726F0" w:rsidR="00D05FC9" w:rsidRPr="00CC34F8" w:rsidRDefault="00510033">
      <w:pPr>
        <w:pStyle w:val="Ttulo1"/>
        <w:tabs>
          <w:tab w:val="left" w:pos="8414"/>
        </w:tabs>
        <w:spacing w:before="9"/>
        <w:jc w:val="both"/>
        <w:rPr>
          <w:lang w:val="es-CL"/>
        </w:rPr>
      </w:pPr>
      <w:r>
        <w:rPr>
          <w:spacing w:val="-2"/>
          <w:lang w:val="es-CO"/>
        </w:rPr>
        <w:t>Como paso previo a la modelación, se aplicó un Análisis de Componentes Principales (PCA) para reducir la dimensionalidad del conjunto de variables y minimizar problemas de colinealidad (Fig.</w:t>
      </w:r>
      <w:r>
        <w:rPr>
          <w:spacing w:val="1"/>
          <w:lang w:val="es-CO"/>
        </w:rPr>
        <w:t xml:space="preserve"> </w:t>
      </w:r>
      <w:hyperlink w:anchor="_bookmark1">
        <w:r>
          <w:rPr>
            <w:color w:val="00004C"/>
            <w:spacing w:val="-2"/>
            <w:lang w:val="es-CO"/>
          </w:rPr>
          <w:t>2</w:t>
        </w:r>
      </w:hyperlink>
      <w:r>
        <w:rPr>
          <w:spacing w:val="-2"/>
          <w:lang w:val="es-CO"/>
        </w:rPr>
        <w:t>). El análisis se implementó con la librería</w:t>
      </w:r>
      <w:ins w:id="198" w:author="Daniel Bertin Ugarte" w:date="2026-01-29T11:05:00Z" w16du:dateUtc="2026-01-29T14:05:00Z">
        <w:r w:rsidR="00180B0E">
          <w:rPr>
            <w:spacing w:val="-2"/>
            <w:lang w:val="es-CO"/>
          </w:rPr>
          <w:t xml:space="preserve"> Scikit-learn</w:t>
        </w:r>
      </w:ins>
      <w:r>
        <w:rPr>
          <w:spacing w:val="-2"/>
          <w:lang w:val="es-CO"/>
        </w:rPr>
        <w:t xml:space="preserve"> </w:t>
      </w:r>
      <w:del w:id="199" w:author="Daniel Bertin Ugarte" w:date="2026-01-29T11:05:00Z" w16du:dateUtc="2026-01-29T14:05:00Z">
        <w:r w:rsidDel="00180B0E">
          <w:rPr>
            <w:rStyle w:val="SourceText"/>
            <w:spacing w:val="-2"/>
            <w:lang w:val="es-CO"/>
          </w:rPr>
          <w:delText>scikit-learn</w:delText>
        </w:r>
        <w:r w:rsidDel="00180B0E">
          <w:rPr>
            <w:spacing w:val="-2"/>
            <w:lang w:val="es-CO"/>
          </w:rPr>
          <w:delText xml:space="preserve"> </w:delText>
        </w:r>
      </w:del>
      <w:r>
        <w:rPr>
          <w:spacing w:val="-2"/>
          <w:lang w:val="es-CO"/>
        </w:rPr>
        <w:t>en Python. Se obt</w:t>
      </w:r>
      <w:r>
        <w:rPr>
          <w:color w:val="000000"/>
          <w:spacing w:val="-2"/>
          <w:lang w:val="es-CO"/>
        </w:rPr>
        <w:t>uvieron ocho componentes principales (uno por variable), aunque los tres primeros componentes explican el 49</w:t>
      </w:r>
      <w:del w:id="200" w:author="Daniel Bertin Ugarte" w:date="2026-01-29T11:06:00Z" w16du:dateUtc="2026-01-29T14:06:00Z">
        <w:r w:rsidDel="00180B0E">
          <w:rPr>
            <w:color w:val="000000"/>
            <w:spacing w:val="-2"/>
            <w:lang w:val="es-CO"/>
          </w:rPr>
          <w:delText>.</w:delText>
        </w:r>
      </w:del>
      <w:ins w:id="201" w:author="Daniel Bertin Ugarte" w:date="2026-01-29T11:06:00Z" w16du:dateUtc="2026-01-29T14:06:00Z">
        <w:r w:rsidR="00180B0E">
          <w:rPr>
            <w:color w:val="000000"/>
            <w:spacing w:val="-2"/>
            <w:lang w:val="es-CO"/>
          </w:rPr>
          <w:t>,</w:t>
        </w:r>
      </w:ins>
      <w:r>
        <w:rPr>
          <w:color w:val="000000"/>
          <w:spacing w:val="-2"/>
          <w:lang w:val="es-CO"/>
        </w:rPr>
        <w:t xml:space="preserve">9%, 21.2% y 12% de la varianza respectivamente, solo se muestran los dos primeros (PC1 y PC2), dado que los componentes restantes explican una proporción muy baja de la varianza y no aportan interpretaciones claras. El análisis en la </w:t>
      </w:r>
      <w:del w:id="202" w:author="Daniel Bertin Ugarte" w:date="2026-01-29T11:06:00Z" w16du:dateUtc="2026-01-29T14:06:00Z">
        <w:r w:rsidDel="00180B0E">
          <w:rPr>
            <w:color w:val="000000"/>
            <w:spacing w:val="-2"/>
            <w:lang w:val="es-CO"/>
          </w:rPr>
          <w:delText>F</w:delText>
        </w:r>
      </w:del>
      <w:ins w:id="203" w:author="Daniel Bertin Ugarte" w:date="2026-01-29T11:06:00Z" w16du:dateUtc="2026-01-29T14:06:00Z">
        <w:r w:rsidR="00180B0E">
          <w:rPr>
            <w:color w:val="000000"/>
            <w:spacing w:val="-2"/>
            <w:lang w:val="es-CO"/>
          </w:rPr>
          <w:t>f</w:t>
        </w:r>
      </w:ins>
      <w:r>
        <w:rPr>
          <w:color w:val="000000"/>
          <w:spacing w:val="-2"/>
          <w:lang w:val="es-CO"/>
        </w:rPr>
        <w:t xml:space="preserve">igura </w:t>
      </w:r>
      <w:hyperlink w:anchor="_bookmark1">
        <w:r>
          <w:rPr>
            <w:color w:val="000000"/>
            <w:spacing w:val="-2"/>
            <w:lang w:val="es-CO"/>
          </w:rPr>
          <w:t>2</w:t>
        </w:r>
      </w:hyperlink>
      <w:r>
        <w:rPr>
          <w:color w:val="000000"/>
          <w:spacing w:val="-2"/>
          <w:lang w:val="es-CO"/>
        </w:rPr>
        <w:t xml:space="preserve"> destaca cuatro grupos de predictores colineales: (</w:t>
      </w:r>
      <w:del w:id="204" w:author="Daniel Bertin Ugarte" w:date="2026-01-29T11:06:00Z" w16du:dateUtc="2026-01-29T14:06:00Z">
        <w:r w:rsidDel="00180B0E">
          <w:rPr>
            <w:color w:val="000000"/>
            <w:spacing w:val="-2"/>
            <w:lang w:val="es-CO"/>
          </w:rPr>
          <w:delText>i</w:delText>
        </w:r>
      </w:del>
      <w:ins w:id="205" w:author="Daniel Bertin Ugarte" w:date="2026-01-29T11:06:00Z" w16du:dateUtc="2026-01-29T14:06:00Z">
        <w:r w:rsidR="00180B0E">
          <w:rPr>
            <w:color w:val="000000"/>
            <w:spacing w:val="-2"/>
            <w:lang w:val="es-CO"/>
          </w:rPr>
          <w:t>1</w:t>
        </w:r>
      </w:ins>
      <w:r>
        <w:rPr>
          <w:color w:val="000000"/>
          <w:spacing w:val="-2"/>
          <w:lang w:val="es-CO"/>
        </w:rPr>
        <w:t xml:space="preserve">) </w:t>
      </w:r>
      <w:commentRangeStart w:id="206"/>
      <w:r>
        <w:rPr>
          <w:color w:val="000000"/>
          <w:spacing w:val="-2"/>
          <w:lang w:val="es-CO"/>
        </w:rPr>
        <w:t xml:space="preserve">elevación promedio de la subcuenca </w:t>
      </w:r>
      <w:commentRangeEnd w:id="206"/>
      <w:r w:rsidR="00180B0E">
        <w:rPr>
          <w:rStyle w:val="Refdecomentario"/>
          <w:color w:val="000000"/>
          <w:spacing w:val="-2"/>
          <w:sz w:val="20"/>
          <w:szCs w:val="20"/>
          <w:lang w:val="es-CO"/>
        </w:rPr>
        <w:commentReference w:id="206"/>
      </w:r>
      <w:r>
        <w:rPr>
          <w:color w:val="000000"/>
          <w:spacing w:val="-2"/>
          <w:lang w:val="es-CO"/>
        </w:rPr>
        <w:t>y pendiente promedio, (</w:t>
      </w:r>
      <w:del w:id="207" w:author="Daniel Bertin Ugarte" w:date="2026-01-29T11:06:00Z" w16du:dateUtc="2026-01-29T14:06:00Z">
        <w:r w:rsidDel="00180B0E">
          <w:rPr>
            <w:color w:val="000000"/>
            <w:spacing w:val="-2"/>
            <w:lang w:val="es-CO"/>
          </w:rPr>
          <w:delText>ii</w:delText>
        </w:r>
      </w:del>
      <w:ins w:id="208" w:author="Daniel Bertin Ugarte" w:date="2026-01-29T11:06:00Z" w16du:dateUtc="2026-01-29T14:06:00Z">
        <w:r w:rsidR="00180B0E">
          <w:rPr>
            <w:color w:val="000000"/>
            <w:spacing w:val="-2"/>
            <w:lang w:val="es-CO"/>
          </w:rPr>
          <w:t>2</w:t>
        </w:r>
      </w:ins>
      <w:r>
        <w:rPr>
          <w:color w:val="000000"/>
          <w:spacing w:val="-2"/>
          <w:lang w:val="es-CO"/>
        </w:rPr>
        <w:t xml:space="preserve">) área bajo la curva </w:t>
      </w:r>
      <w:del w:id="209" w:author="Daniel Bertin Ugarte" w:date="2026-01-29T11:06:00Z" w16du:dateUtc="2026-01-29T14:06:00Z">
        <w:r w:rsidDel="00180B0E">
          <w:rPr>
            <w:color w:val="000000"/>
            <w:spacing w:val="-2"/>
            <w:lang w:val="es-CO"/>
          </w:rPr>
          <w:delText>hipsometrica</w:delText>
        </w:r>
      </w:del>
      <w:ins w:id="210" w:author="Daniel Bertin Ugarte" w:date="2026-01-29T11:06:00Z" w16du:dateUtc="2026-01-29T14:06:00Z">
        <w:r w:rsidR="00180B0E">
          <w:rPr>
            <w:color w:val="000000"/>
            <w:spacing w:val="-2"/>
            <w:lang w:val="es-CO"/>
          </w:rPr>
          <w:t>hipsométrica y</w:t>
        </w:r>
      </w:ins>
      <w:del w:id="211" w:author="Daniel Bertin Ugarte" w:date="2026-01-29T11:06:00Z" w16du:dateUtc="2026-01-29T14:06:00Z">
        <w:r w:rsidDel="00180B0E">
          <w:rPr>
            <w:color w:val="000000"/>
            <w:spacing w:val="-2"/>
            <w:lang w:val="es-CO"/>
          </w:rPr>
          <w:delText>,</w:delText>
        </w:r>
      </w:del>
      <w:r>
        <w:rPr>
          <w:color w:val="000000"/>
          <w:spacing w:val="-2"/>
          <w:lang w:val="es-CO"/>
        </w:rPr>
        <w:t xml:space="preserve"> elevación media, (</w:t>
      </w:r>
      <w:del w:id="212" w:author="Daniel Bertin Ugarte" w:date="2026-01-29T11:07:00Z" w16du:dateUtc="2026-01-29T14:07:00Z">
        <w:r w:rsidDel="00180B0E">
          <w:rPr>
            <w:color w:val="000000"/>
            <w:spacing w:val="-2"/>
            <w:lang w:val="es-CO"/>
          </w:rPr>
          <w:delText>iii</w:delText>
        </w:r>
      </w:del>
      <w:ins w:id="213" w:author="Daniel Bertin Ugarte" w:date="2026-01-29T11:07:00Z" w16du:dateUtc="2026-01-29T14:07:00Z">
        <w:r w:rsidR="00180B0E">
          <w:rPr>
            <w:color w:val="000000"/>
            <w:spacing w:val="-2"/>
            <w:lang w:val="es-CO"/>
          </w:rPr>
          <w:t>3</w:t>
        </w:r>
      </w:ins>
      <w:r>
        <w:rPr>
          <w:color w:val="000000"/>
          <w:spacing w:val="-2"/>
          <w:lang w:val="es-CO"/>
        </w:rPr>
        <w:t>) precipi</w:t>
      </w:r>
      <w:r>
        <w:rPr>
          <w:spacing w:val="-2"/>
          <w:lang w:val="es-CO"/>
        </w:rPr>
        <w:t>tación</w:t>
      </w:r>
      <w:r>
        <w:rPr>
          <w:spacing w:val="2"/>
          <w:lang w:val="es-CO"/>
        </w:rPr>
        <w:t xml:space="preserve"> </w:t>
      </w:r>
      <w:r>
        <w:rPr>
          <w:spacing w:val="-2"/>
          <w:lang w:val="es-CO"/>
        </w:rPr>
        <w:t>media</w:t>
      </w:r>
      <w:r>
        <w:rPr>
          <w:spacing w:val="2"/>
          <w:lang w:val="es-CO"/>
        </w:rPr>
        <w:t xml:space="preserve"> </w:t>
      </w:r>
      <w:r>
        <w:rPr>
          <w:spacing w:val="-2"/>
          <w:lang w:val="es-CO"/>
        </w:rPr>
        <w:t>anual,</w:t>
      </w:r>
      <w:r>
        <w:rPr>
          <w:spacing w:val="3"/>
          <w:lang w:val="es-CO"/>
        </w:rPr>
        <w:t xml:space="preserve"> </w:t>
      </w:r>
      <w:r>
        <w:rPr>
          <w:spacing w:val="-2"/>
          <w:lang w:val="es-CO"/>
        </w:rPr>
        <w:t>y</w:t>
      </w:r>
      <w:r>
        <w:rPr>
          <w:spacing w:val="3"/>
          <w:lang w:val="es-CO"/>
        </w:rPr>
        <w:t xml:space="preserve"> </w:t>
      </w:r>
      <w:r>
        <w:rPr>
          <w:spacing w:val="-2"/>
          <w:lang w:val="es-CO"/>
        </w:rPr>
        <w:t>(</w:t>
      </w:r>
      <w:del w:id="214" w:author="Daniel Bertin Ugarte" w:date="2026-01-29T11:07:00Z" w16du:dateUtc="2026-01-29T14:07:00Z">
        <w:r w:rsidDel="00180B0E">
          <w:rPr>
            <w:spacing w:val="-2"/>
            <w:lang w:val="es-CO"/>
          </w:rPr>
          <w:delText>iv</w:delText>
        </w:r>
      </w:del>
      <w:ins w:id="215" w:author="Daniel Bertin Ugarte" w:date="2026-01-29T11:07:00Z" w16du:dateUtc="2026-01-29T14:07:00Z">
        <w:r w:rsidR="00180B0E">
          <w:rPr>
            <w:spacing w:val="-2"/>
            <w:lang w:val="es-CO"/>
          </w:rPr>
          <w:t>4</w:t>
        </w:r>
      </w:ins>
      <w:r>
        <w:rPr>
          <w:spacing w:val="-2"/>
          <w:lang w:val="es-CO"/>
        </w:rPr>
        <w:t>)</w:t>
      </w:r>
      <w:r>
        <w:rPr>
          <w:spacing w:val="2"/>
          <w:lang w:val="es-CO"/>
        </w:rPr>
        <w:t xml:space="preserve"> </w:t>
      </w:r>
      <w:r>
        <w:rPr>
          <w:spacing w:val="-2"/>
          <w:lang w:val="es-CO"/>
        </w:rPr>
        <w:t>área</w:t>
      </w:r>
      <w:ins w:id="216" w:author="Daniel Bertin Ugarte" w:date="2026-01-29T11:28:00Z" w16du:dateUtc="2026-01-29T14:28:00Z">
        <w:r w:rsidR="00920DA8">
          <w:rPr>
            <w:spacing w:val="-2"/>
            <w:lang w:val="es-CO"/>
          </w:rPr>
          <w:t xml:space="preserve"> de la subcuenca</w:t>
        </w:r>
      </w:ins>
      <w:r>
        <w:rPr>
          <w:spacing w:val="-2"/>
          <w:lang w:val="es-CO"/>
        </w:rPr>
        <w:t>.</w:t>
      </w:r>
      <w:r>
        <w:rPr>
          <w:spacing w:val="15"/>
          <w:lang w:val="es-CO"/>
        </w:rPr>
        <w:t xml:space="preserve"> </w:t>
      </w:r>
      <w:r>
        <w:rPr>
          <w:spacing w:val="-2"/>
          <w:lang w:val="es-CO"/>
        </w:rPr>
        <w:t>A</w:t>
      </w:r>
      <w:r>
        <w:rPr>
          <w:spacing w:val="2"/>
          <w:lang w:val="es-CO"/>
        </w:rPr>
        <w:t xml:space="preserve"> </w:t>
      </w:r>
      <w:r>
        <w:rPr>
          <w:spacing w:val="-2"/>
          <w:lang w:val="es-CO"/>
        </w:rPr>
        <w:t>partir</w:t>
      </w:r>
      <w:r>
        <w:rPr>
          <w:spacing w:val="3"/>
          <w:lang w:val="es-CO"/>
        </w:rPr>
        <w:t xml:space="preserve"> </w:t>
      </w:r>
      <w:r>
        <w:rPr>
          <w:spacing w:val="-2"/>
          <w:lang w:val="es-CO"/>
        </w:rPr>
        <w:t>de</w:t>
      </w:r>
      <w:r>
        <w:rPr>
          <w:spacing w:val="2"/>
          <w:lang w:val="es-CO"/>
        </w:rPr>
        <w:t xml:space="preserve"> </w:t>
      </w:r>
      <w:r>
        <w:rPr>
          <w:spacing w:val="-2"/>
          <w:lang w:val="es-CO"/>
        </w:rPr>
        <w:t>estos</w:t>
      </w:r>
      <w:r>
        <w:rPr>
          <w:spacing w:val="2"/>
          <w:lang w:val="es-CO"/>
        </w:rPr>
        <w:t xml:space="preserve"> </w:t>
      </w:r>
      <w:r>
        <w:rPr>
          <w:spacing w:val="-2"/>
          <w:lang w:val="es-CO"/>
        </w:rPr>
        <w:t>resultados, se</w:t>
      </w:r>
      <w:r>
        <w:rPr>
          <w:spacing w:val="2"/>
          <w:lang w:val="es-CO"/>
        </w:rPr>
        <w:t xml:space="preserve"> s</w:t>
      </w:r>
      <w:r>
        <w:rPr>
          <w:spacing w:val="-2"/>
          <w:lang w:val="es-CO"/>
        </w:rPr>
        <w:t>eleccionó</w:t>
      </w:r>
      <w:r>
        <w:rPr>
          <w:spacing w:val="2"/>
          <w:lang w:val="es-CO"/>
        </w:rPr>
        <w:t xml:space="preserve"> </w:t>
      </w:r>
      <w:r>
        <w:rPr>
          <w:spacing w:val="-2"/>
          <w:lang w:val="es-CO"/>
        </w:rPr>
        <w:t>de</w:t>
      </w:r>
      <w:r>
        <w:rPr>
          <w:spacing w:val="2"/>
          <w:lang w:val="es-CO"/>
        </w:rPr>
        <w:t xml:space="preserve"> </w:t>
      </w:r>
      <w:r>
        <w:rPr>
          <w:spacing w:val="-2"/>
          <w:lang w:val="es-CO"/>
        </w:rPr>
        <w:t>cada</w:t>
      </w:r>
      <w:r>
        <w:rPr>
          <w:spacing w:val="2"/>
          <w:lang w:val="es-CO"/>
        </w:rPr>
        <w:t xml:space="preserve"> </w:t>
      </w:r>
      <w:r>
        <w:rPr>
          <w:spacing w:val="-2"/>
          <w:lang w:val="es-CO"/>
        </w:rPr>
        <w:t>grupo</w:t>
      </w:r>
      <w:r>
        <w:rPr>
          <w:spacing w:val="2"/>
          <w:lang w:val="es-CO"/>
        </w:rPr>
        <w:t xml:space="preserve"> </w:t>
      </w:r>
      <w:r>
        <w:rPr>
          <w:spacing w:val="-2"/>
          <w:lang w:val="es-CO"/>
        </w:rPr>
        <w:t>un</w:t>
      </w:r>
      <w:r>
        <w:rPr>
          <w:spacing w:val="2"/>
          <w:lang w:val="es-CO"/>
        </w:rPr>
        <w:t xml:space="preserve"> </w:t>
      </w:r>
      <w:r>
        <w:rPr>
          <w:spacing w:val="-2"/>
          <w:lang w:val="es-CO"/>
        </w:rPr>
        <w:t xml:space="preserve">predictor </w:t>
      </w:r>
      <w:del w:id="217" w:author="Daniel Bertin Ugarte" w:date="2026-01-29T11:23:00Z" w16du:dateUtc="2026-01-29T14:23:00Z">
        <w:r w:rsidDel="0081083D">
          <w:rPr>
            <w:spacing w:val="-2"/>
            <w:lang w:val="es-CO"/>
          </w:rPr>
          <w:delText>con base en su carga en los componentes y</w:delText>
        </w:r>
      </w:del>
      <w:ins w:id="218" w:author="Daniel Bertin Ugarte" w:date="2026-01-29T11:23:00Z" w16du:dateUtc="2026-01-29T14:23:00Z">
        <w:r w:rsidR="0081083D">
          <w:rPr>
            <w:spacing w:val="-2"/>
            <w:lang w:val="es-CO"/>
          </w:rPr>
          <w:t xml:space="preserve">tomando en consideración </w:t>
        </w:r>
        <w:commentRangeStart w:id="219"/>
        <w:r w:rsidR="0081083D">
          <w:rPr>
            <w:spacing w:val="-2"/>
            <w:lang w:val="es-CO"/>
          </w:rPr>
          <w:t>su carga en los componentes</w:t>
        </w:r>
      </w:ins>
      <w:commentRangeEnd w:id="219"/>
      <w:r w:rsidR="0081083D">
        <w:rPr>
          <w:rStyle w:val="Refdecomentario"/>
          <w:spacing w:val="-2"/>
          <w:sz w:val="20"/>
          <w:szCs w:val="20"/>
          <w:lang w:val="es-CO"/>
        </w:rPr>
        <w:commentReference w:id="219"/>
      </w:r>
      <w:ins w:id="220" w:author="Daniel Bertin Ugarte" w:date="2026-01-29T11:23:00Z" w16du:dateUtc="2026-01-29T14:23:00Z">
        <w:r w:rsidR="0081083D">
          <w:rPr>
            <w:spacing w:val="-2"/>
            <w:lang w:val="es-CO"/>
          </w:rPr>
          <w:t xml:space="preserve"> y</w:t>
        </w:r>
      </w:ins>
      <w:r>
        <w:rPr>
          <w:spacing w:val="-2"/>
          <w:lang w:val="es-CO"/>
        </w:rPr>
        <w:t xml:space="preserve"> su relevancia teórica</w:t>
      </w:r>
      <w:ins w:id="221" w:author="Daniel Bertin Ugarte" w:date="2026-01-29T11:26:00Z" w16du:dateUtc="2026-01-29T14:26:00Z">
        <w:r w:rsidR="0081083D">
          <w:rPr>
            <w:spacing w:val="-2"/>
            <w:lang w:val="es-CO"/>
          </w:rPr>
          <w:t xml:space="preserve">; </w:t>
        </w:r>
      </w:ins>
      <w:del w:id="222" w:author="Daniel Bertin Ugarte" w:date="2026-01-29T11:26:00Z" w16du:dateUtc="2026-01-29T14:26:00Z">
        <w:r w:rsidDel="0081083D">
          <w:rPr>
            <w:spacing w:val="-2"/>
            <w:lang w:val="es-CO"/>
          </w:rPr>
          <w:delText>:</w:delText>
        </w:r>
        <w:r w:rsidDel="0081083D">
          <w:rPr>
            <w:spacing w:val="12"/>
            <w:lang w:val="es-CO"/>
          </w:rPr>
          <w:delText xml:space="preserve"> </w:delText>
        </w:r>
        <w:r w:rsidDel="0081083D">
          <w:rPr>
            <w:spacing w:val="-2"/>
            <w:lang w:val="es-CO"/>
          </w:rPr>
          <w:delText>relieve,</w:delText>
        </w:r>
        <w:r w:rsidDel="0081083D">
          <w:rPr>
            <w:spacing w:val="2"/>
            <w:lang w:val="es-CO"/>
          </w:rPr>
          <w:delText xml:space="preserve"> </w:delText>
        </w:r>
        <w:r w:rsidDel="0081083D">
          <w:rPr>
            <w:spacing w:val="-2"/>
            <w:lang w:val="es-CO"/>
          </w:rPr>
          <w:delText>elevación,</w:delText>
        </w:r>
        <w:r w:rsidDel="0081083D">
          <w:rPr>
            <w:spacing w:val="2"/>
            <w:lang w:val="es-CO"/>
          </w:rPr>
          <w:delText xml:space="preserve"> </w:delText>
        </w:r>
        <w:r w:rsidDel="0081083D">
          <w:rPr>
            <w:spacing w:val="-2"/>
            <w:lang w:val="es-CO"/>
          </w:rPr>
          <w:delText>precipitación</w:delText>
        </w:r>
        <w:r w:rsidDel="0081083D">
          <w:rPr>
            <w:spacing w:val="2"/>
            <w:lang w:val="es-CO"/>
          </w:rPr>
          <w:delText xml:space="preserve"> </w:delText>
        </w:r>
        <w:r w:rsidDel="0081083D">
          <w:rPr>
            <w:spacing w:val="-2"/>
            <w:lang w:val="es-CO"/>
          </w:rPr>
          <w:delText>media</w:delText>
        </w:r>
        <w:r w:rsidDel="0081083D">
          <w:rPr>
            <w:spacing w:val="2"/>
            <w:lang w:val="es-CO"/>
          </w:rPr>
          <w:delText xml:space="preserve"> </w:delText>
        </w:r>
        <w:r w:rsidDel="0081083D">
          <w:rPr>
            <w:spacing w:val="-2"/>
            <w:lang w:val="es-CO"/>
          </w:rPr>
          <w:delText>anual</w:delText>
        </w:r>
        <w:r w:rsidDel="0081083D">
          <w:rPr>
            <w:spacing w:val="2"/>
            <w:lang w:val="es-CO"/>
          </w:rPr>
          <w:delText xml:space="preserve"> </w:delText>
        </w:r>
        <w:r w:rsidDel="0081083D">
          <w:rPr>
            <w:spacing w:val="-2"/>
            <w:lang w:val="es-CO"/>
          </w:rPr>
          <w:delText>y</w:delText>
        </w:r>
        <w:r w:rsidDel="0081083D">
          <w:rPr>
            <w:spacing w:val="2"/>
            <w:lang w:val="es-CO"/>
          </w:rPr>
          <w:delText xml:space="preserve"> </w:delText>
        </w:r>
        <w:r w:rsidDel="0081083D">
          <w:rPr>
            <w:spacing w:val="-2"/>
            <w:lang w:val="es-CO"/>
          </w:rPr>
          <w:delText>área. A</w:delText>
        </w:r>
      </w:del>
      <w:ins w:id="223" w:author="Daniel Bertin Ugarte" w:date="2026-01-29T11:26:00Z" w16du:dateUtc="2026-01-29T14:26:00Z">
        <w:r w:rsidR="0081083D">
          <w:rPr>
            <w:spacing w:val="-2"/>
            <w:lang w:val="es-CO"/>
          </w:rPr>
          <w:t>a</w:t>
        </w:r>
      </w:ins>
      <w:r>
        <w:rPr>
          <w:spacing w:val="-2"/>
          <w:lang w:val="es-CO"/>
        </w:rPr>
        <w:t xml:space="preserve">sí, la elevación media fue seleccionada como indicador general de las condiciones topográficas; el relieve local, como medida de la energía del paisaje; </w:t>
      </w:r>
      <w:del w:id="224" w:author="Daniel Bertin Ugarte" w:date="2026-01-29T11:26:00Z" w16du:dateUtc="2026-01-29T14:26:00Z">
        <w:r w:rsidDel="0081083D">
          <w:rPr>
            <w:spacing w:val="-2"/>
            <w:lang w:val="es-CO"/>
          </w:rPr>
          <w:delText xml:space="preserve">el área de la subcuenca, como una aproximación al tamaño de la unidad de mapeo y su probabilidad de contener eventos; y </w:delText>
        </w:r>
      </w:del>
      <w:r>
        <w:rPr>
          <w:spacing w:val="-2"/>
          <w:lang w:val="es-CO"/>
        </w:rPr>
        <w:t>la precipitación media anual, como expresión del régimen climático dominante</w:t>
      </w:r>
      <w:ins w:id="225" w:author="Daniel Bertin Ugarte" w:date="2026-01-29T11:26:00Z" w16du:dateUtc="2026-01-29T14:26:00Z">
        <w:r w:rsidR="0081083D">
          <w:rPr>
            <w:spacing w:val="-2"/>
            <w:lang w:val="es-CO"/>
          </w:rPr>
          <w:t>; y el área de la subcuenca, como una aproximación al tamaño de la unidad de mapeo y su probabilidad de contener eventos</w:t>
        </w:r>
      </w:ins>
      <w:r>
        <w:rPr>
          <w:spacing w:val="-2"/>
          <w:lang w:val="es-CO"/>
        </w:rPr>
        <w:t xml:space="preserve">. </w:t>
      </w:r>
    </w:p>
    <w:p w14:paraId="598C71D6" w14:textId="77777777" w:rsidR="00D05FC9" w:rsidRDefault="00D05FC9">
      <w:pPr>
        <w:pStyle w:val="Ttulo1"/>
        <w:tabs>
          <w:tab w:val="left" w:pos="8414"/>
        </w:tabs>
        <w:spacing w:before="9"/>
        <w:rPr>
          <w:spacing w:val="-2"/>
          <w:lang w:val="es-CO"/>
        </w:rPr>
      </w:pPr>
    </w:p>
    <w:p w14:paraId="7BF7FA60" w14:textId="1D6F44B0" w:rsidR="00D05FC9" w:rsidRPr="00CC34F8" w:rsidRDefault="00510033">
      <w:pPr>
        <w:pStyle w:val="Ttulo1"/>
        <w:tabs>
          <w:tab w:val="left" w:pos="8414"/>
        </w:tabs>
        <w:spacing w:before="9"/>
        <w:rPr>
          <w:lang w:val="es-CL"/>
        </w:rPr>
      </w:pPr>
      <w:r>
        <w:rPr>
          <w:spacing w:val="-2"/>
          <w:lang w:val="es-CO"/>
        </w:rPr>
        <w:t>Para modelar la susceptibilidad a movimientos en masa, se emplearon modelos de regresión logística utilizando el paquete</w:t>
      </w:r>
      <w:ins w:id="226" w:author="Daniel Bertin Ugarte" w:date="2026-01-29T13:30:00Z" w16du:dateUtc="2026-01-29T16:30:00Z">
        <w:r w:rsidR="00437858">
          <w:rPr>
            <w:spacing w:val="-2"/>
            <w:lang w:val="es-CO"/>
          </w:rPr>
          <w:t xml:space="preserve"> lm4</w:t>
        </w:r>
      </w:ins>
      <w:del w:id="227" w:author="Daniel Bertin Ugarte" w:date="2026-01-29T13:30:00Z" w16du:dateUtc="2026-01-29T16:30:00Z">
        <w:r w:rsidDel="00437858">
          <w:rPr>
            <w:spacing w:val="-2"/>
            <w:lang w:val="es-CO"/>
          </w:rPr>
          <w:delText xml:space="preserve"> </w:delText>
        </w:r>
        <w:r w:rsidDel="00437858">
          <w:rPr>
            <w:rStyle w:val="SourceText"/>
            <w:spacing w:val="-2"/>
            <w:lang w:val="es-CO"/>
          </w:rPr>
          <w:delText>lme4</w:delText>
        </w:r>
      </w:del>
      <w:r>
        <w:rPr>
          <w:spacing w:val="-2"/>
          <w:lang w:val="es-CO"/>
        </w:rPr>
        <w:t xml:space="preserve"> en R. Se construyeron dos modelos: (</w:t>
      </w:r>
      <w:del w:id="228" w:author="Daniel Bertin Ugarte" w:date="2026-01-29T13:30:00Z" w16du:dateUtc="2026-01-29T16:30:00Z">
        <w:r w:rsidDel="00437858">
          <w:rPr>
            <w:spacing w:val="-2"/>
            <w:lang w:val="es-CO"/>
          </w:rPr>
          <w:delText>i</w:delText>
        </w:r>
      </w:del>
      <w:ins w:id="229" w:author="Daniel Bertin Ugarte" w:date="2026-01-29T13:30:00Z" w16du:dateUtc="2026-01-29T16:30:00Z">
        <w:r w:rsidR="00437858">
          <w:rPr>
            <w:spacing w:val="-2"/>
            <w:lang w:val="es-CO"/>
          </w:rPr>
          <w:t>1</w:t>
        </w:r>
      </w:ins>
      <w:r>
        <w:rPr>
          <w:spacing w:val="-2"/>
          <w:lang w:val="es-CO"/>
        </w:rPr>
        <w:t>) un modelo de regresión logística simple sin estructura jerárquica</w:t>
      </w:r>
      <w:ins w:id="230" w:author="Daniel Bertin Ugarte" w:date="2026-01-29T13:30:00Z" w16du:dateUtc="2026-01-29T16:30:00Z">
        <w:r w:rsidR="00437858">
          <w:rPr>
            <w:spacing w:val="-2"/>
            <w:lang w:val="es-CO"/>
          </w:rPr>
          <w:t>,</w:t>
        </w:r>
      </w:ins>
      <w:r>
        <w:rPr>
          <w:spacing w:val="-2"/>
          <w:lang w:val="es-CO"/>
        </w:rPr>
        <w:t xml:space="preserve"> y (</w:t>
      </w:r>
      <w:del w:id="231" w:author="Daniel Bertin Ugarte" w:date="2026-01-29T13:30:00Z" w16du:dateUtc="2026-01-29T16:30:00Z">
        <w:r w:rsidDel="00437858">
          <w:rPr>
            <w:spacing w:val="-2"/>
            <w:lang w:val="es-CO"/>
          </w:rPr>
          <w:delText>ii</w:delText>
        </w:r>
      </w:del>
      <w:ins w:id="232" w:author="Daniel Bertin Ugarte" w:date="2026-01-29T13:30:00Z" w16du:dateUtc="2026-01-29T16:30:00Z">
        <w:r w:rsidR="00437858">
          <w:rPr>
            <w:spacing w:val="-2"/>
            <w:lang w:val="es-CO"/>
          </w:rPr>
          <w:t>2</w:t>
        </w:r>
      </w:ins>
      <w:r>
        <w:rPr>
          <w:spacing w:val="-2"/>
          <w:lang w:val="es-CO"/>
        </w:rPr>
        <w:t xml:space="preserve">) un modelo multinivel con intercepto y pendientes aleatorias por región (cuenca o cluster). Estos modelos permitieron capturar la variabilidad global y local de los factores condicionantes, evaluando el impacto de la heterogeneidad espacial en los patrones de susceptibilidad. </w:t>
      </w:r>
    </w:p>
    <w:p w14:paraId="734D3AB2" w14:textId="77777777" w:rsidR="00D05FC9" w:rsidRDefault="00D05FC9">
      <w:pPr>
        <w:pStyle w:val="Ttulo1"/>
        <w:tabs>
          <w:tab w:val="left" w:pos="8414"/>
        </w:tabs>
        <w:spacing w:before="9"/>
        <w:rPr>
          <w:spacing w:val="-2"/>
          <w:lang w:val="es-CO"/>
        </w:rPr>
      </w:pPr>
    </w:p>
    <w:p w14:paraId="74D1A863" w14:textId="00748B45" w:rsidR="00D05FC9" w:rsidRPr="00CC34F8" w:rsidRDefault="00510033">
      <w:pPr>
        <w:pStyle w:val="Textoindependiente"/>
        <w:ind w:left="113" w:right="536"/>
        <w:jc w:val="both"/>
        <w:rPr>
          <w:lang w:val="es-CL"/>
        </w:rPr>
      </w:pPr>
      <w:bookmarkStart w:id="233" w:name="_bookmark1"/>
      <w:bookmarkEnd w:id="233"/>
      <w:commentRangeStart w:id="234"/>
      <w:r>
        <w:rPr>
          <w:b/>
          <w:spacing w:val="-2"/>
          <w:w w:val="90"/>
          <w:lang w:val="es-CO"/>
        </w:rPr>
        <w:t>Fig</w:t>
      </w:r>
      <w:ins w:id="235" w:author="Daniel Bertin Ugarte" w:date="2026-01-29T13:30:00Z" w16du:dateUtc="2026-01-29T16:30:00Z">
        <w:r w:rsidR="00437858">
          <w:rPr>
            <w:b/>
            <w:spacing w:val="-2"/>
            <w:w w:val="90"/>
            <w:lang w:val="es-CO"/>
          </w:rPr>
          <w:t>.</w:t>
        </w:r>
      </w:ins>
      <w:del w:id="236" w:author="Daniel Bertin Ugarte" w:date="2026-01-29T13:31:00Z" w16du:dateUtc="2026-01-29T16:31:00Z">
        <w:r w:rsidDel="00437858">
          <w:rPr>
            <w:b/>
            <w:spacing w:val="-2"/>
            <w:w w:val="90"/>
            <w:lang w:val="es-CO"/>
          </w:rPr>
          <w:delText>ura</w:delText>
        </w:r>
      </w:del>
      <w:r>
        <w:rPr>
          <w:b/>
          <w:spacing w:val="-2"/>
          <w:w w:val="90"/>
          <w:lang w:val="es-CO"/>
        </w:rPr>
        <w:t xml:space="preserve"> 2.</w:t>
      </w:r>
      <w:r>
        <w:rPr>
          <w:b/>
          <w:spacing w:val="-2"/>
          <w:lang w:val="es-CO"/>
        </w:rPr>
        <w:t xml:space="preserve"> </w:t>
      </w:r>
      <w:commentRangeEnd w:id="234"/>
      <w:r w:rsidR="007D6D85">
        <w:rPr>
          <w:rStyle w:val="Refdecomentario"/>
          <w:color w:val="000000"/>
          <w:spacing w:val="-2"/>
          <w:lang w:val="es-CO"/>
        </w:rPr>
        <w:commentReference w:id="234"/>
      </w:r>
      <w:r>
        <w:rPr>
          <w:color w:val="000000"/>
          <w:spacing w:val="-2"/>
          <w:lang w:val="es-CO"/>
        </w:rPr>
        <w:t>Análisis de Componentes Principales (PCA) para evaluar la relación entre las subcuencas con movimientos en masa y las variables predictoras. Los puntos rojos representan subcuencas con presencia de movimientos en masa</w:t>
      </w:r>
      <w:ins w:id="237" w:author="Daniel Bertin Ugarte" w:date="2026-01-29T13:37:00Z" w16du:dateUtc="2026-01-29T16:37:00Z">
        <w:r w:rsidR="00437858">
          <w:rPr>
            <w:color w:val="000000"/>
            <w:spacing w:val="-2"/>
            <w:lang w:val="es-CO"/>
          </w:rPr>
          <w:t xml:space="preserve">, donde </w:t>
        </w:r>
      </w:ins>
      <w:del w:id="238" w:author="Daniel Bertin Ugarte" w:date="2026-01-29T13:37:00Z" w16du:dateUtc="2026-01-29T16:37:00Z">
        <w:r w:rsidDel="00437858">
          <w:rPr>
            <w:color w:val="000000"/>
            <w:spacing w:val="-2"/>
            <w:lang w:val="es-CO"/>
          </w:rPr>
          <w:delText xml:space="preserve"> y los puntos verdes indican ausencia. E</w:delText>
        </w:r>
      </w:del>
      <w:ins w:id="239" w:author="Daniel Bertin Ugarte" w:date="2026-01-29T13:37:00Z" w16du:dateUtc="2026-01-29T16:37:00Z">
        <w:r w:rsidR="00437858">
          <w:rPr>
            <w:color w:val="000000"/>
            <w:spacing w:val="-2"/>
            <w:lang w:val="es-CO"/>
          </w:rPr>
          <w:t>e</w:t>
        </w:r>
      </w:ins>
      <w:r>
        <w:rPr>
          <w:color w:val="000000"/>
          <w:spacing w:val="-2"/>
          <w:lang w:val="es-CO"/>
        </w:rPr>
        <w:t>l tamaño de cada punto es proporcional al número de movimientos en masa registrados en esa subcuenca.</w:t>
      </w:r>
      <w:ins w:id="240" w:author="Daniel Bertin Ugarte" w:date="2026-01-29T13:37:00Z" w16du:dateUtc="2026-01-29T16:37:00Z">
        <w:r w:rsidR="00437858">
          <w:rPr>
            <w:color w:val="000000"/>
            <w:spacing w:val="-2"/>
            <w:lang w:val="es-CO"/>
          </w:rPr>
          <w:t xml:space="preserve"> Los puntos verdes indican ausencia de movimientos en masa.</w:t>
        </w:r>
      </w:ins>
      <w:r>
        <w:rPr>
          <w:color w:val="000000"/>
          <w:spacing w:val="-2"/>
          <w:lang w:val="es-CO"/>
        </w:rPr>
        <w:t xml:space="preserve"> Las flechas indican las contribuciones relativas de las variables predictoras en el espacio de los componentes principales.</w:t>
      </w:r>
    </w:p>
    <w:p w14:paraId="2A35C332" w14:textId="77777777" w:rsidR="00D05FC9" w:rsidRDefault="00D05FC9">
      <w:pPr>
        <w:pStyle w:val="Ttulo1"/>
        <w:tabs>
          <w:tab w:val="left" w:pos="8414"/>
        </w:tabs>
        <w:spacing w:before="9"/>
        <w:rPr>
          <w:spacing w:val="-2"/>
          <w:lang w:val="es-CO"/>
        </w:rPr>
      </w:pPr>
    </w:p>
    <w:p w14:paraId="6B8E17EC" w14:textId="77777777" w:rsidR="00D05FC9" w:rsidRPr="00CC34F8" w:rsidRDefault="00510033">
      <w:pPr>
        <w:pStyle w:val="Ttulo1"/>
        <w:tabs>
          <w:tab w:val="left" w:pos="8414"/>
        </w:tabs>
        <w:spacing w:before="9"/>
        <w:jc w:val="both"/>
        <w:rPr>
          <w:lang w:val="es-CL"/>
        </w:rPr>
      </w:pPr>
      <w:r>
        <w:rPr>
          <w:lang w:val="es-CO"/>
        </w:rPr>
        <w:t>En este estudio no se realizó una división del conjunto de datos en subconjuntos de entrenamiento y validación, ya que el objetivo principal fue evaluar el ajuste y la estructura del modelo de susceptibilidad a nivel de subcuenca, más que desarrollar un modelo predictivo generalizable. Para evaluar el desempeño de los modelos se utilizaron métricas de bondad de ajuste como el área bajo la curva ROC (AUC), así como los criterios de información de Akaike (AIC) y de Bayes (BIC).</w:t>
      </w:r>
      <w:r>
        <w:rPr>
          <w:lang w:val="es-CO"/>
        </w:rPr>
        <w:tab/>
      </w:r>
    </w:p>
    <w:p w14:paraId="4538B2DE" w14:textId="77777777" w:rsidR="00D05FC9" w:rsidRDefault="00510033">
      <w:pPr>
        <w:pStyle w:val="Prrafodelista"/>
        <w:numPr>
          <w:ilvl w:val="0"/>
          <w:numId w:val="1"/>
        </w:numPr>
        <w:tabs>
          <w:tab w:val="left" w:pos="397"/>
          <w:tab w:val="left" w:pos="8414"/>
        </w:tabs>
        <w:spacing w:before="282"/>
        <w:ind w:left="397" w:hanging="284"/>
        <w:rPr>
          <w:lang w:val="es-CO"/>
        </w:rPr>
      </w:pPr>
      <w:bookmarkStart w:id="241" w:name="Resultados"/>
      <w:bookmarkStart w:id="242" w:name="Modelo_de_regresión_logística"/>
      <w:bookmarkEnd w:id="241"/>
      <w:bookmarkEnd w:id="242"/>
      <w:commentRangeStart w:id="243"/>
      <w:r>
        <w:rPr>
          <w:b/>
          <w:color w:val="00004C"/>
          <w:spacing w:val="-2"/>
          <w:sz w:val="24"/>
          <w:lang w:val="es-CO"/>
        </w:rPr>
        <w:t>Resultados</w:t>
      </w:r>
      <w:commentRangeEnd w:id="243"/>
      <w:r w:rsidR="00903B1F">
        <w:rPr>
          <w:rStyle w:val="Refdecomentario"/>
          <w:rFonts w:ascii="Times New Roman" w:hAnsi="Times New Roman"/>
          <w:color w:val="00004C"/>
          <w:sz w:val="24"/>
          <w:szCs w:val="22"/>
          <w:lang w:val="es-CO"/>
        </w:rPr>
        <w:commentReference w:id="243"/>
      </w:r>
      <w:r>
        <w:rPr>
          <w:rFonts w:ascii="Times New Roman" w:hAnsi="Times New Roman"/>
          <w:color w:val="00004C"/>
          <w:sz w:val="24"/>
          <w:lang w:val="es-CO"/>
        </w:rPr>
        <w:tab/>
      </w:r>
    </w:p>
    <w:p w14:paraId="2B32CB7C" w14:textId="77777777" w:rsidR="00D05FC9" w:rsidRDefault="00510033">
      <w:pPr>
        <w:pStyle w:val="Prrafodelista"/>
        <w:numPr>
          <w:ilvl w:val="1"/>
          <w:numId w:val="1"/>
        </w:numPr>
        <w:tabs>
          <w:tab w:val="left" w:pos="565"/>
          <w:tab w:val="left" w:pos="8414"/>
        </w:tabs>
        <w:spacing w:before="190"/>
        <w:ind w:left="565" w:hanging="452"/>
        <w:rPr>
          <w:lang w:val="es-CO"/>
        </w:rPr>
      </w:pPr>
      <w:r>
        <w:rPr>
          <w:b/>
          <w:color w:val="00004C"/>
          <w:spacing w:val="-4"/>
          <w:sz w:val="20"/>
          <w:lang w:val="es-CO"/>
        </w:rPr>
        <w:t>Modelo</w:t>
      </w:r>
      <w:r>
        <w:rPr>
          <w:b/>
          <w:color w:val="00004C"/>
          <w:spacing w:val="-1"/>
          <w:sz w:val="20"/>
          <w:lang w:val="es-CO"/>
        </w:rPr>
        <w:t xml:space="preserve"> </w:t>
      </w:r>
      <w:r>
        <w:rPr>
          <w:b/>
          <w:color w:val="00004C"/>
          <w:spacing w:val="-4"/>
          <w:sz w:val="20"/>
          <w:lang w:val="es-CO"/>
        </w:rPr>
        <w:t>de</w:t>
      </w:r>
      <w:r>
        <w:rPr>
          <w:b/>
          <w:color w:val="00004C"/>
          <w:spacing w:val="-1"/>
          <w:sz w:val="20"/>
          <w:lang w:val="es-CO"/>
        </w:rPr>
        <w:t xml:space="preserve"> </w:t>
      </w:r>
      <w:r>
        <w:rPr>
          <w:b/>
          <w:color w:val="00004C"/>
          <w:spacing w:val="-4"/>
          <w:sz w:val="20"/>
          <w:lang w:val="es-CO"/>
        </w:rPr>
        <w:t>regresión</w:t>
      </w:r>
      <w:r>
        <w:rPr>
          <w:b/>
          <w:color w:val="00004C"/>
          <w:sz w:val="20"/>
          <w:lang w:val="es-CO"/>
        </w:rPr>
        <w:t xml:space="preserve"> </w:t>
      </w:r>
      <w:r>
        <w:rPr>
          <w:b/>
          <w:color w:val="00004C"/>
          <w:spacing w:val="-4"/>
          <w:sz w:val="20"/>
          <w:lang w:val="es-CO"/>
        </w:rPr>
        <w:t>logística simple</w:t>
      </w:r>
    </w:p>
    <w:p w14:paraId="56B52FE8" w14:textId="77B3689F" w:rsidR="00D05FC9" w:rsidRPr="00CC34F8" w:rsidRDefault="00510033">
      <w:pPr>
        <w:pStyle w:val="Ttulo1"/>
        <w:tabs>
          <w:tab w:val="right" w:pos="8562"/>
        </w:tabs>
        <w:spacing w:before="338"/>
        <w:rPr>
          <w:lang w:val="es-CL"/>
        </w:rPr>
      </w:pPr>
      <w:r>
        <w:rPr>
          <w:lang w:val="es-CO"/>
        </w:rPr>
        <w:t>La</w:t>
      </w:r>
      <w:r>
        <w:rPr>
          <w:spacing w:val="-7"/>
          <w:lang w:val="es-CO"/>
        </w:rPr>
        <w:t xml:space="preserve"> </w:t>
      </w:r>
      <w:r>
        <w:rPr>
          <w:lang w:val="es-CO"/>
        </w:rPr>
        <w:t>Tabla</w:t>
      </w:r>
      <w:r>
        <w:rPr>
          <w:spacing w:val="-7"/>
          <w:lang w:val="es-CO"/>
        </w:rPr>
        <w:t xml:space="preserve"> </w:t>
      </w:r>
      <w:hyperlink w:anchor="_bookmark2">
        <w:r>
          <w:rPr>
            <w:color w:val="00004C"/>
            <w:lang w:val="es-CO"/>
          </w:rPr>
          <w:t>1</w:t>
        </w:r>
      </w:hyperlink>
      <w:r>
        <w:rPr>
          <w:color w:val="00004C"/>
          <w:spacing w:val="-6"/>
          <w:lang w:val="es-CO"/>
        </w:rPr>
        <w:t xml:space="preserve"> </w:t>
      </w:r>
      <w:r>
        <w:rPr>
          <w:lang w:val="es-CO"/>
        </w:rPr>
        <w:t>presenta</w:t>
      </w:r>
      <w:r>
        <w:rPr>
          <w:spacing w:val="-7"/>
          <w:lang w:val="es-CO"/>
        </w:rPr>
        <w:t xml:space="preserve"> </w:t>
      </w:r>
      <w:r>
        <w:rPr>
          <w:lang w:val="es-CO"/>
        </w:rPr>
        <w:t>un</w:t>
      </w:r>
      <w:r>
        <w:rPr>
          <w:spacing w:val="-6"/>
          <w:lang w:val="es-CO"/>
        </w:rPr>
        <w:t xml:space="preserve"> </w:t>
      </w:r>
      <w:r>
        <w:rPr>
          <w:lang w:val="es-CO"/>
        </w:rPr>
        <w:t>resumen</w:t>
      </w:r>
      <w:r>
        <w:rPr>
          <w:spacing w:val="-7"/>
          <w:lang w:val="es-CO"/>
        </w:rPr>
        <w:t xml:space="preserve"> </w:t>
      </w:r>
      <w:r>
        <w:rPr>
          <w:lang w:val="es-CO"/>
        </w:rPr>
        <w:t>del</w:t>
      </w:r>
      <w:r>
        <w:rPr>
          <w:spacing w:val="-6"/>
          <w:lang w:val="es-CO"/>
        </w:rPr>
        <w:t xml:space="preserve"> </w:t>
      </w:r>
      <w:r>
        <w:rPr>
          <w:lang w:val="es-CO"/>
        </w:rPr>
        <w:t>modelo</w:t>
      </w:r>
      <w:r>
        <w:rPr>
          <w:spacing w:val="-7"/>
          <w:lang w:val="es-CO"/>
        </w:rPr>
        <w:t xml:space="preserve"> </w:t>
      </w:r>
      <w:r>
        <w:rPr>
          <w:lang w:val="es-CO"/>
        </w:rPr>
        <w:t>de</w:t>
      </w:r>
      <w:r>
        <w:rPr>
          <w:spacing w:val="-7"/>
          <w:lang w:val="es-CO"/>
        </w:rPr>
        <w:t xml:space="preserve"> </w:t>
      </w:r>
      <w:r>
        <w:rPr>
          <w:lang w:val="es-CO"/>
        </w:rPr>
        <w:t>regresión</w:t>
      </w:r>
      <w:r>
        <w:rPr>
          <w:spacing w:val="-6"/>
          <w:lang w:val="es-CO"/>
        </w:rPr>
        <w:t xml:space="preserve"> </w:t>
      </w:r>
      <w:r>
        <w:rPr>
          <w:lang w:val="es-CO"/>
        </w:rPr>
        <w:t>logística</w:t>
      </w:r>
      <w:r>
        <w:rPr>
          <w:spacing w:val="-7"/>
          <w:lang w:val="es-CO"/>
        </w:rPr>
        <w:t xml:space="preserve"> </w:t>
      </w:r>
      <w:r>
        <w:rPr>
          <w:lang w:val="es-CO"/>
        </w:rPr>
        <w:t>simple,</w:t>
      </w:r>
      <w:r>
        <w:rPr>
          <w:spacing w:val="-5"/>
          <w:lang w:val="es-CO"/>
        </w:rPr>
        <w:t xml:space="preserve"> </w:t>
      </w:r>
      <w:r>
        <w:rPr>
          <w:lang w:val="es-CO"/>
        </w:rPr>
        <w:t>con</w:t>
      </w:r>
      <w:r>
        <w:rPr>
          <w:spacing w:val="-7"/>
          <w:lang w:val="es-CO"/>
        </w:rPr>
        <w:t xml:space="preserve"> </w:t>
      </w:r>
      <w:r>
        <w:rPr>
          <w:lang w:val="es-CO"/>
        </w:rPr>
        <w:t>las</w:t>
      </w:r>
      <w:r>
        <w:rPr>
          <w:spacing w:val="-6"/>
          <w:lang w:val="es-CO"/>
        </w:rPr>
        <w:t xml:space="preserve"> </w:t>
      </w:r>
      <w:r>
        <w:rPr>
          <w:lang w:val="es-CO"/>
        </w:rPr>
        <w:t>estimaciones</w:t>
      </w:r>
      <w:r>
        <w:rPr>
          <w:spacing w:val="-7"/>
          <w:lang w:val="es-CO"/>
        </w:rPr>
        <w:t xml:space="preserve"> </w:t>
      </w:r>
      <w:r>
        <w:rPr>
          <w:lang w:val="es-CO"/>
        </w:rPr>
        <w:t>de</w:t>
      </w:r>
      <w:r>
        <w:rPr>
          <w:spacing w:val="-6"/>
          <w:lang w:val="es-CO"/>
        </w:rPr>
        <w:t xml:space="preserve"> </w:t>
      </w:r>
      <w:r>
        <w:rPr>
          <w:spacing w:val="-5"/>
          <w:lang w:val="es-CO"/>
        </w:rPr>
        <w:t xml:space="preserve">los </w:t>
      </w:r>
      <w:r>
        <w:rPr>
          <w:lang w:val="es-CO"/>
        </w:rPr>
        <w:t>coeficientes</w:t>
      </w:r>
      <w:r>
        <w:rPr>
          <w:spacing w:val="-8"/>
          <w:lang w:val="es-CO"/>
        </w:rPr>
        <w:t xml:space="preserve"> </w:t>
      </w:r>
      <w:r>
        <w:rPr>
          <w:lang w:val="es-CO"/>
        </w:rPr>
        <w:t>para</w:t>
      </w:r>
      <w:r>
        <w:rPr>
          <w:spacing w:val="-8"/>
          <w:lang w:val="es-CO"/>
        </w:rPr>
        <w:t xml:space="preserve"> </w:t>
      </w:r>
      <w:r>
        <w:rPr>
          <w:lang w:val="es-CO"/>
        </w:rPr>
        <w:t>las</w:t>
      </w:r>
      <w:r>
        <w:rPr>
          <w:spacing w:val="-8"/>
          <w:lang w:val="es-CO"/>
        </w:rPr>
        <w:t xml:space="preserve"> </w:t>
      </w:r>
      <w:r>
        <w:rPr>
          <w:lang w:val="es-CO"/>
        </w:rPr>
        <w:t>variables</w:t>
      </w:r>
      <w:r>
        <w:rPr>
          <w:spacing w:val="-8"/>
          <w:lang w:val="es-CO"/>
        </w:rPr>
        <w:t xml:space="preserve"> </w:t>
      </w:r>
      <w:r>
        <w:rPr>
          <w:lang w:val="es-CO"/>
        </w:rPr>
        <w:t>predictoras</w:t>
      </w:r>
      <w:r>
        <w:rPr>
          <w:spacing w:val="-8"/>
          <w:lang w:val="es-CO"/>
        </w:rPr>
        <w:t xml:space="preserve"> </w:t>
      </w:r>
      <w:r>
        <w:rPr>
          <w:lang w:val="es-CO"/>
        </w:rPr>
        <w:t>seleccionadas.</w:t>
      </w:r>
      <w:r>
        <w:rPr>
          <w:spacing w:val="10"/>
          <w:lang w:val="es-CO"/>
        </w:rPr>
        <w:t xml:space="preserve"> </w:t>
      </w:r>
      <w:r>
        <w:rPr>
          <w:lang w:val="es-CO"/>
        </w:rPr>
        <w:t>El</w:t>
      </w:r>
      <w:r>
        <w:rPr>
          <w:spacing w:val="-8"/>
          <w:lang w:val="es-CO"/>
        </w:rPr>
        <w:t xml:space="preserve"> </w:t>
      </w:r>
      <w:r>
        <w:rPr>
          <w:lang w:val="es-CO"/>
        </w:rPr>
        <w:t>intercepto</w:t>
      </w:r>
      <w:r>
        <w:rPr>
          <w:spacing w:val="-8"/>
          <w:lang w:val="es-CO"/>
        </w:rPr>
        <w:t xml:space="preserve"> </w:t>
      </w:r>
      <w:r>
        <w:rPr>
          <w:lang w:val="es-CO"/>
        </w:rPr>
        <w:t>tiene</w:t>
      </w:r>
      <w:r>
        <w:rPr>
          <w:spacing w:val="-8"/>
          <w:lang w:val="es-CO"/>
        </w:rPr>
        <w:t xml:space="preserve"> </w:t>
      </w:r>
      <w:r>
        <w:rPr>
          <w:lang w:val="es-CO"/>
        </w:rPr>
        <w:t>un</w:t>
      </w:r>
      <w:r>
        <w:rPr>
          <w:spacing w:val="-7"/>
          <w:lang w:val="es-CO"/>
        </w:rPr>
        <w:t xml:space="preserve"> </w:t>
      </w:r>
      <w:r>
        <w:rPr>
          <w:lang w:val="es-CO"/>
        </w:rPr>
        <w:t>coeficiente</w:t>
      </w:r>
      <w:r>
        <w:rPr>
          <w:spacing w:val="-8"/>
          <w:lang w:val="es-CO"/>
        </w:rPr>
        <w:t xml:space="preserve"> </w:t>
      </w:r>
      <w:r>
        <w:rPr>
          <w:spacing w:val="-2"/>
          <w:lang w:val="es-CO"/>
        </w:rPr>
        <w:t xml:space="preserve">altamente </w:t>
      </w:r>
      <w:r>
        <w:rPr>
          <w:lang w:val="es-CO"/>
        </w:rPr>
        <w:t>significativo</w:t>
      </w:r>
      <w:r>
        <w:rPr>
          <w:spacing w:val="-8"/>
          <w:lang w:val="es-CO"/>
        </w:rPr>
        <w:t xml:space="preserve"> </w:t>
      </w:r>
      <w:r>
        <w:rPr>
          <w:lang w:val="es-CO"/>
        </w:rPr>
        <w:t>(valor</w:t>
      </w:r>
      <w:r>
        <w:rPr>
          <w:spacing w:val="-7"/>
          <w:lang w:val="es-CO"/>
        </w:rPr>
        <w:t xml:space="preserve"> </w:t>
      </w:r>
      <w:r>
        <w:rPr>
          <w:lang w:val="es-CO"/>
        </w:rPr>
        <w:t>P</w:t>
      </w:r>
      <w:r>
        <w:rPr>
          <w:spacing w:val="-8"/>
          <w:lang w:val="es-CO"/>
        </w:rPr>
        <w:t xml:space="preserve"> </w:t>
      </w:r>
      <w:r>
        <w:rPr>
          <w:lang w:val="es-CO"/>
        </w:rPr>
        <w:t>&lt;</w:t>
      </w:r>
      <w:r>
        <w:rPr>
          <w:spacing w:val="-7"/>
          <w:lang w:val="es-CO"/>
        </w:rPr>
        <w:t xml:space="preserve"> </w:t>
      </w:r>
      <w:r>
        <w:rPr>
          <w:lang w:val="es-CO"/>
        </w:rPr>
        <w:t>0.001).</w:t>
      </w:r>
      <w:r>
        <w:rPr>
          <w:spacing w:val="1"/>
          <w:lang w:val="es-CO"/>
        </w:rPr>
        <w:t xml:space="preserve"> </w:t>
      </w:r>
      <w:r>
        <w:rPr>
          <w:lang w:val="es-CO"/>
        </w:rPr>
        <w:t>El</w:t>
      </w:r>
      <w:r>
        <w:rPr>
          <w:spacing w:val="-7"/>
          <w:lang w:val="es-CO"/>
        </w:rPr>
        <w:t xml:space="preserve"> </w:t>
      </w:r>
      <w:r>
        <w:rPr>
          <w:lang w:val="es-CO"/>
        </w:rPr>
        <w:t>valor</w:t>
      </w:r>
      <w:r>
        <w:rPr>
          <w:spacing w:val="-8"/>
          <w:lang w:val="es-CO"/>
        </w:rPr>
        <w:t xml:space="preserve"> </w:t>
      </w:r>
      <w:r>
        <w:rPr>
          <w:lang w:val="es-CO"/>
        </w:rPr>
        <w:t>Z</w:t>
      </w:r>
      <w:r>
        <w:rPr>
          <w:spacing w:val="-7"/>
          <w:lang w:val="es-CO"/>
        </w:rPr>
        <w:t xml:space="preserve"> </w:t>
      </w:r>
      <w:r>
        <w:rPr>
          <w:lang w:val="es-CO"/>
        </w:rPr>
        <w:t>indica</w:t>
      </w:r>
      <w:r>
        <w:rPr>
          <w:spacing w:val="-8"/>
          <w:lang w:val="es-CO"/>
        </w:rPr>
        <w:t xml:space="preserve"> </w:t>
      </w:r>
      <w:r>
        <w:rPr>
          <w:lang w:val="es-CO"/>
        </w:rPr>
        <w:t>cuán</w:t>
      </w:r>
      <w:r>
        <w:rPr>
          <w:spacing w:val="-7"/>
          <w:lang w:val="es-CO"/>
        </w:rPr>
        <w:t xml:space="preserve"> </w:t>
      </w:r>
      <w:r>
        <w:rPr>
          <w:lang w:val="es-CO"/>
        </w:rPr>
        <w:t>lejos</w:t>
      </w:r>
      <w:r>
        <w:rPr>
          <w:spacing w:val="-8"/>
          <w:lang w:val="es-CO"/>
        </w:rPr>
        <w:t xml:space="preserve"> </w:t>
      </w:r>
      <w:r>
        <w:rPr>
          <w:lang w:val="es-CO"/>
        </w:rPr>
        <w:t>está</w:t>
      </w:r>
      <w:r>
        <w:rPr>
          <w:spacing w:val="-7"/>
          <w:lang w:val="es-CO"/>
        </w:rPr>
        <w:t xml:space="preserve"> </w:t>
      </w:r>
      <w:r>
        <w:rPr>
          <w:lang w:val="es-CO"/>
        </w:rPr>
        <w:t>el</w:t>
      </w:r>
      <w:r>
        <w:rPr>
          <w:spacing w:val="-7"/>
          <w:lang w:val="es-CO"/>
        </w:rPr>
        <w:t xml:space="preserve"> </w:t>
      </w:r>
      <w:r>
        <w:rPr>
          <w:lang w:val="es-CO"/>
        </w:rPr>
        <w:t>coeficiente</w:t>
      </w:r>
      <w:r>
        <w:rPr>
          <w:spacing w:val="-8"/>
          <w:lang w:val="es-CO"/>
        </w:rPr>
        <w:t xml:space="preserve"> </w:t>
      </w:r>
      <w:r>
        <w:rPr>
          <w:lang w:val="es-CO"/>
        </w:rPr>
        <w:t>de</w:t>
      </w:r>
      <w:r>
        <w:rPr>
          <w:spacing w:val="-7"/>
          <w:lang w:val="es-CO"/>
        </w:rPr>
        <w:t xml:space="preserve"> </w:t>
      </w:r>
      <w:r>
        <w:rPr>
          <w:lang w:val="es-CO"/>
        </w:rPr>
        <w:t>ser</w:t>
      </w:r>
      <w:r>
        <w:rPr>
          <w:spacing w:val="-8"/>
          <w:lang w:val="es-CO"/>
        </w:rPr>
        <w:t xml:space="preserve"> </w:t>
      </w:r>
      <w:r>
        <w:rPr>
          <w:lang w:val="es-CO"/>
        </w:rPr>
        <w:t>cero</w:t>
      </w:r>
      <w:r>
        <w:rPr>
          <w:spacing w:val="-7"/>
          <w:lang w:val="es-CO"/>
        </w:rPr>
        <w:t xml:space="preserve"> </w:t>
      </w:r>
      <w:r>
        <w:rPr>
          <w:lang w:val="es-CO"/>
        </w:rPr>
        <w:t>en</w:t>
      </w:r>
      <w:r>
        <w:rPr>
          <w:spacing w:val="-8"/>
          <w:lang w:val="es-CO"/>
        </w:rPr>
        <w:t xml:space="preserve"> </w:t>
      </w:r>
      <w:r>
        <w:rPr>
          <w:spacing w:val="-2"/>
          <w:lang w:val="es-CO"/>
        </w:rPr>
        <w:t xml:space="preserve">términos </w:t>
      </w:r>
      <w:r>
        <w:rPr>
          <w:lang w:val="es-CO"/>
        </w:rPr>
        <w:t>de</w:t>
      </w:r>
      <w:r>
        <w:rPr>
          <w:spacing w:val="8"/>
          <w:lang w:val="es-CO"/>
        </w:rPr>
        <w:t xml:space="preserve"> </w:t>
      </w:r>
      <w:r>
        <w:rPr>
          <w:lang w:val="es-CO"/>
        </w:rPr>
        <w:t>desviaciones</w:t>
      </w:r>
      <w:r>
        <w:rPr>
          <w:spacing w:val="9"/>
          <w:lang w:val="es-CO"/>
        </w:rPr>
        <w:t xml:space="preserve"> </w:t>
      </w:r>
      <w:r>
        <w:rPr>
          <w:lang w:val="es-CO"/>
        </w:rPr>
        <w:t>estándar,</w:t>
      </w:r>
      <w:r>
        <w:rPr>
          <w:spacing w:val="9"/>
          <w:lang w:val="es-CO"/>
        </w:rPr>
        <w:t xml:space="preserve"> </w:t>
      </w:r>
      <w:r>
        <w:rPr>
          <w:lang w:val="es-CO"/>
        </w:rPr>
        <w:t>mientras</w:t>
      </w:r>
      <w:r>
        <w:rPr>
          <w:spacing w:val="9"/>
          <w:lang w:val="es-CO"/>
        </w:rPr>
        <w:t xml:space="preserve"> </w:t>
      </w:r>
      <w:r>
        <w:rPr>
          <w:lang w:val="es-CO"/>
        </w:rPr>
        <w:t>que</w:t>
      </w:r>
      <w:r>
        <w:rPr>
          <w:spacing w:val="9"/>
          <w:lang w:val="es-CO"/>
        </w:rPr>
        <w:t xml:space="preserve"> </w:t>
      </w:r>
      <w:r>
        <w:rPr>
          <w:lang w:val="es-CO"/>
        </w:rPr>
        <w:t>el</w:t>
      </w:r>
      <w:r>
        <w:rPr>
          <w:spacing w:val="8"/>
          <w:lang w:val="es-CO"/>
        </w:rPr>
        <w:t xml:space="preserve"> </w:t>
      </w:r>
      <w:r>
        <w:rPr>
          <w:lang w:val="es-CO"/>
        </w:rPr>
        <w:t>valor</w:t>
      </w:r>
      <w:r>
        <w:rPr>
          <w:spacing w:val="9"/>
          <w:lang w:val="es-CO"/>
        </w:rPr>
        <w:t xml:space="preserve"> </w:t>
      </w:r>
      <w:r>
        <w:rPr>
          <w:lang w:val="es-CO"/>
        </w:rPr>
        <w:t>de</w:t>
      </w:r>
      <w:r>
        <w:rPr>
          <w:spacing w:val="8"/>
          <w:lang w:val="es-CO"/>
        </w:rPr>
        <w:t xml:space="preserve"> </w:t>
      </w:r>
      <w:r>
        <w:rPr>
          <w:lang w:val="es-CO"/>
        </w:rPr>
        <w:t>P</w:t>
      </w:r>
      <w:r>
        <w:rPr>
          <w:spacing w:val="9"/>
          <w:lang w:val="es-CO"/>
        </w:rPr>
        <w:t xml:space="preserve"> </w:t>
      </w:r>
      <w:del w:id="244" w:author="Daniel Bertin Ugarte" w:date="2026-01-29T13:50:00Z" w16du:dateUtc="2026-01-29T16:50:00Z">
        <w:r w:rsidDel="00903B1F">
          <w:rPr>
            <w:lang w:val="es-CO"/>
          </w:rPr>
          <w:delText>nos</w:delText>
        </w:r>
        <w:r w:rsidDel="00903B1F">
          <w:rPr>
            <w:spacing w:val="9"/>
            <w:lang w:val="es-CO"/>
          </w:rPr>
          <w:delText xml:space="preserve"> </w:delText>
        </w:r>
      </w:del>
      <w:r>
        <w:rPr>
          <w:lang w:val="es-CO"/>
        </w:rPr>
        <w:t>dice</w:t>
      </w:r>
      <w:r>
        <w:rPr>
          <w:spacing w:val="8"/>
          <w:lang w:val="es-CO"/>
        </w:rPr>
        <w:t xml:space="preserve"> </w:t>
      </w:r>
      <w:r>
        <w:rPr>
          <w:lang w:val="es-CO"/>
        </w:rPr>
        <w:t>cuán</w:t>
      </w:r>
      <w:r>
        <w:rPr>
          <w:spacing w:val="9"/>
          <w:lang w:val="es-CO"/>
        </w:rPr>
        <w:t xml:space="preserve"> </w:t>
      </w:r>
      <w:r>
        <w:rPr>
          <w:lang w:val="es-CO"/>
        </w:rPr>
        <w:t>probable</w:t>
      </w:r>
      <w:r>
        <w:rPr>
          <w:spacing w:val="8"/>
          <w:lang w:val="es-CO"/>
        </w:rPr>
        <w:t xml:space="preserve"> </w:t>
      </w:r>
      <w:r>
        <w:rPr>
          <w:lang w:val="es-CO"/>
        </w:rPr>
        <w:t>es</w:t>
      </w:r>
      <w:r>
        <w:rPr>
          <w:spacing w:val="9"/>
          <w:lang w:val="es-CO"/>
        </w:rPr>
        <w:t xml:space="preserve"> </w:t>
      </w:r>
      <w:r>
        <w:rPr>
          <w:lang w:val="es-CO"/>
        </w:rPr>
        <w:t>obtener</w:t>
      </w:r>
      <w:r>
        <w:rPr>
          <w:spacing w:val="9"/>
          <w:lang w:val="es-CO"/>
        </w:rPr>
        <w:t xml:space="preserve"> </w:t>
      </w:r>
      <w:r>
        <w:rPr>
          <w:lang w:val="es-CO"/>
        </w:rPr>
        <w:t>un</w:t>
      </w:r>
      <w:r>
        <w:rPr>
          <w:spacing w:val="8"/>
          <w:lang w:val="es-CO"/>
        </w:rPr>
        <w:t xml:space="preserve"> </w:t>
      </w:r>
      <w:r>
        <w:rPr>
          <w:lang w:val="es-CO"/>
        </w:rPr>
        <w:t>valor</w:t>
      </w:r>
      <w:r>
        <w:rPr>
          <w:spacing w:val="9"/>
          <w:lang w:val="es-CO"/>
        </w:rPr>
        <w:t xml:space="preserve"> </w:t>
      </w:r>
      <w:r>
        <w:rPr>
          <w:spacing w:val="-5"/>
          <w:lang w:val="es-CO"/>
        </w:rPr>
        <w:t xml:space="preserve">de </w:t>
      </w:r>
      <w:r>
        <w:rPr>
          <w:lang w:val="es-CO"/>
        </w:rPr>
        <w:t>cero</w:t>
      </w:r>
      <w:r>
        <w:rPr>
          <w:spacing w:val="7"/>
          <w:lang w:val="es-CO"/>
        </w:rPr>
        <w:t xml:space="preserve"> </w:t>
      </w:r>
      <w:r>
        <w:rPr>
          <w:lang w:val="es-CO"/>
        </w:rPr>
        <w:t>bajo</w:t>
      </w:r>
      <w:r>
        <w:rPr>
          <w:spacing w:val="7"/>
          <w:lang w:val="es-CO"/>
        </w:rPr>
        <w:t xml:space="preserve"> </w:t>
      </w:r>
      <w:r>
        <w:rPr>
          <w:lang w:val="es-CO"/>
        </w:rPr>
        <w:t>la</w:t>
      </w:r>
      <w:r>
        <w:rPr>
          <w:spacing w:val="8"/>
          <w:lang w:val="es-CO"/>
        </w:rPr>
        <w:t xml:space="preserve"> </w:t>
      </w:r>
      <w:r>
        <w:rPr>
          <w:lang w:val="es-CO"/>
        </w:rPr>
        <w:t>hipótesis</w:t>
      </w:r>
      <w:r>
        <w:rPr>
          <w:spacing w:val="7"/>
          <w:lang w:val="es-CO"/>
        </w:rPr>
        <w:t xml:space="preserve"> </w:t>
      </w:r>
      <w:r>
        <w:rPr>
          <w:lang w:val="es-CO"/>
        </w:rPr>
        <w:t>nula.</w:t>
      </w:r>
      <w:r>
        <w:rPr>
          <w:spacing w:val="28"/>
          <w:lang w:val="es-CO"/>
        </w:rPr>
        <w:t xml:space="preserve"> </w:t>
      </w:r>
      <w:commentRangeStart w:id="245"/>
      <w:r>
        <w:rPr>
          <w:lang w:val="es-CO"/>
        </w:rPr>
        <w:t>El</w:t>
      </w:r>
      <w:r>
        <w:rPr>
          <w:spacing w:val="7"/>
          <w:lang w:val="es-CO"/>
        </w:rPr>
        <w:t xml:space="preserve"> </w:t>
      </w:r>
      <w:r>
        <w:rPr>
          <w:lang w:val="es-CO"/>
        </w:rPr>
        <w:t>coeficiente</w:t>
      </w:r>
      <w:r>
        <w:rPr>
          <w:spacing w:val="8"/>
          <w:lang w:val="es-CO"/>
        </w:rPr>
        <w:t xml:space="preserve"> </w:t>
      </w:r>
      <w:commentRangeEnd w:id="245"/>
      <w:r w:rsidR="00CD1601">
        <w:rPr>
          <w:rStyle w:val="Refdecomentario"/>
          <w:sz w:val="20"/>
          <w:szCs w:val="20"/>
          <w:lang w:val="es-CO"/>
        </w:rPr>
        <w:commentReference w:id="245"/>
      </w:r>
      <w:r>
        <w:rPr>
          <w:lang w:val="es-CO"/>
        </w:rPr>
        <w:t>representa</w:t>
      </w:r>
      <w:r>
        <w:rPr>
          <w:spacing w:val="7"/>
          <w:lang w:val="es-CO"/>
        </w:rPr>
        <w:t xml:space="preserve"> </w:t>
      </w:r>
      <w:r>
        <w:rPr>
          <w:lang w:val="es-CO"/>
        </w:rPr>
        <w:t>el</w:t>
      </w:r>
      <w:r>
        <w:rPr>
          <w:spacing w:val="7"/>
          <w:lang w:val="es-CO"/>
        </w:rPr>
        <w:t xml:space="preserve"> </w:t>
      </w:r>
      <w:r>
        <w:rPr>
          <w:lang w:val="es-CO"/>
        </w:rPr>
        <w:t>logaritmo</w:t>
      </w:r>
      <w:ins w:id="246" w:author="Daniel Bertin Ugarte" w:date="2026-01-29T13:53:00Z" w16du:dateUtc="2026-01-29T16:53:00Z">
        <w:r w:rsidR="00CD1601">
          <w:rPr>
            <w:lang w:val="es-CO"/>
          </w:rPr>
          <w:t xml:space="preserve"> natural</w:t>
        </w:r>
      </w:ins>
      <w:r>
        <w:rPr>
          <w:spacing w:val="8"/>
          <w:lang w:val="es-CO"/>
        </w:rPr>
        <w:t xml:space="preserve"> </w:t>
      </w:r>
      <w:r>
        <w:rPr>
          <w:lang w:val="es-CO"/>
        </w:rPr>
        <w:t>de</w:t>
      </w:r>
      <w:r>
        <w:rPr>
          <w:spacing w:val="7"/>
          <w:lang w:val="es-CO"/>
        </w:rPr>
        <w:t xml:space="preserve"> </w:t>
      </w:r>
      <w:r>
        <w:rPr>
          <w:lang w:val="es-CO"/>
        </w:rPr>
        <w:t>la</w:t>
      </w:r>
      <w:r>
        <w:rPr>
          <w:spacing w:val="8"/>
          <w:lang w:val="es-CO"/>
        </w:rPr>
        <w:t xml:space="preserve"> </w:t>
      </w:r>
      <w:r>
        <w:rPr>
          <w:lang w:val="es-CO"/>
        </w:rPr>
        <w:t>relación</w:t>
      </w:r>
      <w:r>
        <w:rPr>
          <w:spacing w:val="7"/>
          <w:lang w:val="es-CO"/>
        </w:rPr>
        <w:t xml:space="preserve"> </w:t>
      </w:r>
      <w:r>
        <w:rPr>
          <w:lang w:val="es-CO"/>
        </w:rPr>
        <w:t>entre</w:t>
      </w:r>
      <w:r>
        <w:rPr>
          <w:spacing w:val="7"/>
          <w:lang w:val="es-CO"/>
        </w:rPr>
        <w:t xml:space="preserve"> </w:t>
      </w:r>
      <w:r>
        <w:rPr>
          <w:lang w:val="es-CO"/>
        </w:rPr>
        <w:t>la</w:t>
      </w:r>
      <w:r>
        <w:rPr>
          <w:spacing w:val="8"/>
          <w:lang w:val="es-CO"/>
        </w:rPr>
        <w:t xml:space="preserve"> </w:t>
      </w:r>
      <w:r>
        <w:rPr>
          <w:spacing w:val="-2"/>
          <w:lang w:val="es-CO"/>
        </w:rPr>
        <w:t xml:space="preserve">ocurrencia </w:t>
      </w:r>
      <w:r>
        <w:rPr>
          <w:lang w:val="es-CO"/>
        </w:rPr>
        <w:t>y</w:t>
      </w:r>
      <w:r>
        <w:rPr>
          <w:spacing w:val="6"/>
          <w:lang w:val="es-CO"/>
        </w:rPr>
        <w:t xml:space="preserve"> </w:t>
      </w:r>
      <w:r>
        <w:rPr>
          <w:lang w:val="es-CO"/>
        </w:rPr>
        <w:t>no</w:t>
      </w:r>
      <w:r>
        <w:rPr>
          <w:spacing w:val="6"/>
          <w:lang w:val="es-CO"/>
        </w:rPr>
        <w:t xml:space="preserve"> </w:t>
      </w:r>
      <w:r>
        <w:rPr>
          <w:lang w:val="es-CO"/>
        </w:rPr>
        <w:t>ocurrencia</w:t>
      </w:r>
      <w:r>
        <w:rPr>
          <w:spacing w:val="6"/>
          <w:lang w:val="es-CO"/>
        </w:rPr>
        <w:t xml:space="preserve"> </w:t>
      </w:r>
      <w:r>
        <w:rPr>
          <w:lang w:val="es-CO"/>
        </w:rPr>
        <w:t>de</w:t>
      </w:r>
      <w:r>
        <w:rPr>
          <w:spacing w:val="7"/>
          <w:lang w:val="es-CO"/>
        </w:rPr>
        <w:t xml:space="preserve"> </w:t>
      </w:r>
      <w:r>
        <w:rPr>
          <w:lang w:val="es-CO"/>
        </w:rPr>
        <w:t>movimientos</w:t>
      </w:r>
      <w:r>
        <w:rPr>
          <w:spacing w:val="6"/>
          <w:lang w:val="es-CO"/>
        </w:rPr>
        <w:t xml:space="preserve"> </w:t>
      </w:r>
      <w:r>
        <w:rPr>
          <w:lang w:val="es-CO"/>
        </w:rPr>
        <w:t>en</w:t>
      </w:r>
      <w:r>
        <w:rPr>
          <w:spacing w:val="6"/>
          <w:lang w:val="es-CO"/>
        </w:rPr>
        <w:t xml:space="preserve"> </w:t>
      </w:r>
      <w:r>
        <w:rPr>
          <w:lang w:val="es-CO"/>
        </w:rPr>
        <w:t>masa</w:t>
      </w:r>
      <w:r>
        <w:rPr>
          <w:spacing w:val="7"/>
          <w:lang w:val="es-CO"/>
        </w:rPr>
        <w:t xml:space="preserve"> </w:t>
      </w:r>
      <w:r>
        <w:rPr>
          <w:lang w:val="es-CO"/>
        </w:rPr>
        <w:t>cuando</w:t>
      </w:r>
      <w:r>
        <w:rPr>
          <w:spacing w:val="6"/>
          <w:lang w:val="es-CO"/>
        </w:rPr>
        <w:t xml:space="preserve"> </w:t>
      </w:r>
      <w:r>
        <w:rPr>
          <w:lang w:val="es-CO"/>
        </w:rPr>
        <w:t>todas</w:t>
      </w:r>
      <w:r>
        <w:rPr>
          <w:spacing w:val="6"/>
          <w:lang w:val="es-CO"/>
        </w:rPr>
        <w:t xml:space="preserve"> </w:t>
      </w:r>
      <w:r>
        <w:rPr>
          <w:lang w:val="es-CO"/>
        </w:rPr>
        <w:t>las</w:t>
      </w:r>
      <w:r>
        <w:rPr>
          <w:spacing w:val="6"/>
          <w:lang w:val="es-CO"/>
        </w:rPr>
        <w:t xml:space="preserve"> </w:t>
      </w:r>
      <w:r>
        <w:rPr>
          <w:lang w:val="es-CO"/>
        </w:rPr>
        <w:t>variables</w:t>
      </w:r>
      <w:r>
        <w:rPr>
          <w:spacing w:val="7"/>
          <w:lang w:val="es-CO"/>
        </w:rPr>
        <w:t xml:space="preserve"> </w:t>
      </w:r>
      <w:r>
        <w:rPr>
          <w:lang w:val="es-CO"/>
        </w:rPr>
        <w:t>predictoras</w:t>
      </w:r>
      <w:r>
        <w:rPr>
          <w:spacing w:val="6"/>
          <w:lang w:val="es-CO"/>
        </w:rPr>
        <w:t xml:space="preserve"> </w:t>
      </w:r>
      <w:r>
        <w:rPr>
          <w:lang w:val="es-CO"/>
        </w:rPr>
        <w:t>son</w:t>
      </w:r>
      <w:r>
        <w:rPr>
          <w:spacing w:val="6"/>
          <w:lang w:val="es-CO"/>
        </w:rPr>
        <w:t xml:space="preserve"> </w:t>
      </w:r>
      <w:r>
        <w:rPr>
          <w:spacing w:val="-2"/>
          <w:lang w:val="es-CO"/>
        </w:rPr>
        <w:t>cero.</w:t>
      </w:r>
    </w:p>
    <w:p w14:paraId="788BD10F" w14:textId="778B8598" w:rsidR="00D05FC9" w:rsidRPr="00CC34F8" w:rsidRDefault="00510033">
      <w:pPr>
        <w:pStyle w:val="Textoindependiente"/>
        <w:spacing w:before="218"/>
        <w:ind w:right="423"/>
        <w:jc w:val="center"/>
        <w:rPr>
          <w:lang w:val="es-CL"/>
        </w:rPr>
      </w:pPr>
      <w:r>
        <w:rPr>
          <w:b/>
          <w:w w:val="90"/>
          <w:lang w:val="es-CO"/>
        </w:rPr>
        <w:lastRenderedPageBreak/>
        <w:t>Tabla</w:t>
      </w:r>
      <w:r>
        <w:rPr>
          <w:b/>
          <w:spacing w:val="-2"/>
          <w:w w:val="90"/>
          <w:lang w:val="es-CO"/>
        </w:rPr>
        <w:t xml:space="preserve"> </w:t>
      </w:r>
      <w:r>
        <w:rPr>
          <w:b/>
          <w:w w:val="90"/>
          <w:lang w:val="es-CO"/>
        </w:rPr>
        <w:t>1.</w:t>
      </w:r>
      <w:r>
        <w:rPr>
          <w:b/>
          <w:lang w:val="es-CO"/>
        </w:rPr>
        <w:t xml:space="preserve"> </w:t>
      </w:r>
      <w:r>
        <w:rPr>
          <w:w w:val="90"/>
          <w:lang w:val="es-CO"/>
        </w:rPr>
        <w:t>Modelo</w:t>
      </w:r>
      <w:r>
        <w:rPr>
          <w:spacing w:val="-2"/>
          <w:w w:val="90"/>
          <w:lang w:val="es-CO"/>
        </w:rPr>
        <w:t xml:space="preserve"> </w:t>
      </w:r>
      <w:r>
        <w:rPr>
          <w:w w:val="90"/>
          <w:lang w:val="es-CO"/>
        </w:rPr>
        <w:t>de</w:t>
      </w:r>
      <w:r>
        <w:rPr>
          <w:spacing w:val="-1"/>
          <w:w w:val="90"/>
          <w:lang w:val="es-CO"/>
        </w:rPr>
        <w:t xml:space="preserve"> </w:t>
      </w:r>
      <w:r>
        <w:rPr>
          <w:w w:val="90"/>
          <w:lang w:val="es-CO"/>
        </w:rPr>
        <w:t>regresión</w:t>
      </w:r>
      <w:r>
        <w:rPr>
          <w:spacing w:val="-2"/>
          <w:w w:val="90"/>
          <w:lang w:val="es-CO"/>
        </w:rPr>
        <w:t xml:space="preserve"> </w:t>
      </w:r>
      <w:r>
        <w:rPr>
          <w:w w:val="90"/>
          <w:lang w:val="es-CO"/>
        </w:rPr>
        <w:t>logística</w:t>
      </w:r>
      <w:r>
        <w:rPr>
          <w:spacing w:val="-2"/>
          <w:w w:val="90"/>
          <w:lang w:val="es-CO"/>
        </w:rPr>
        <w:t xml:space="preserve"> simple</w:t>
      </w:r>
      <w:ins w:id="247" w:author="Daniel Bertin Ugarte" w:date="2026-01-29T14:58:00Z" w16du:dateUtc="2026-01-29T17:58:00Z">
        <w:r w:rsidR="0025462B">
          <w:rPr>
            <w:spacing w:val="-2"/>
            <w:w w:val="90"/>
            <w:lang w:val="es-CO"/>
          </w:rPr>
          <w:t>.</w:t>
        </w:r>
      </w:ins>
    </w:p>
    <w:p w14:paraId="26E01281" w14:textId="0BF1D7DE" w:rsidR="00D05FC9" w:rsidRDefault="00000000">
      <w:pPr>
        <w:pStyle w:val="Textoindependiente"/>
        <w:tabs>
          <w:tab w:val="left" w:pos="280"/>
          <w:tab w:val="left" w:pos="1289"/>
          <w:tab w:val="left" w:pos="2110"/>
          <w:tab w:val="left" w:pos="2985"/>
          <w:tab w:val="left" w:pos="3748"/>
        </w:tabs>
        <w:spacing w:before="283" w:after="32"/>
        <w:ind w:right="423"/>
        <w:jc w:val="center"/>
      </w:pPr>
      <w:bookmarkStart w:id="248" w:name="_bookmark2"/>
      <w:bookmarkEnd w:id="248"/>
      <w:r>
        <w:rPr>
          <w:noProof/>
        </w:rPr>
        <w:pict w14:anchorId="4D559D33">
          <v:shape id="Graphic 18" o:spid="_x0000_s2050" style="position:absolute;left:0;text-align:left;margin-left:139.5pt;margin-top:11.45pt;width:219.85pt;height:.1pt;z-index:26;visibility:visible;mso-wrap-style:square;mso-wrap-distance-left:.45pt;mso-wrap-distance-top:.4pt;mso-wrap-distance-right:.35pt;mso-wrap-distance-bottom:.3pt;mso-position-horizontal:absolute;mso-position-horizontal-relative:page;mso-position-vertical:absolute;mso-position-vertical-relative:text;v-text-anchor:top" coordsize="2792095,14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" o:allowincell="f" adj="0,,0" path="m,l2791891,e" filled="f" strokeweight=".28114mm">
            <v:stroke joinstyle="round"/>
            <v:formulas/>
            <v:path arrowok="t" o:connecttype="segments" textboxrect="0,0,2795905,13680"/>
            <w10:wrap anchorx="page"/>
          </v:shape>
        </w:pict>
      </w:r>
      <w:r w:rsidR="00510033" w:rsidRPr="00CC56A6">
        <w:rPr>
          <w:u w:val="single"/>
        </w:rPr>
        <w:tab/>
      </w:r>
      <w:r w:rsidR="00510033" w:rsidRPr="00CC34F8">
        <w:rPr>
          <w:spacing w:val="-2"/>
          <w:u w:val="single"/>
        </w:rPr>
        <w:t>Variables</w:t>
      </w:r>
      <w:r w:rsidR="00510033" w:rsidRPr="00CC34F8">
        <w:rPr>
          <w:u w:val="single"/>
        </w:rPr>
        <w:tab/>
      </w:r>
      <w:commentRangeStart w:id="249"/>
      <w:r w:rsidR="00510033" w:rsidRPr="00CC34F8">
        <w:rPr>
          <w:spacing w:val="-2"/>
          <w:u w:val="single"/>
        </w:rPr>
        <w:t>Estimate</w:t>
      </w:r>
      <w:r w:rsidR="00510033" w:rsidRPr="00CC34F8">
        <w:rPr>
          <w:u w:val="single"/>
        </w:rPr>
        <w:tab/>
      </w:r>
      <w:r w:rsidR="00510033" w:rsidRPr="00CC34F8">
        <w:rPr>
          <w:spacing w:val="-2"/>
          <w:u w:val="single"/>
        </w:rPr>
        <w:t>Std_Error</w:t>
      </w:r>
      <w:r w:rsidR="00510033" w:rsidRPr="00CC34F8">
        <w:rPr>
          <w:u w:val="single"/>
        </w:rPr>
        <w:tab/>
      </w:r>
      <w:r w:rsidR="00510033" w:rsidRPr="00CC34F8">
        <w:rPr>
          <w:spacing w:val="-2"/>
          <w:u w:val="single"/>
        </w:rPr>
        <w:t>Z_value</w:t>
      </w:r>
      <w:r w:rsidR="00510033" w:rsidRPr="00CC34F8">
        <w:rPr>
          <w:u w:val="single"/>
        </w:rPr>
        <w:tab/>
      </w:r>
      <w:r w:rsidR="00510033" w:rsidRPr="00CC34F8">
        <w:rPr>
          <w:spacing w:val="-2"/>
          <w:u w:val="single"/>
        </w:rPr>
        <w:t>P_value</w:t>
      </w:r>
      <w:r w:rsidR="00510033" w:rsidRPr="00CC34F8">
        <w:rPr>
          <w:spacing w:val="80"/>
          <w:u w:val="single"/>
        </w:rPr>
        <w:t xml:space="preserve"> </w:t>
      </w:r>
      <w:commentRangeEnd w:id="249"/>
      <w:r w:rsidR="00CD1601">
        <w:rPr>
          <w:rStyle w:val="Refdecomentario"/>
        </w:rPr>
        <w:commentReference w:id="249"/>
      </w:r>
    </w:p>
    <w:tbl>
      <w:tblPr>
        <w:tblStyle w:val="TableNormal"/>
        <w:tblW w:w="4401" w:type="dxa"/>
        <w:tblInd w:w="1948" w:type="dxa"/>
        <w:tblLayout w:type="fixed"/>
        <w:tblLook w:val="01E0" w:firstRow="1" w:lastRow="1" w:firstColumn="1" w:lastColumn="1" w:noHBand="0" w:noVBand="0"/>
      </w:tblPr>
      <w:tblGrid>
        <w:gridCol w:w="1168"/>
        <w:gridCol w:w="889"/>
        <w:gridCol w:w="763"/>
        <w:gridCol w:w="791"/>
        <w:gridCol w:w="790"/>
      </w:tblGrid>
      <w:tr w:rsidR="00D05FC9" w14:paraId="2EDD44DE" w14:textId="77777777">
        <w:trPr>
          <w:trHeight w:val="260"/>
        </w:trPr>
        <w:tc>
          <w:tcPr>
            <w:tcW w:w="1168" w:type="dxa"/>
            <w:shd w:val="clear" w:color="auto" w:fill="F7F7F7"/>
          </w:tcPr>
          <w:p w14:paraId="7D32A19F" w14:textId="77777777" w:rsidR="00D05FC9" w:rsidRDefault="00510033">
            <w:pPr>
              <w:pStyle w:val="TableParagraph"/>
              <w:ind w:left="7" w:right="7"/>
            </w:pPr>
            <w:commentRangeStart w:id="250"/>
            <w:r>
              <w:rPr>
                <w:spacing w:val="-2"/>
                <w:sz w:val="16"/>
                <w:lang w:val="es-CO"/>
              </w:rPr>
              <w:t>(Intercepto)</w:t>
            </w:r>
            <w:commentRangeEnd w:id="250"/>
            <w:r w:rsidR="00CD1601">
              <w:rPr>
                <w:rStyle w:val="Refdecomentario"/>
                <w:sz w:val="22"/>
                <w:szCs w:val="22"/>
              </w:rPr>
              <w:commentReference w:id="250"/>
            </w:r>
          </w:p>
        </w:tc>
        <w:tc>
          <w:tcPr>
            <w:tcW w:w="889" w:type="dxa"/>
            <w:shd w:val="clear" w:color="auto" w:fill="F7F7F7"/>
          </w:tcPr>
          <w:p w14:paraId="1A6F4AE6" w14:textId="77777777" w:rsidR="00D05FC9" w:rsidRDefault="00510033">
            <w:pPr>
              <w:pStyle w:val="TableParagraph"/>
              <w:ind w:right="63"/>
            </w:pPr>
            <w:commentRangeStart w:id="251"/>
            <w:r>
              <w:rPr>
                <w:spacing w:val="-2"/>
                <w:sz w:val="16"/>
                <w:lang w:val="es-CO"/>
              </w:rPr>
              <w:t>1.762</w:t>
            </w:r>
            <w:commentRangeEnd w:id="251"/>
            <w:r w:rsidR="00CD1601">
              <w:rPr>
                <w:rStyle w:val="Refdecomentario"/>
                <w:sz w:val="22"/>
                <w:szCs w:val="22"/>
              </w:rPr>
              <w:commentReference w:id="251"/>
            </w:r>
          </w:p>
        </w:tc>
        <w:tc>
          <w:tcPr>
            <w:tcW w:w="763" w:type="dxa"/>
            <w:shd w:val="clear" w:color="auto" w:fill="F7F7F7"/>
          </w:tcPr>
          <w:p w14:paraId="3A991007" w14:textId="77777777" w:rsidR="00D05FC9" w:rsidRDefault="00510033">
            <w:pPr>
              <w:pStyle w:val="TableParagraph"/>
              <w:ind w:right="17"/>
            </w:pPr>
            <w:r>
              <w:rPr>
                <w:spacing w:val="-2"/>
                <w:sz w:val="16"/>
                <w:lang w:val="es-CO"/>
              </w:rPr>
              <w:t>0.173</w:t>
            </w:r>
          </w:p>
        </w:tc>
        <w:tc>
          <w:tcPr>
            <w:tcW w:w="791" w:type="dxa"/>
            <w:shd w:val="clear" w:color="auto" w:fill="F7F7F7"/>
          </w:tcPr>
          <w:p w14:paraId="1D08B868" w14:textId="77777777" w:rsidR="00D05FC9" w:rsidRDefault="00510033">
            <w:pPr>
              <w:pStyle w:val="TableParagraph"/>
              <w:ind w:left="62"/>
            </w:pPr>
            <w:r>
              <w:rPr>
                <w:spacing w:val="-2"/>
                <w:sz w:val="16"/>
                <w:lang w:val="es-CO"/>
              </w:rPr>
              <w:t>10.164</w:t>
            </w:r>
          </w:p>
        </w:tc>
        <w:tc>
          <w:tcPr>
            <w:tcW w:w="790" w:type="dxa"/>
            <w:shd w:val="clear" w:color="auto" w:fill="F7F7F7"/>
          </w:tcPr>
          <w:p w14:paraId="72973BC7" w14:textId="77777777" w:rsidR="00D05FC9" w:rsidRDefault="00510033">
            <w:pPr>
              <w:pStyle w:val="TableParagraph"/>
              <w:ind w:left="13"/>
            </w:pPr>
            <w:r>
              <w:rPr>
                <w:w w:val="90"/>
                <w:sz w:val="16"/>
                <w:lang w:val="es-CO"/>
              </w:rPr>
              <w:t>&lt;</w:t>
            </w:r>
            <w:r>
              <w:rPr>
                <w:spacing w:val="-9"/>
                <w:w w:val="90"/>
                <w:sz w:val="16"/>
                <w:lang w:val="es-CO"/>
              </w:rPr>
              <w:t xml:space="preserve"> </w:t>
            </w:r>
            <w:r>
              <w:rPr>
                <w:spacing w:val="-4"/>
                <w:sz w:val="16"/>
                <w:lang w:val="es-CO"/>
              </w:rPr>
              <w:t>0.001</w:t>
            </w:r>
          </w:p>
        </w:tc>
      </w:tr>
      <w:tr w:rsidR="00D05FC9" w14:paraId="68DF0500" w14:textId="77777777">
        <w:trPr>
          <w:trHeight w:val="253"/>
        </w:trPr>
        <w:tc>
          <w:tcPr>
            <w:tcW w:w="1168" w:type="dxa"/>
          </w:tcPr>
          <w:p w14:paraId="79A7D0FC" w14:textId="77777777" w:rsidR="00D05FC9" w:rsidRDefault="00510033">
            <w:pPr>
              <w:pStyle w:val="TableParagraph"/>
              <w:ind w:left="7" w:right="7"/>
            </w:pPr>
            <w:r>
              <w:rPr>
                <w:spacing w:val="-2"/>
                <w:sz w:val="16"/>
                <w:lang w:val="es-CO"/>
              </w:rPr>
              <w:t>Elevación</w:t>
            </w:r>
          </w:p>
        </w:tc>
        <w:tc>
          <w:tcPr>
            <w:tcW w:w="889" w:type="dxa"/>
          </w:tcPr>
          <w:p w14:paraId="360959AB" w14:textId="77777777" w:rsidR="00D05FC9" w:rsidRDefault="00510033">
            <w:pPr>
              <w:pStyle w:val="TableParagraph"/>
              <w:ind w:right="63"/>
            </w:pPr>
            <w:r>
              <w:rPr>
                <w:spacing w:val="-2"/>
                <w:sz w:val="16"/>
                <w:lang w:val="es-CO"/>
              </w:rPr>
              <w:t>0.794</w:t>
            </w:r>
          </w:p>
        </w:tc>
        <w:tc>
          <w:tcPr>
            <w:tcW w:w="763" w:type="dxa"/>
          </w:tcPr>
          <w:p w14:paraId="1FC1D45B" w14:textId="77777777" w:rsidR="00D05FC9" w:rsidRDefault="00510033">
            <w:pPr>
              <w:pStyle w:val="TableParagraph"/>
              <w:ind w:right="17"/>
            </w:pPr>
            <w:r>
              <w:rPr>
                <w:spacing w:val="-2"/>
                <w:sz w:val="16"/>
                <w:lang w:val="es-CO"/>
              </w:rPr>
              <w:t>0.213</w:t>
            </w:r>
          </w:p>
        </w:tc>
        <w:tc>
          <w:tcPr>
            <w:tcW w:w="791" w:type="dxa"/>
          </w:tcPr>
          <w:p w14:paraId="69FC7BBA" w14:textId="77777777" w:rsidR="00D05FC9" w:rsidRDefault="00510033">
            <w:pPr>
              <w:pStyle w:val="TableParagraph"/>
              <w:ind w:left="62"/>
            </w:pPr>
            <w:r>
              <w:rPr>
                <w:spacing w:val="-2"/>
                <w:sz w:val="16"/>
                <w:lang w:val="es-CO"/>
              </w:rPr>
              <w:t>3.727</w:t>
            </w:r>
          </w:p>
        </w:tc>
        <w:tc>
          <w:tcPr>
            <w:tcW w:w="790" w:type="dxa"/>
          </w:tcPr>
          <w:p w14:paraId="16237227" w14:textId="77777777" w:rsidR="00D05FC9" w:rsidRDefault="00510033">
            <w:pPr>
              <w:pStyle w:val="TableParagraph"/>
              <w:ind w:left="13"/>
            </w:pPr>
            <w:r>
              <w:rPr>
                <w:w w:val="90"/>
                <w:sz w:val="16"/>
                <w:lang w:val="es-CO"/>
              </w:rPr>
              <w:t>&lt;</w:t>
            </w:r>
            <w:r>
              <w:rPr>
                <w:spacing w:val="-9"/>
                <w:w w:val="90"/>
                <w:sz w:val="16"/>
                <w:lang w:val="es-CO"/>
              </w:rPr>
              <w:t xml:space="preserve"> </w:t>
            </w:r>
            <w:r>
              <w:rPr>
                <w:spacing w:val="-4"/>
                <w:sz w:val="16"/>
                <w:lang w:val="es-CO"/>
              </w:rPr>
              <w:t>0.001</w:t>
            </w:r>
          </w:p>
        </w:tc>
      </w:tr>
      <w:tr w:rsidR="00D05FC9" w14:paraId="3B85F506" w14:textId="77777777">
        <w:trPr>
          <w:trHeight w:val="253"/>
        </w:trPr>
        <w:tc>
          <w:tcPr>
            <w:tcW w:w="1168" w:type="dxa"/>
            <w:shd w:val="clear" w:color="auto" w:fill="F7F7F7"/>
          </w:tcPr>
          <w:p w14:paraId="4ECFD21A" w14:textId="77777777" w:rsidR="00D05FC9" w:rsidRDefault="00510033">
            <w:pPr>
              <w:pStyle w:val="TableParagraph"/>
              <w:ind w:left="7" w:right="7"/>
            </w:pPr>
            <w:r>
              <w:rPr>
                <w:spacing w:val="-2"/>
                <w:sz w:val="16"/>
                <w:lang w:val="es-CO"/>
              </w:rPr>
              <w:t>Relieve</w:t>
            </w:r>
          </w:p>
        </w:tc>
        <w:tc>
          <w:tcPr>
            <w:tcW w:w="889" w:type="dxa"/>
            <w:shd w:val="clear" w:color="auto" w:fill="F7F7F7"/>
          </w:tcPr>
          <w:p w14:paraId="15BC0803" w14:textId="77777777" w:rsidR="00D05FC9" w:rsidRDefault="00510033">
            <w:pPr>
              <w:pStyle w:val="TableParagraph"/>
              <w:ind w:right="63"/>
            </w:pPr>
            <w:r>
              <w:rPr>
                <w:spacing w:val="-2"/>
                <w:sz w:val="16"/>
                <w:lang w:val="es-CO"/>
              </w:rPr>
              <w:t>1.242</w:t>
            </w:r>
          </w:p>
        </w:tc>
        <w:tc>
          <w:tcPr>
            <w:tcW w:w="763" w:type="dxa"/>
            <w:shd w:val="clear" w:color="auto" w:fill="F7F7F7"/>
          </w:tcPr>
          <w:p w14:paraId="698C2963" w14:textId="77777777" w:rsidR="00D05FC9" w:rsidRDefault="00510033">
            <w:pPr>
              <w:pStyle w:val="TableParagraph"/>
              <w:ind w:right="17"/>
            </w:pPr>
            <w:r>
              <w:rPr>
                <w:spacing w:val="-2"/>
                <w:sz w:val="16"/>
                <w:lang w:val="es-CO"/>
              </w:rPr>
              <w:t>0.214</w:t>
            </w:r>
          </w:p>
        </w:tc>
        <w:tc>
          <w:tcPr>
            <w:tcW w:w="791" w:type="dxa"/>
            <w:shd w:val="clear" w:color="auto" w:fill="F7F7F7"/>
          </w:tcPr>
          <w:p w14:paraId="411CB40D" w14:textId="77777777" w:rsidR="00D05FC9" w:rsidRDefault="00510033">
            <w:pPr>
              <w:pStyle w:val="TableParagraph"/>
              <w:ind w:left="62"/>
            </w:pPr>
            <w:r>
              <w:rPr>
                <w:spacing w:val="-2"/>
                <w:sz w:val="16"/>
                <w:lang w:val="es-CO"/>
              </w:rPr>
              <w:t>5.802</w:t>
            </w:r>
          </w:p>
        </w:tc>
        <w:tc>
          <w:tcPr>
            <w:tcW w:w="790" w:type="dxa"/>
            <w:shd w:val="clear" w:color="auto" w:fill="F7F7F7"/>
          </w:tcPr>
          <w:p w14:paraId="05341E95" w14:textId="77777777" w:rsidR="00D05FC9" w:rsidRDefault="00510033">
            <w:pPr>
              <w:pStyle w:val="TableParagraph"/>
              <w:ind w:left="13"/>
            </w:pPr>
            <w:r>
              <w:rPr>
                <w:w w:val="90"/>
                <w:sz w:val="16"/>
                <w:lang w:val="es-CO"/>
              </w:rPr>
              <w:t>&lt;</w:t>
            </w:r>
            <w:r>
              <w:rPr>
                <w:spacing w:val="-9"/>
                <w:w w:val="90"/>
                <w:sz w:val="16"/>
                <w:lang w:val="es-CO"/>
              </w:rPr>
              <w:t xml:space="preserve"> </w:t>
            </w:r>
            <w:r>
              <w:rPr>
                <w:spacing w:val="-4"/>
                <w:sz w:val="16"/>
                <w:lang w:val="es-CO"/>
              </w:rPr>
              <w:t>0.001</w:t>
            </w:r>
          </w:p>
        </w:tc>
      </w:tr>
      <w:tr w:rsidR="00D05FC9" w14:paraId="5B8292AD" w14:textId="77777777">
        <w:trPr>
          <w:trHeight w:val="253"/>
        </w:trPr>
        <w:tc>
          <w:tcPr>
            <w:tcW w:w="1168" w:type="dxa"/>
          </w:tcPr>
          <w:p w14:paraId="1D15B82E" w14:textId="2BDA30A8" w:rsidR="00D05FC9" w:rsidRDefault="00510033">
            <w:pPr>
              <w:pStyle w:val="TableParagraph"/>
              <w:ind w:left="7" w:right="7"/>
            </w:pPr>
            <w:r>
              <w:rPr>
                <w:spacing w:val="-4"/>
                <w:sz w:val="16"/>
                <w:lang w:val="es-CO"/>
              </w:rPr>
              <w:t>Área</w:t>
            </w:r>
            <w:ins w:id="252" w:author="Daniel Bertin Ugarte" w:date="2026-01-29T14:09:00Z" w16du:dateUtc="2026-01-29T17:09:00Z">
              <w:r w:rsidR="00A1620B">
                <w:rPr>
                  <w:spacing w:val="-4"/>
                  <w:sz w:val="16"/>
                  <w:lang w:val="es-CO"/>
                </w:rPr>
                <w:t xml:space="preserve"> subcuenca</w:t>
              </w:r>
            </w:ins>
          </w:p>
        </w:tc>
        <w:tc>
          <w:tcPr>
            <w:tcW w:w="889" w:type="dxa"/>
          </w:tcPr>
          <w:p w14:paraId="65477DBF" w14:textId="77777777" w:rsidR="00D05FC9" w:rsidRDefault="00510033">
            <w:pPr>
              <w:pStyle w:val="TableParagraph"/>
              <w:ind w:right="63"/>
            </w:pPr>
            <w:r>
              <w:rPr>
                <w:spacing w:val="-2"/>
                <w:sz w:val="16"/>
                <w:lang w:val="es-CO"/>
              </w:rPr>
              <w:t>0.680</w:t>
            </w:r>
          </w:p>
        </w:tc>
        <w:tc>
          <w:tcPr>
            <w:tcW w:w="763" w:type="dxa"/>
          </w:tcPr>
          <w:p w14:paraId="02AFFBB5" w14:textId="77777777" w:rsidR="00D05FC9" w:rsidRDefault="00510033">
            <w:pPr>
              <w:pStyle w:val="TableParagraph"/>
              <w:ind w:right="17"/>
            </w:pPr>
            <w:r>
              <w:rPr>
                <w:spacing w:val="-2"/>
                <w:sz w:val="16"/>
                <w:lang w:val="es-CO"/>
              </w:rPr>
              <w:t>0.162</w:t>
            </w:r>
          </w:p>
        </w:tc>
        <w:tc>
          <w:tcPr>
            <w:tcW w:w="791" w:type="dxa"/>
          </w:tcPr>
          <w:p w14:paraId="3457F0C6" w14:textId="77777777" w:rsidR="00D05FC9" w:rsidRDefault="00510033">
            <w:pPr>
              <w:pStyle w:val="TableParagraph"/>
              <w:ind w:left="62"/>
            </w:pPr>
            <w:r>
              <w:rPr>
                <w:spacing w:val="-2"/>
                <w:sz w:val="16"/>
                <w:lang w:val="es-CO"/>
              </w:rPr>
              <w:t>4.197</w:t>
            </w:r>
          </w:p>
        </w:tc>
        <w:tc>
          <w:tcPr>
            <w:tcW w:w="790" w:type="dxa"/>
          </w:tcPr>
          <w:p w14:paraId="2CBCA13E" w14:textId="77777777" w:rsidR="00D05FC9" w:rsidRDefault="00510033">
            <w:pPr>
              <w:pStyle w:val="TableParagraph"/>
              <w:ind w:left="13"/>
            </w:pPr>
            <w:r>
              <w:rPr>
                <w:w w:val="90"/>
                <w:sz w:val="16"/>
                <w:lang w:val="es-CO"/>
              </w:rPr>
              <w:t>&lt;</w:t>
            </w:r>
            <w:r>
              <w:rPr>
                <w:spacing w:val="-9"/>
                <w:w w:val="90"/>
                <w:sz w:val="16"/>
                <w:lang w:val="es-CO"/>
              </w:rPr>
              <w:t xml:space="preserve"> </w:t>
            </w:r>
            <w:r>
              <w:rPr>
                <w:spacing w:val="-4"/>
                <w:sz w:val="16"/>
                <w:lang w:val="es-CO"/>
              </w:rPr>
              <w:t>0.001</w:t>
            </w:r>
          </w:p>
        </w:tc>
      </w:tr>
      <w:tr w:rsidR="00D05FC9" w14:paraId="741E530E" w14:textId="77777777">
        <w:trPr>
          <w:trHeight w:val="248"/>
        </w:trPr>
        <w:tc>
          <w:tcPr>
            <w:tcW w:w="1168" w:type="dxa"/>
            <w:tcBorders>
              <w:bottom w:val="single" w:sz="4" w:space="0" w:color="000000"/>
            </w:tcBorders>
            <w:shd w:val="clear" w:color="auto" w:fill="F7F7F7"/>
          </w:tcPr>
          <w:p w14:paraId="3B41D7CE" w14:textId="7D3A21CD" w:rsidR="00D05FC9" w:rsidRDefault="00510033">
            <w:pPr>
              <w:pStyle w:val="TableParagraph"/>
              <w:ind w:left="7" w:right="7"/>
            </w:pPr>
            <w:del w:id="253" w:author="Daniel Bertin Ugarte" w:date="2026-01-29T13:56:00Z" w16du:dateUtc="2026-01-29T16:56:00Z">
              <w:r w:rsidDel="00CD1601">
                <w:rPr>
                  <w:w w:val="90"/>
                  <w:sz w:val="16"/>
                  <w:lang w:val="es-CO"/>
                </w:rPr>
                <w:delText>Lluvia</w:delText>
              </w:r>
              <w:r w:rsidDel="00CD1601">
                <w:rPr>
                  <w:spacing w:val="-1"/>
                  <w:sz w:val="16"/>
                  <w:lang w:val="es-CO"/>
                </w:rPr>
                <w:delText xml:space="preserve"> </w:delText>
              </w:r>
            </w:del>
            <w:ins w:id="254" w:author="Daniel Bertin Ugarte" w:date="2026-01-29T13:56:00Z" w16du:dateUtc="2026-01-29T16:56:00Z">
              <w:r w:rsidR="00CD1601">
                <w:rPr>
                  <w:w w:val="90"/>
                  <w:sz w:val="16"/>
                  <w:lang w:val="es-CO"/>
                </w:rPr>
                <w:t>Precipitación</w:t>
              </w:r>
              <w:r w:rsidR="00CD1601">
                <w:rPr>
                  <w:spacing w:val="-1"/>
                  <w:sz w:val="16"/>
                  <w:lang w:val="es-CO"/>
                </w:rPr>
                <w:t xml:space="preserve"> </w:t>
              </w:r>
            </w:ins>
            <w:r>
              <w:rPr>
                <w:spacing w:val="-2"/>
                <w:sz w:val="16"/>
                <w:lang w:val="es-CO"/>
              </w:rPr>
              <w:t>anual</w:t>
            </w:r>
          </w:p>
        </w:tc>
        <w:tc>
          <w:tcPr>
            <w:tcW w:w="889" w:type="dxa"/>
            <w:tcBorders>
              <w:bottom w:val="single" w:sz="4" w:space="0" w:color="000000"/>
            </w:tcBorders>
            <w:shd w:val="clear" w:color="auto" w:fill="F7F7F7"/>
          </w:tcPr>
          <w:p w14:paraId="6800D552" w14:textId="77777777" w:rsidR="00D05FC9" w:rsidRDefault="00510033">
            <w:pPr>
              <w:pStyle w:val="TableParagraph"/>
              <w:ind w:right="63"/>
            </w:pPr>
            <w:r>
              <w:rPr>
                <w:w w:val="85"/>
                <w:sz w:val="16"/>
                <w:lang w:val="es-CO"/>
              </w:rPr>
              <w:t>-</w:t>
            </w:r>
            <w:r>
              <w:rPr>
                <w:spacing w:val="-2"/>
                <w:sz w:val="16"/>
                <w:lang w:val="es-CO"/>
              </w:rPr>
              <w:t>0.508</w:t>
            </w:r>
          </w:p>
        </w:tc>
        <w:tc>
          <w:tcPr>
            <w:tcW w:w="763" w:type="dxa"/>
            <w:tcBorders>
              <w:bottom w:val="single" w:sz="4" w:space="0" w:color="000000"/>
            </w:tcBorders>
            <w:shd w:val="clear" w:color="auto" w:fill="F7F7F7"/>
          </w:tcPr>
          <w:p w14:paraId="0304A2AE" w14:textId="77777777" w:rsidR="00D05FC9" w:rsidRDefault="00510033">
            <w:pPr>
              <w:pStyle w:val="TableParagraph"/>
              <w:ind w:right="17"/>
            </w:pPr>
            <w:r>
              <w:rPr>
                <w:spacing w:val="-2"/>
                <w:sz w:val="16"/>
                <w:lang w:val="es-CO"/>
              </w:rPr>
              <w:t>0.173</w:t>
            </w:r>
          </w:p>
        </w:tc>
        <w:tc>
          <w:tcPr>
            <w:tcW w:w="791" w:type="dxa"/>
            <w:tcBorders>
              <w:bottom w:val="single" w:sz="4" w:space="0" w:color="000000"/>
            </w:tcBorders>
            <w:shd w:val="clear" w:color="auto" w:fill="F7F7F7"/>
          </w:tcPr>
          <w:p w14:paraId="63E1924C" w14:textId="77777777" w:rsidR="00D05FC9" w:rsidRDefault="00510033">
            <w:pPr>
              <w:pStyle w:val="TableParagraph"/>
              <w:ind w:left="62"/>
            </w:pPr>
            <w:r>
              <w:rPr>
                <w:w w:val="85"/>
                <w:sz w:val="16"/>
                <w:lang w:val="es-CO"/>
              </w:rPr>
              <w:t>-</w:t>
            </w:r>
            <w:r>
              <w:rPr>
                <w:spacing w:val="-2"/>
                <w:sz w:val="16"/>
                <w:lang w:val="es-CO"/>
              </w:rPr>
              <w:t>2.935</w:t>
            </w:r>
          </w:p>
        </w:tc>
        <w:tc>
          <w:tcPr>
            <w:tcW w:w="790" w:type="dxa"/>
            <w:tcBorders>
              <w:bottom w:val="single" w:sz="4" w:space="0" w:color="000000"/>
            </w:tcBorders>
            <w:shd w:val="clear" w:color="auto" w:fill="F7F7F7"/>
          </w:tcPr>
          <w:p w14:paraId="5FB66A71" w14:textId="77777777" w:rsidR="00D05FC9" w:rsidRDefault="00510033">
            <w:pPr>
              <w:pStyle w:val="TableParagraph"/>
              <w:ind w:left="13" w:right="1"/>
            </w:pPr>
            <w:r>
              <w:rPr>
                <w:spacing w:val="-2"/>
                <w:sz w:val="16"/>
                <w:lang w:val="es-CO"/>
              </w:rPr>
              <w:t>0.00333</w:t>
            </w:r>
          </w:p>
        </w:tc>
      </w:tr>
      <w:tr w:rsidR="00D05FC9" w14:paraId="268C40B8" w14:textId="77777777">
        <w:trPr>
          <w:trHeight w:val="258"/>
        </w:trPr>
        <w:tc>
          <w:tcPr>
            <w:tcW w:w="1168" w:type="dxa"/>
            <w:tcBorders>
              <w:top w:val="single" w:sz="4" w:space="0" w:color="000000"/>
            </w:tcBorders>
          </w:tcPr>
          <w:p w14:paraId="4A653067" w14:textId="77777777" w:rsidR="00D05FC9" w:rsidRDefault="00510033">
            <w:pPr>
              <w:pStyle w:val="TableParagraph"/>
              <w:ind w:right="7"/>
            </w:pPr>
            <w:r>
              <w:rPr>
                <w:w w:val="90"/>
                <w:sz w:val="16"/>
                <w:lang w:val="es-CO"/>
              </w:rPr>
              <w:t>Cox</w:t>
            </w:r>
            <w:r>
              <w:rPr>
                <w:spacing w:val="-5"/>
                <w:w w:val="90"/>
                <w:sz w:val="16"/>
                <w:lang w:val="es-CO"/>
              </w:rPr>
              <w:t xml:space="preserve"> </w:t>
            </w:r>
            <w:r>
              <w:rPr>
                <w:w w:val="90"/>
                <w:sz w:val="16"/>
                <w:lang w:val="es-CO"/>
              </w:rPr>
              <w:t>&amp;</w:t>
            </w:r>
            <w:r>
              <w:rPr>
                <w:spacing w:val="-4"/>
                <w:w w:val="90"/>
                <w:sz w:val="16"/>
                <w:lang w:val="es-CO"/>
              </w:rPr>
              <w:t xml:space="preserve"> </w:t>
            </w:r>
            <w:r>
              <w:rPr>
                <w:w w:val="90"/>
                <w:sz w:val="16"/>
                <w:lang w:val="es-CO"/>
              </w:rPr>
              <w:t>Snell</w:t>
            </w:r>
            <w:r>
              <w:rPr>
                <w:spacing w:val="-4"/>
                <w:w w:val="90"/>
                <w:sz w:val="16"/>
                <w:lang w:val="es-CO"/>
              </w:rPr>
              <w:t xml:space="preserve"> </w:t>
            </w:r>
            <w:r>
              <w:rPr>
                <w:rFonts w:ascii="Times New Roman" w:hAnsi="Times New Roman"/>
                <w:i/>
                <w:spacing w:val="-5"/>
                <w:w w:val="90"/>
                <w:sz w:val="16"/>
                <w:lang w:val="es-CO"/>
              </w:rPr>
              <w:t>R</w:t>
            </w:r>
            <w:r>
              <w:rPr>
                <w:rFonts w:ascii="Times New Roman" w:hAnsi="Times New Roman"/>
                <w:spacing w:val="-5"/>
                <w:w w:val="90"/>
                <w:sz w:val="16"/>
                <w:vertAlign w:val="superscript"/>
                <w:lang w:val="es-CO"/>
              </w:rPr>
              <w:t>2</w:t>
            </w:r>
          </w:p>
        </w:tc>
        <w:tc>
          <w:tcPr>
            <w:tcW w:w="889" w:type="dxa"/>
            <w:tcBorders>
              <w:top w:val="single" w:sz="4" w:space="0" w:color="000000"/>
            </w:tcBorders>
          </w:tcPr>
          <w:p w14:paraId="26FEC40C" w14:textId="77777777" w:rsidR="00D05FC9" w:rsidRDefault="00510033">
            <w:pPr>
              <w:pStyle w:val="TableParagraph"/>
              <w:ind w:right="63"/>
            </w:pPr>
            <w:r>
              <w:rPr>
                <w:w w:val="90"/>
                <w:sz w:val="16"/>
                <w:lang w:val="es-CO"/>
              </w:rPr>
              <w:t>0.354</w:t>
            </w:r>
          </w:p>
        </w:tc>
        <w:tc>
          <w:tcPr>
            <w:tcW w:w="763" w:type="dxa"/>
            <w:tcBorders>
              <w:top w:val="single" w:sz="4" w:space="0" w:color="000000"/>
            </w:tcBorders>
          </w:tcPr>
          <w:p w14:paraId="16B3D807" w14:textId="77777777" w:rsidR="00D05FC9" w:rsidRDefault="00510033">
            <w:pPr>
              <w:pStyle w:val="TableParagraph"/>
              <w:ind w:right="17"/>
            </w:pPr>
            <w:r>
              <w:rPr>
                <w:spacing w:val="-5"/>
                <w:sz w:val="16"/>
                <w:lang w:val="es-CO"/>
              </w:rPr>
              <w:t>NA</w:t>
            </w:r>
          </w:p>
        </w:tc>
        <w:tc>
          <w:tcPr>
            <w:tcW w:w="791" w:type="dxa"/>
            <w:tcBorders>
              <w:top w:val="single" w:sz="4" w:space="0" w:color="000000"/>
            </w:tcBorders>
          </w:tcPr>
          <w:p w14:paraId="0C734BF4" w14:textId="77777777" w:rsidR="00D05FC9" w:rsidRDefault="00510033">
            <w:pPr>
              <w:pStyle w:val="TableParagraph"/>
              <w:ind w:left="62"/>
            </w:pPr>
            <w:r>
              <w:rPr>
                <w:spacing w:val="-5"/>
                <w:sz w:val="16"/>
                <w:lang w:val="es-CO"/>
              </w:rPr>
              <w:t>NA</w:t>
            </w:r>
          </w:p>
        </w:tc>
        <w:tc>
          <w:tcPr>
            <w:tcW w:w="790" w:type="dxa"/>
            <w:tcBorders>
              <w:top w:val="single" w:sz="4" w:space="0" w:color="000000"/>
            </w:tcBorders>
          </w:tcPr>
          <w:p w14:paraId="3E358717" w14:textId="77777777" w:rsidR="00D05FC9" w:rsidRDefault="00510033">
            <w:pPr>
              <w:pStyle w:val="TableParagraph"/>
              <w:ind w:left="13"/>
            </w:pPr>
            <w:r>
              <w:rPr>
                <w:spacing w:val="-5"/>
                <w:sz w:val="16"/>
                <w:lang w:val="es-CO"/>
              </w:rPr>
              <w:t>NA</w:t>
            </w:r>
          </w:p>
        </w:tc>
      </w:tr>
      <w:tr w:rsidR="00D05FC9" w14:paraId="62554E11" w14:textId="77777777">
        <w:trPr>
          <w:trHeight w:val="244"/>
        </w:trPr>
        <w:tc>
          <w:tcPr>
            <w:tcW w:w="1168" w:type="dxa"/>
            <w:tcBorders>
              <w:bottom w:val="single" w:sz="8" w:space="0" w:color="000000"/>
            </w:tcBorders>
            <w:shd w:val="clear" w:color="auto" w:fill="F7F7F7"/>
          </w:tcPr>
          <w:p w14:paraId="6D9B91A2" w14:textId="77777777" w:rsidR="00D05FC9" w:rsidRDefault="00510033">
            <w:pPr>
              <w:pStyle w:val="TableParagraph"/>
              <w:spacing w:line="185" w:lineRule="exact"/>
              <w:ind w:left="7" w:right="7"/>
            </w:pPr>
            <w:r>
              <w:rPr>
                <w:spacing w:val="-5"/>
                <w:sz w:val="16"/>
                <w:lang w:val="es-CO"/>
              </w:rPr>
              <w:t>AIC</w:t>
            </w:r>
          </w:p>
        </w:tc>
        <w:tc>
          <w:tcPr>
            <w:tcW w:w="889" w:type="dxa"/>
            <w:tcBorders>
              <w:bottom w:val="single" w:sz="8" w:space="0" w:color="000000"/>
            </w:tcBorders>
            <w:shd w:val="clear" w:color="auto" w:fill="F7F7F7"/>
          </w:tcPr>
          <w:p w14:paraId="042ED5F0" w14:textId="77777777" w:rsidR="00D05FC9" w:rsidRDefault="00510033">
            <w:pPr>
              <w:pStyle w:val="TableParagraph"/>
              <w:spacing w:line="185" w:lineRule="exact"/>
              <w:ind w:right="63"/>
            </w:pPr>
            <w:r>
              <w:rPr>
                <w:spacing w:val="-2"/>
                <w:sz w:val="16"/>
                <w:lang w:val="es-CO"/>
              </w:rPr>
              <w:t>397.828</w:t>
            </w:r>
          </w:p>
        </w:tc>
        <w:tc>
          <w:tcPr>
            <w:tcW w:w="763" w:type="dxa"/>
            <w:tcBorders>
              <w:bottom w:val="single" w:sz="8" w:space="0" w:color="000000"/>
            </w:tcBorders>
            <w:shd w:val="clear" w:color="auto" w:fill="F7F7F7"/>
          </w:tcPr>
          <w:p w14:paraId="13D202D3" w14:textId="77777777" w:rsidR="00D05FC9" w:rsidRDefault="00510033">
            <w:pPr>
              <w:pStyle w:val="TableParagraph"/>
              <w:spacing w:line="185" w:lineRule="exact"/>
              <w:ind w:right="17"/>
            </w:pPr>
            <w:r>
              <w:rPr>
                <w:spacing w:val="-5"/>
                <w:sz w:val="16"/>
                <w:lang w:val="es-CO"/>
              </w:rPr>
              <w:t>NA</w:t>
            </w:r>
          </w:p>
        </w:tc>
        <w:tc>
          <w:tcPr>
            <w:tcW w:w="791" w:type="dxa"/>
            <w:tcBorders>
              <w:bottom w:val="single" w:sz="8" w:space="0" w:color="000000"/>
            </w:tcBorders>
            <w:shd w:val="clear" w:color="auto" w:fill="F7F7F7"/>
          </w:tcPr>
          <w:p w14:paraId="7AC319B0" w14:textId="77777777" w:rsidR="00D05FC9" w:rsidRDefault="00510033">
            <w:pPr>
              <w:pStyle w:val="TableParagraph"/>
              <w:spacing w:line="185" w:lineRule="exact"/>
              <w:ind w:left="62"/>
            </w:pPr>
            <w:r>
              <w:rPr>
                <w:spacing w:val="-5"/>
                <w:sz w:val="16"/>
                <w:lang w:val="es-CO"/>
              </w:rPr>
              <w:t>NA</w:t>
            </w:r>
          </w:p>
        </w:tc>
        <w:tc>
          <w:tcPr>
            <w:tcW w:w="790" w:type="dxa"/>
            <w:tcBorders>
              <w:bottom w:val="single" w:sz="8" w:space="0" w:color="000000"/>
            </w:tcBorders>
            <w:shd w:val="clear" w:color="auto" w:fill="F7F7F7"/>
          </w:tcPr>
          <w:p w14:paraId="29BD6841" w14:textId="77777777" w:rsidR="00D05FC9" w:rsidRDefault="00510033">
            <w:pPr>
              <w:pStyle w:val="TableParagraph"/>
              <w:spacing w:line="185" w:lineRule="exact"/>
              <w:ind w:left="13"/>
            </w:pPr>
            <w:r>
              <w:rPr>
                <w:spacing w:val="-5"/>
                <w:sz w:val="16"/>
                <w:lang w:val="es-CO"/>
              </w:rPr>
              <w:t>NA</w:t>
            </w:r>
          </w:p>
        </w:tc>
      </w:tr>
    </w:tbl>
    <w:p w14:paraId="7DA0D4D0" w14:textId="77777777" w:rsidR="00D05FC9" w:rsidRDefault="00D05FC9">
      <w:pPr>
        <w:pStyle w:val="Textoindependiente"/>
        <w:spacing w:before="150"/>
        <w:rPr>
          <w:lang w:val="es-CO"/>
        </w:rPr>
      </w:pPr>
    </w:p>
    <w:p w14:paraId="227F9AA2" w14:textId="62F5CB38" w:rsidR="00227D91" w:rsidRPr="00CC34F8" w:rsidRDefault="00227D91" w:rsidP="00227D91">
      <w:pPr>
        <w:pStyle w:val="Ttulo1"/>
        <w:tabs>
          <w:tab w:val="right" w:pos="8562"/>
        </w:tabs>
        <w:spacing w:before="338"/>
        <w:jc w:val="both"/>
        <w:rPr>
          <w:lang w:val="es-CL"/>
        </w:rPr>
      </w:pPr>
      <w:r>
        <w:rPr>
          <w:color w:val="000000"/>
          <w:spacing w:val="-2"/>
          <w:lang w:val="es-CO"/>
        </w:rPr>
        <w:t xml:space="preserve">Las variables predictoras, como la elevación, el relieve, el área y la precipitación media anual, presentan coeficientes estadísticamente significativos (valor P &lt; 0.05). La variable de elevación tiene un coeficiente positivo, indicando una asociación directa entre mayores altitudes y la ocurrencia de movimientos en masa. El relieve local también muestra una influencia positiva, sugiriendo que las cuencas de mayor pendiente son más </w:t>
      </w:r>
      <w:del w:id="255" w:author="Daniel Bertin Ugarte" w:date="2026-01-29T14:07:00Z" w16du:dateUtc="2026-01-29T17:07:00Z">
        <w:r w:rsidDel="00A1620B">
          <w:rPr>
            <w:color w:val="000000"/>
            <w:spacing w:val="-2"/>
            <w:lang w:val="es-CO"/>
          </w:rPr>
          <w:delText xml:space="preserve">propensas a la fenómenos de </w:delText>
        </w:r>
      </w:del>
      <w:r>
        <w:rPr>
          <w:color w:val="000000"/>
          <w:spacing w:val="-2"/>
          <w:lang w:val="es-CO"/>
        </w:rPr>
        <w:t>inestab</w:t>
      </w:r>
      <w:del w:id="256" w:author="Daniel Bertin Ugarte" w:date="2026-01-29T14:07:00Z" w16du:dateUtc="2026-01-29T17:07:00Z">
        <w:r w:rsidDel="00A1620B">
          <w:rPr>
            <w:color w:val="000000"/>
            <w:spacing w:val="-2"/>
            <w:lang w:val="es-CO"/>
          </w:rPr>
          <w:delText>ilidad</w:delText>
        </w:r>
      </w:del>
      <w:ins w:id="257" w:author="Daniel Bertin Ugarte" w:date="2026-01-29T14:07:00Z" w16du:dateUtc="2026-01-29T17:07:00Z">
        <w:r w:rsidR="00A1620B">
          <w:rPr>
            <w:color w:val="000000"/>
            <w:spacing w:val="-2"/>
            <w:lang w:val="es-CO"/>
          </w:rPr>
          <w:t>les</w:t>
        </w:r>
      </w:ins>
      <w:r>
        <w:rPr>
          <w:color w:val="000000"/>
          <w:spacing w:val="-2"/>
          <w:lang w:val="es-CO"/>
        </w:rPr>
        <w:t xml:space="preserve">. </w:t>
      </w:r>
      <w:ins w:id="258" w:author="Daniel Bertin Ugarte" w:date="2026-01-29T14:09:00Z" w16du:dateUtc="2026-01-29T17:09:00Z">
        <w:r w:rsidR="00A1620B">
          <w:rPr>
            <w:color w:val="000000"/>
            <w:spacing w:val="-2"/>
            <w:lang w:val="es-CO"/>
          </w:rPr>
          <w:t xml:space="preserve">Respecto </w:t>
        </w:r>
      </w:ins>
      <w:del w:id="259" w:author="Daniel Bertin Ugarte" w:date="2026-01-29T14:09:00Z" w16du:dateUtc="2026-01-29T17:09:00Z">
        <w:r w:rsidDel="00A1620B">
          <w:rPr>
            <w:color w:val="000000"/>
            <w:spacing w:val="-2"/>
            <w:lang w:val="es-CO"/>
          </w:rPr>
          <w:delText>E</w:delText>
        </w:r>
      </w:del>
      <w:ins w:id="260" w:author="Daniel Bertin Ugarte" w:date="2026-01-29T14:09:00Z" w16du:dateUtc="2026-01-29T17:09:00Z">
        <w:r w:rsidR="00A1620B">
          <w:rPr>
            <w:color w:val="000000"/>
            <w:spacing w:val="-2"/>
            <w:lang w:val="es-CO"/>
          </w:rPr>
          <w:t>a</w:t>
        </w:r>
      </w:ins>
      <w:r>
        <w:rPr>
          <w:color w:val="000000"/>
          <w:spacing w:val="-2"/>
          <w:lang w:val="es-CO"/>
        </w:rPr>
        <w:t>l área de la subcuenca</w:t>
      </w:r>
      <w:del w:id="261" w:author="Daniel Bertin Ugarte" w:date="2026-01-29T14:09:00Z" w16du:dateUtc="2026-01-29T17:09:00Z">
        <w:r w:rsidDel="00A1620B">
          <w:rPr>
            <w:color w:val="000000"/>
            <w:spacing w:val="-2"/>
            <w:lang w:val="es-CO"/>
          </w:rPr>
          <w:delText xml:space="preserve"> aparece como un factor relevante, ya que</w:delText>
        </w:r>
      </w:del>
      <w:ins w:id="262" w:author="Daniel Bertin Ugarte" w:date="2026-01-29T14:09:00Z" w16du:dateUtc="2026-01-29T17:09:00Z">
        <w:r w:rsidR="00A1620B">
          <w:rPr>
            <w:color w:val="000000"/>
            <w:spacing w:val="-2"/>
            <w:lang w:val="es-CO"/>
          </w:rPr>
          <w:t>, se observa</w:t>
        </w:r>
      </w:ins>
      <w:r>
        <w:rPr>
          <w:color w:val="000000"/>
          <w:spacing w:val="-2"/>
          <w:lang w:val="es-CO"/>
        </w:rPr>
        <w:t xml:space="preserve"> </w:t>
      </w:r>
      <w:ins w:id="263" w:author="Daniel Bertin Ugarte" w:date="2026-01-29T14:10:00Z" w16du:dateUtc="2026-01-29T17:10:00Z">
        <w:r w:rsidR="00A1620B">
          <w:rPr>
            <w:color w:val="000000"/>
            <w:spacing w:val="-2"/>
            <w:lang w:val="es-CO"/>
          </w:rPr>
          <w:t xml:space="preserve">que </w:t>
        </w:r>
      </w:ins>
      <w:del w:id="264" w:author="Daniel Bertin Ugarte" w:date="2026-01-29T14:10:00Z" w16du:dateUtc="2026-01-29T17:10:00Z">
        <w:r w:rsidDel="00A1620B">
          <w:rPr>
            <w:color w:val="000000"/>
            <w:spacing w:val="-2"/>
            <w:lang w:val="es-CO"/>
          </w:rPr>
          <w:delText xml:space="preserve">las unidades espaciales </w:delText>
        </w:r>
      </w:del>
      <w:ins w:id="265" w:author="Daniel Bertin Ugarte" w:date="2026-01-29T14:10:00Z" w16du:dateUtc="2026-01-29T17:10:00Z">
        <w:r w:rsidR="00A1620B">
          <w:rPr>
            <w:color w:val="000000"/>
            <w:spacing w:val="-2"/>
            <w:lang w:val="es-CO"/>
          </w:rPr>
          <w:t xml:space="preserve">aquellas </w:t>
        </w:r>
      </w:ins>
      <w:r>
        <w:rPr>
          <w:color w:val="000000"/>
          <w:spacing w:val="-2"/>
          <w:lang w:val="es-CO"/>
        </w:rPr>
        <w:t>de mayor tamaño tienden a contener más eventos registrados. Por su parte, la precipitación media anual presenta un coeficiente negativo</w:t>
      </w:r>
      <w:ins w:id="266" w:author="Daniel Bertin Ugarte" w:date="2026-01-29T14:18:00Z" w16du:dateUtc="2026-01-29T17:18:00Z">
        <w:r w:rsidR="00001E88">
          <w:rPr>
            <w:color w:val="000000"/>
            <w:spacing w:val="-2"/>
            <w:lang w:val="es-CO"/>
          </w:rPr>
          <w:t xml:space="preserve">. Si bien esto último puede </w:t>
        </w:r>
      </w:ins>
      <w:del w:id="267" w:author="Daniel Bertin Ugarte" w:date="2026-01-29T14:18:00Z" w16du:dateUtc="2026-01-29T17:18:00Z">
        <w:r w:rsidDel="00001E88">
          <w:rPr>
            <w:color w:val="000000"/>
            <w:spacing w:val="-2"/>
            <w:lang w:val="es-CO"/>
          </w:rPr>
          <w:delText xml:space="preserve">, lo cual podría </w:delText>
        </w:r>
      </w:del>
      <w:r>
        <w:rPr>
          <w:color w:val="000000"/>
          <w:spacing w:val="-2"/>
          <w:lang w:val="es-CO"/>
        </w:rPr>
        <w:t>parecer contradictorio</w:t>
      </w:r>
      <w:del w:id="268" w:author="Daniel Bertin Ugarte" w:date="2026-01-29T14:18:00Z" w16du:dateUtc="2026-01-29T17:18:00Z">
        <w:r w:rsidDel="00001E88">
          <w:rPr>
            <w:color w:val="000000"/>
            <w:spacing w:val="-2"/>
            <w:lang w:val="es-CO"/>
          </w:rPr>
          <w:delText xml:space="preserve"> a primera vista. Sin embargo</w:delText>
        </w:r>
      </w:del>
      <w:r>
        <w:rPr>
          <w:color w:val="000000"/>
          <w:spacing w:val="-2"/>
          <w:lang w:val="es-CO"/>
        </w:rPr>
        <w:t>, es importante destacar que esta variable no se interpreta como un desencadenante inmediato, sino como un indicador de las condiciones climáticas dominantes de largo plazo. En este contexto, una mayor precipitación media puede estar asociada a una mayor cobertura vegetal o a suelos más estabilizados por la humedad constante, reduciendo así la susceptibilidad general a movimientos en masa.</w:t>
      </w:r>
    </w:p>
    <w:p w14:paraId="145BF373" w14:textId="77777777" w:rsidR="00227D91" w:rsidRDefault="00227D91" w:rsidP="00227D91">
      <w:pPr>
        <w:pStyle w:val="Ttulo1"/>
        <w:tabs>
          <w:tab w:val="right" w:pos="8562"/>
        </w:tabs>
        <w:spacing w:before="10"/>
        <w:jc w:val="both"/>
        <w:rPr>
          <w:lang w:val="es-CO"/>
        </w:rPr>
      </w:pPr>
    </w:p>
    <w:p w14:paraId="269737E7" w14:textId="02D6741F" w:rsidR="00227D91" w:rsidRPr="00CC34F8" w:rsidRDefault="00227D91" w:rsidP="00227D91">
      <w:pPr>
        <w:pStyle w:val="Ttulo1"/>
        <w:tabs>
          <w:tab w:val="right" w:pos="8562"/>
        </w:tabs>
        <w:spacing w:before="10"/>
        <w:jc w:val="both"/>
        <w:rPr>
          <w:lang w:val="es-CL"/>
        </w:rPr>
      </w:pPr>
      <w:r>
        <w:rPr>
          <w:lang w:val="es-CO"/>
        </w:rPr>
        <w:t>Los</w:t>
      </w:r>
      <w:r>
        <w:rPr>
          <w:spacing w:val="-10"/>
          <w:lang w:val="es-CO"/>
        </w:rPr>
        <w:t xml:space="preserve"> </w:t>
      </w:r>
      <w:r>
        <w:rPr>
          <w:lang w:val="es-CO"/>
        </w:rPr>
        <w:t>estadísticos</w:t>
      </w:r>
      <w:r>
        <w:rPr>
          <w:spacing w:val="-10"/>
          <w:lang w:val="es-CO"/>
        </w:rPr>
        <w:t xml:space="preserve"> </w:t>
      </w:r>
      <w:r>
        <w:rPr>
          <w:lang w:val="es-CO"/>
        </w:rPr>
        <w:t>del</w:t>
      </w:r>
      <w:r>
        <w:rPr>
          <w:spacing w:val="-10"/>
          <w:lang w:val="es-CO"/>
        </w:rPr>
        <w:t xml:space="preserve"> </w:t>
      </w:r>
      <w:r>
        <w:rPr>
          <w:lang w:val="es-CO"/>
        </w:rPr>
        <w:t>modelo,</w:t>
      </w:r>
      <w:r>
        <w:rPr>
          <w:spacing w:val="-9"/>
          <w:lang w:val="es-CO"/>
        </w:rPr>
        <w:t xml:space="preserve"> </w:t>
      </w:r>
      <w:r>
        <w:rPr>
          <w:lang w:val="es-CO"/>
        </w:rPr>
        <w:t>en</w:t>
      </w:r>
      <w:r>
        <w:rPr>
          <w:spacing w:val="-10"/>
          <w:lang w:val="es-CO"/>
        </w:rPr>
        <w:t xml:space="preserve"> </w:t>
      </w:r>
      <w:r>
        <w:rPr>
          <w:lang w:val="es-CO"/>
        </w:rPr>
        <w:t>este</w:t>
      </w:r>
      <w:r>
        <w:rPr>
          <w:spacing w:val="-10"/>
          <w:lang w:val="es-CO"/>
        </w:rPr>
        <w:t xml:space="preserve"> </w:t>
      </w:r>
      <w:r>
        <w:rPr>
          <w:lang w:val="es-CO"/>
        </w:rPr>
        <w:t>caso</w:t>
      </w:r>
      <w:r>
        <w:rPr>
          <w:spacing w:val="-10"/>
          <w:lang w:val="es-CO"/>
        </w:rPr>
        <w:t xml:space="preserve"> </w:t>
      </w:r>
      <w:r>
        <w:rPr>
          <w:lang w:val="es-CO"/>
        </w:rPr>
        <w:t>el</w:t>
      </w:r>
      <w:r>
        <w:rPr>
          <w:spacing w:val="-10"/>
          <w:lang w:val="es-CO"/>
        </w:rPr>
        <w:t xml:space="preserve"> </w:t>
      </w:r>
      <w:r>
        <w:rPr>
          <w:lang w:val="es-CO"/>
        </w:rPr>
        <w:t>Cox</w:t>
      </w:r>
      <w:r>
        <w:rPr>
          <w:spacing w:val="-10"/>
          <w:lang w:val="es-CO"/>
        </w:rPr>
        <w:t xml:space="preserve"> </w:t>
      </w:r>
      <w:r>
        <w:rPr>
          <w:lang w:val="es-CO"/>
        </w:rPr>
        <w:t>&amp;</w:t>
      </w:r>
      <w:r>
        <w:rPr>
          <w:spacing w:val="-10"/>
          <w:lang w:val="es-CO"/>
        </w:rPr>
        <w:t xml:space="preserve"> </w:t>
      </w:r>
      <w:r>
        <w:rPr>
          <w:lang w:val="es-CO"/>
        </w:rPr>
        <w:t>Snell</w:t>
      </w:r>
      <w:r>
        <w:rPr>
          <w:spacing w:val="-10"/>
          <w:lang w:val="es-CO"/>
        </w:rPr>
        <w:t xml:space="preserve"> </w:t>
      </w:r>
      <w:r>
        <w:rPr>
          <w:i/>
          <w:lang w:val="es-CO"/>
        </w:rPr>
        <w:t>R</w:t>
      </w:r>
      <w:r>
        <w:rPr>
          <w:vertAlign w:val="superscript"/>
          <w:lang w:val="es-CO"/>
        </w:rPr>
        <w:t>2</w:t>
      </w:r>
      <w:r>
        <w:rPr>
          <w:lang w:val="es-CO"/>
        </w:rPr>
        <w:t xml:space="preserve"> proporciona</w:t>
      </w:r>
      <w:r>
        <w:rPr>
          <w:spacing w:val="-10"/>
          <w:lang w:val="es-CO"/>
        </w:rPr>
        <w:t xml:space="preserve"> </w:t>
      </w:r>
      <w:r>
        <w:rPr>
          <w:lang w:val="es-CO"/>
        </w:rPr>
        <w:t>el</w:t>
      </w:r>
      <w:r>
        <w:rPr>
          <w:spacing w:val="-10"/>
          <w:lang w:val="es-CO"/>
        </w:rPr>
        <w:t xml:space="preserve"> </w:t>
      </w:r>
      <w:r>
        <w:rPr>
          <w:lang w:val="es-CO"/>
        </w:rPr>
        <w:t>ajuste</w:t>
      </w:r>
      <w:r>
        <w:rPr>
          <w:spacing w:val="-10"/>
          <w:lang w:val="es-CO"/>
        </w:rPr>
        <w:t xml:space="preserve"> </w:t>
      </w:r>
      <w:r>
        <w:rPr>
          <w:lang w:val="es-CO"/>
        </w:rPr>
        <w:t>del</w:t>
      </w:r>
      <w:r>
        <w:rPr>
          <w:spacing w:val="-10"/>
          <w:lang w:val="es-CO"/>
        </w:rPr>
        <w:t xml:space="preserve"> </w:t>
      </w:r>
      <w:r>
        <w:rPr>
          <w:lang w:val="es-CO"/>
        </w:rPr>
        <w:t>modelo</w:t>
      </w:r>
      <w:ins w:id="269" w:author="Daniel Bertin Ugarte" w:date="2026-01-29T14:19:00Z" w16du:dateUtc="2026-01-29T17:19:00Z">
        <w:r w:rsidR="00001E88">
          <w:rPr>
            <w:lang w:val="es-CO"/>
          </w:rPr>
          <w:t xml:space="preserve">, el cual se interpreta como </w:t>
        </w:r>
      </w:ins>
      <w:del w:id="270" w:author="Daniel Bertin Ugarte" w:date="2026-01-29T14:19:00Z" w16du:dateUtc="2026-01-29T17:19:00Z">
        <w:r w:rsidDel="00001E88">
          <w:rPr>
            <w:lang w:val="es-CO"/>
          </w:rPr>
          <w:delText>. El</w:delText>
        </w:r>
        <w:r w:rsidDel="00001E88">
          <w:rPr>
            <w:spacing w:val="-10"/>
            <w:lang w:val="es-CO"/>
          </w:rPr>
          <w:delText xml:space="preserve"> </w:delText>
        </w:r>
        <w:r w:rsidDel="00001E88">
          <w:rPr>
            <w:lang w:val="es-CO"/>
          </w:rPr>
          <w:delText>valor</w:delText>
        </w:r>
        <w:r w:rsidDel="00001E88">
          <w:rPr>
            <w:spacing w:val="40"/>
            <w:lang w:val="es-CO"/>
          </w:rPr>
          <w:delText xml:space="preserve"> </w:delText>
        </w:r>
        <w:r w:rsidDel="00001E88">
          <w:rPr>
            <w:lang w:val="es-CO"/>
          </w:rPr>
          <w:delText>obtenido</w:delText>
        </w:r>
        <w:r w:rsidDel="00001E88">
          <w:rPr>
            <w:spacing w:val="-7"/>
            <w:lang w:val="es-CO"/>
          </w:rPr>
          <w:delText xml:space="preserve"> </w:delText>
        </w:r>
        <w:r w:rsidDel="00001E88">
          <w:rPr>
            <w:lang w:val="es-CO"/>
          </w:rPr>
          <w:delText>indica</w:delText>
        </w:r>
        <w:r w:rsidDel="00001E88">
          <w:rPr>
            <w:spacing w:val="-6"/>
            <w:lang w:val="es-CO"/>
          </w:rPr>
          <w:delText xml:space="preserve"> </w:delText>
        </w:r>
        <w:r w:rsidDel="00001E88">
          <w:rPr>
            <w:lang w:val="es-CO"/>
          </w:rPr>
          <w:delText>un</w:delText>
        </w:r>
        <w:r w:rsidDel="00001E88">
          <w:rPr>
            <w:spacing w:val="-7"/>
            <w:lang w:val="es-CO"/>
          </w:rPr>
          <w:delText xml:space="preserve"> </w:delText>
        </w:r>
      </w:del>
      <w:r>
        <w:rPr>
          <w:spacing w:val="-7"/>
          <w:lang w:val="es-CO"/>
        </w:rPr>
        <w:t>pobre</w:t>
      </w:r>
      <w:r>
        <w:rPr>
          <w:spacing w:val="-6"/>
          <w:lang w:val="es-CO"/>
        </w:rPr>
        <w:t xml:space="preserve"> </w:t>
      </w:r>
      <w:del w:id="271" w:author="Daniel Bertin Ugarte" w:date="2026-01-29T14:19:00Z" w16du:dateUtc="2026-01-29T17:19:00Z">
        <w:r w:rsidDel="00001E88">
          <w:rPr>
            <w:lang w:val="es-CO"/>
          </w:rPr>
          <w:delText>ajuste</w:delText>
        </w:r>
        <w:r w:rsidDel="00001E88">
          <w:rPr>
            <w:spacing w:val="-7"/>
            <w:lang w:val="es-CO"/>
          </w:rPr>
          <w:delText xml:space="preserve"> </w:delText>
        </w:r>
        <w:r w:rsidDel="00001E88">
          <w:rPr>
            <w:lang w:val="es-CO"/>
          </w:rPr>
          <w:delText>del</w:delText>
        </w:r>
        <w:r w:rsidDel="00001E88">
          <w:rPr>
            <w:spacing w:val="-6"/>
            <w:lang w:val="es-CO"/>
          </w:rPr>
          <w:delText xml:space="preserve"> </w:delText>
        </w:r>
        <w:r w:rsidDel="00001E88">
          <w:rPr>
            <w:lang w:val="es-CO"/>
          </w:rPr>
          <w:delText xml:space="preserve">modelo </w:delText>
        </w:r>
      </w:del>
      <w:r>
        <w:rPr>
          <w:lang w:val="es-CO"/>
        </w:rPr>
        <w:t xml:space="preserve">(0.354). </w:t>
      </w:r>
      <w:del w:id="272" w:author="Daniel Bertin Ugarte" w:date="2026-01-29T14:20:00Z" w16du:dateUtc="2026-01-29T17:20:00Z">
        <w:r w:rsidDel="00001E88">
          <w:rPr>
            <w:lang w:val="es-CO"/>
          </w:rPr>
          <w:delText>Además,</w:delText>
        </w:r>
        <w:r w:rsidDel="00001E88">
          <w:rPr>
            <w:spacing w:val="-11"/>
            <w:lang w:val="es-CO"/>
          </w:rPr>
          <w:delText xml:space="preserve"> </w:delText>
        </w:r>
        <w:r w:rsidDel="00001E88">
          <w:rPr>
            <w:lang w:val="es-CO"/>
          </w:rPr>
          <w:delText>e</w:delText>
        </w:r>
      </w:del>
      <w:ins w:id="273" w:author="Daniel Bertin Ugarte" w:date="2026-01-29T14:20:00Z" w16du:dateUtc="2026-01-29T17:20:00Z">
        <w:r w:rsidR="00001E88">
          <w:rPr>
            <w:lang w:val="es-CO"/>
          </w:rPr>
          <w:t>E</w:t>
        </w:r>
      </w:ins>
      <w:r>
        <w:rPr>
          <w:lang w:val="es-CO"/>
        </w:rPr>
        <w:t>l</w:t>
      </w:r>
      <w:r>
        <w:rPr>
          <w:spacing w:val="-13"/>
          <w:lang w:val="es-CO"/>
        </w:rPr>
        <w:t xml:space="preserve"> </w:t>
      </w:r>
      <w:r>
        <w:rPr>
          <w:lang w:val="es-CO"/>
        </w:rPr>
        <w:t>criterio</w:t>
      </w:r>
      <w:r>
        <w:rPr>
          <w:spacing w:val="-12"/>
          <w:lang w:val="es-CO"/>
        </w:rPr>
        <w:t xml:space="preserve"> </w:t>
      </w:r>
      <w:r>
        <w:rPr>
          <w:lang w:val="es-CO"/>
        </w:rPr>
        <w:t>de</w:t>
      </w:r>
      <w:r>
        <w:rPr>
          <w:spacing w:val="-13"/>
          <w:lang w:val="es-CO"/>
        </w:rPr>
        <w:t xml:space="preserve"> </w:t>
      </w:r>
      <w:r>
        <w:rPr>
          <w:lang w:val="es-CO"/>
        </w:rPr>
        <w:t>información</w:t>
      </w:r>
      <w:r>
        <w:rPr>
          <w:spacing w:val="-12"/>
          <w:lang w:val="es-CO"/>
        </w:rPr>
        <w:t xml:space="preserve"> </w:t>
      </w:r>
      <w:r>
        <w:rPr>
          <w:lang w:val="es-CO"/>
        </w:rPr>
        <w:t>de</w:t>
      </w:r>
      <w:r>
        <w:rPr>
          <w:spacing w:val="-13"/>
          <w:lang w:val="es-CO"/>
        </w:rPr>
        <w:t xml:space="preserve"> </w:t>
      </w:r>
      <w:r>
        <w:rPr>
          <w:lang w:val="es-CO"/>
        </w:rPr>
        <w:t>Akaike</w:t>
      </w:r>
      <w:r>
        <w:rPr>
          <w:spacing w:val="-12"/>
          <w:lang w:val="es-CO"/>
        </w:rPr>
        <w:t xml:space="preserve"> </w:t>
      </w:r>
      <w:r>
        <w:rPr>
          <w:lang w:val="es-CO"/>
        </w:rPr>
        <w:t>(AIC)</w:t>
      </w:r>
      <w:r>
        <w:rPr>
          <w:spacing w:val="-13"/>
          <w:lang w:val="es-CO"/>
        </w:rPr>
        <w:t xml:space="preserve"> </w:t>
      </w:r>
      <w:r>
        <w:rPr>
          <w:lang w:val="es-CO"/>
        </w:rPr>
        <w:t>tiene</w:t>
      </w:r>
      <w:r>
        <w:rPr>
          <w:spacing w:val="-12"/>
          <w:lang w:val="es-CO"/>
        </w:rPr>
        <w:t xml:space="preserve"> </w:t>
      </w:r>
      <w:r>
        <w:rPr>
          <w:lang w:val="es-CO"/>
        </w:rPr>
        <w:t>un</w:t>
      </w:r>
      <w:r>
        <w:rPr>
          <w:spacing w:val="77"/>
          <w:lang w:val="es-CO"/>
        </w:rPr>
        <w:t xml:space="preserve"> </w:t>
      </w:r>
      <w:r>
        <w:rPr>
          <w:lang w:val="es-CO"/>
        </w:rPr>
        <w:t>valor</w:t>
      </w:r>
      <w:r>
        <w:rPr>
          <w:spacing w:val="-13"/>
          <w:lang w:val="es-CO"/>
        </w:rPr>
        <w:t xml:space="preserve"> </w:t>
      </w:r>
      <w:r>
        <w:rPr>
          <w:lang w:val="es-CO"/>
        </w:rPr>
        <w:t>de</w:t>
      </w:r>
      <w:r>
        <w:rPr>
          <w:spacing w:val="-12"/>
          <w:lang w:val="es-CO"/>
        </w:rPr>
        <w:t xml:space="preserve"> </w:t>
      </w:r>
      <w:r>
        <w:rPr>
          <w:lang w:val="es-CO"/>
        </w:rPr>
        <w:t>397</w:t>
      </w:r>
      <w:del w:id="274" w:author="Daniel Bertin Ugarte" w:date="2026-01-29T14:20:00Z" w16du:dateUtc="2026-01-29T17:20:00Z">
        <w:r w:rsidDel="00001E88">
          <w:rPr>
            <w:lang w:val="es-CO"/>
          </w:rPr>
          <w:delText>.</w:delText>
        </w:r>
      </w:del>
      <w:ins w:id="275" w:author="Daniel Bertin Ugarte" w:date="2026-01-29T14:20:00Z" w16du:dateUtc="2026-01-29T17:20:00Z">
        <w:r w:rsidR="00001E88">
          <w:rPr>
            <w:lang w:val="es-CO"/>
          </w:rPr>
          <w:t>,</w:t>
        </w:r>
      </w:ins>
      <w:r>
        <w:rPr>
          <w:lang w:val="es-CO"/>
        </w:rPr>
        <w:t>828</w:t>
      </w:r>
      <w:del w:id="276" w:author="Daniel Bertin Ugarte" w:date="2026-01-29T14:20:00Z" w16du:dateUtc="2026-01-29T17:20:00Z">
        <w:r w:rsidDel="00001E88">
          <w:rPr>
            <w:lang w:val="es-CO"/>
          </w:rPr>
          <w:delText>,</w:delText>
        </w:r>
        <w:r w:rsidDel="00001E88">
          <w:rPr>
            <w:spacing w:val="-10"/>
            <w:lang w:val="es-CO"/>
          </w:rPr>
          <w:delText xml:space="preserve"> </w:delText>
        </w:r>
        <w:commentRangeStart w:id="277"/>
        <w:r w:rsidDel="00001E88">
          <w:rPr>
            <w:lang w:val="es-CO"/>
          </w:rPr>
          <w:delText>lo</w:delText>
        </w:r>
        <w:r w:rsidDel="00001E88">
          <w:rPr>
            <w:spacing w:val="-12"/>
            <w:lang w:val="es-CO"/>
          </w:rPr>
          <w:delText xml:space="preserve"> </w:delText>
        </w:r>
        <w:r w:rsidDel="00001E88">
          <w:rPr>
            <w:lang w:val="es-CO"/>
          </w:rPr>
          <w:delText>cual</w:delText>
        </w:r>
        <w:r w:rsidDel="00001E88">
          <w:rPr>
            <w:spacing w:val="-12"/>
            <w:lang w:val="es-CO"/>
          </w:rPr>
          <w:delText xml:space="preserve"> </w:delText>
        </w:r>
        <w:r w:rsidDel="00001E88">
          <w:rPr>
            <w:lang w:val="es-CO"/>
          </w:rPr>
          <w:delText>proporciona</w:delText>
        </w:r>
        <w:r w:rsidDel="00001E88">
          <w:rPr>
            <w:spacing w:val="-13"/>
            <w:lang w:val="es-CO"/>
          </w:rPr>
          <w:delText xml:space="preserve"> </w:delText>
        </w:r>
        <w:r w:rsidDel="00001E88">
          <w:rPr>
            <w:lang w:val="es-CO"/>
          </w:rPr>
          <w:delText>una</w:delText>
        </w:r>
        <w:r w:rsidDel="00001E88">
          <w:rPr>
            <w:spacing w:val="-12"/>
            <w:lang w:val="es-CO"/>
          </w:rPr>
          <w:delText xml:space="preserve"> </w:delText>
        </w:r>
        <w:r w:rsidDel="00001E88">
          <w:rPr>
            <w:lang w:val="es-CO"/>
          </w:rPr>
          <w:delText>medida</w:delText>
        </w:r>
        <w:r w:rsidDel="00001E88">
          <w:rPr>
            <w:spacing w:val="-12"/>
            <w:lang w:val="es-CO"/>
          </w:rPr>
          <w:delText xml:space="preserve"> </w:delText>
        </w:r>
        <w:r w:rsidDel="00001E88">
          <w:rPr>
            <w:lang w:val="es-CO"/>
          </w:rPr>
          <w:delText>del</w:delText>
        </w:r>
        <w:r w:rsidDel="00001E88">
          <w:rPr>
            <w:spacing w:val="-12"/>
            <w:lang w:val="es-CO"/>
          </w:rPr>
          <w:delText xml:space="preserve"> </w:delText>
        </w:r>
        <w:r w:rsidDel="00001E88">
          <w:rPr>
            <w:lang w:val="es-CO"/>
          </w:rPr>
          <w:delText>ajuste</w:delText>
        </w:r>
        <w:r w:rsidDel="00001E88">
          <w:rPr>
            <w:spacing w:val="-12"/>
            <w:lang w:val="es-CO"/>
          </w:rPr>
          <w:delText xml:space="preserve"> </w:delText>
        </w:r>
        <w:r w:rsidDel="00001E88">
          <w:rPr>
            <w:lang w:val="es-CO"/>
          </w:rPr>
          <w:delText>del</w:delText>
        </w:r>
        <w:r w:rsidDel="00001E88">
          <w:rPr>
            <w:spacing w:val="-12"/>
            <w:lang w:val="es-CO"/>
          </w:rPr>
          <w:delText xml:space="preserve"> </w:delText>
        </w:r>
        <w:r w:rsidDel="00001E88">
          <w:rPr>
            <w:lang w:val="es-CO"/>
          </w:rPr>
          <w:delText>modelo</w:delText>
        </w:r>
        <w:r w:rsidDel="00001E88">
          <w:rPr>
            <w:spacing w:val="-13"/>
            <w:lang w:val="es-CO"/>
          </w:rPr>
          <w:delText xml:space="preserve"> </w:delText>
        </w:r>
        <w:r w:rsidDel="00001E88">
          <w:rPr>
            <w:lang w:val="es-CO"/>
          </w:rPr>
          <w:delText>considerando</w:delText>
        </w:r>
        <w:r w:rsidDel="00001E88">
          <w:rPr>
            <w:spacing w:val="-12"/>
            <w:lang w:val="es-CO"/>
          </w:rPr>
          <w:delText xml:space="preserve"> </w:delText>
        </w:r>
        <w:r w:rsidDel="00001E88">
          <w:rPr>
            <w:lang w:val="es-CO"/>
          </w:rPr>
          <w:delText>su</w:delText>
        </w:r>
        <w:r w:rsidDel="00001E88">
          <w:rPr>
            <w:spacing w:val="-12"/>
            <w:lang w:val="es-CO"/>
          </w:rPr>
          <w:delText xml:space="preserve"> </w:delText>
        </w:r>
        <w:r w:rsidDel="00001E88">
          <w:rPr>
            <w:lang w:val="es-CO"/>
          </w:rPr>
          <w:delText>complejidad</w:delText>
        </w:r>
      </w:del>
      <w:r>
        <w:rPr>
          <w:lang w:val="es-CO"/>
        </w:rPr>
        <w:t>.</w:t>
      </w:r>
      <w:r>
        <w:rPr>
          <w:spacing w:val="74"/>
          <w:lang w:val="es-CO"/>
        </w:rPr>
        <w:t xml:space="preserve">  </w:t>
      </w:r>
      <w:commentRangeEnd w:id="277"/>
      <w:r w:rsidR="00001E88" w:rsidRPr="00CC34F8">
        <w:rPr>
          <w:rStyle w:val="Refdecomentario"/>
          <w:sz w:val="20"/>
          <w:szCs w:val="20"/>
          <w:lang w:val="es-CL"/>
        </w:rPr>
        <w:commentReference w:id="277"/>
      </w:r>
    </w:p>
    <w:p w14:paraId="38ADFB5F" w14:textId="77777777" w:rsidR="00227D91" w:rsidRDefault="00227D91">
      <w:pPr>
        <w:pStyle w:val="Textoindependiente"/>
        <w:spacing w:before="150"/>
        <w:rPr>
          <w:lang w:val="es-CO"/>
        </w:rPr>
      </w:pPr>
    </w:p>
    <w:p w14:paraId="1E112C52" w14:textId="77777777" w:rsidR="00D05FC9" w:rsidRDefault="00510033">
      <w:pPr>
        <w:pStyle w:val="Prrafodelista"/>
        <w:numPr>
          <w:ilvl w:val="1"/>
          <w:numId w:val="1"/>
        </w:numPr>
        <w:tabs>
          <w:tab w:val="left" w:pos="565"/>
          <w:tab w:val="left" w:pos="8414"/>
        </w:tabs>
        <w:ind w:left="565" w:hanging="452"/>
        <w:rPr>
          <w:lang w:val="es-CO"/>
        </w:rPr>
      </w:pPr>
      <w:bookmarkStart w:id="278" w:name="Modelos_de_regresión_logística_multinive"/>
      <w:bookmarkEnd w:id="278"/>
      <w:r>
        <w:rPr>
          <w:b/>
          <w:color w:val="00004C"/>
          <w:spacing w:val="-2"/>
          <w:sz w:val="20"/>
          <w:lang w:val="es-CO"/>
        </w:rPr>
        <w:t>Modelos</w:t>
      </w:r>
      <w:r>
        <w:rPr>
          <w:b/>
          <w:color w:val="00004C"/>
          <w:spacing w:val="-10"/>
          <w:sz w:val="20"/>
          <w:lang w:val="es-CO"/>
        </w:rPr>
        <w:t xml:space="preserve"> </w:t>
      </w:r>
      <w:r>
        <w:rPr>
          <w:b/>
          <w:color w:val="00004C"/>
          <w:spacing w:val="-2"/>
          <w:sz w:val="20"/>
          <w:lang w:val="es-CO"/>
        </w:rPr>
        <w:t>de</w:t>
      </w:r>
      <w:r>
        <w:rPr>
          <w:b/>
          <w:color w:val="00004C"/>
          <w:spacing w:val="-9"/>
          <w:sz w:val="20"/>
          <w:lang w:val="es-CO"/>
        </w:rPr>
        <w:t xml:space="preserve"> </w:t>
      </w:r>
      <w:r>
        <w:rPr>
          <w:b/>
          <w:color w:val="00004C"/>
          <w:spacing w:val="-2"/>
          <w:sz w:val="20"/>
          <w:lang w:val="es-CO"/>
        </w:rPr>
        <w:t>regresión</w:t>
      </w:r>
      <w:r>
        <w:rPr>
          <w:b/>
          <w:color w:val="00004C"/>
          <w:spacing w:val="-9"/>
          <w:sz w:val="20"/>
          <w:lang w:val="es-CO"/>
        </w:rPr>
        <w:t xml:space="preserve"> </w:t>
      </w:r>
      <w:r>
        <w:rPr>
          <w:b/>
          <w:color w:val="00004C"/>
          <w:spacing w:val="-2"/>
          <w:sz w:val="20"/>
          <w:lang w:val="es-CO"/>
        </w:rPr>
        <w:t>logística</w:t>
      </w:r>
      <w:r>
        <w:rPr>
          <w:b/>
          <w:color w:val="00004C"/>
          <w:spacing w:val="-9"/>
          <w:sz w:val="20"/>
          <w:lang w:val="es-CO"/>
        </w:rPr>
        <w:t xml:space="preserve"> </w:t>
      </w:r>
      <w:r>
        <w:rPr>
          <w:b/>
          <w:color w:val="00004C"/>
          <w:spacing w:val="-2"/>
          <w:sz w:val="20"/>
          <w:lang w:val="es-CO"/>
        </w:rPr>
        <w:t>multiniveles</w:t>
      </w:r>
      <w:r>
        <w:rPr>
          <w:rFonts w:ascii="Times New Roman" w:hAnsi="Times New Roman"/>
          <w:color w:val="00004C"/>
          <w:sz w:val="20"/>
          <w:lang w:val="es-CO"/>
        </w:rPr>
        <w:tab/>
      </w:r>
    </w:p>
    <w:p w14:paraId="13DE09E7" w14:textId="4B16E5EA" w:rsidR="00D05FC9" w:rsidDel="00416016" w:rsidRDefault="00510033">
      <w:pPr>
        <w:pStyle w:val="Ttulo1"/>
        <w:tabs>
          <w:tab w:val="right" w:pos="8562"/>
        </w:tabs>
        <w:spacing w:before="9"/>
        <w:jc w:val="both"/>
        <w:rPr>
          <w:del w:id="279" w:author="Daniel Bertin Ugarte" w:date="2026-01-29T14:37:00Z" w16du:dateUtc="2026-01-29T17:37:00Z"/>
          <w:spacing w:val="-2"/>
          <w:lang w:val="es-CO"/>
        </w:rPr>
      </w:pPr>
      <w:r>
        <w:rPr>
          <w:spacing w:val="-2"/>
          <w:lang w:val="es-CO"/>
        </w:rPr>
        <w:t>Para implementar los modelos multinivel es necesario establecer regiones homogéneas. La segmentación g</w:t>
      </w:r>
      <w:r>
        <w:rPr>
          <w:color w:val="000000"/>
          <w:spacing w:val="-2"/>
          <w:lang w:val="es-CO"/>
        </w:rPr>
        <w:t>eográfica y natural en cuencas no necesariamente explica la ocurrencia de movimientos en masa. Aunque el área de estudio se divide naturalmente en las cuencas de los ríos Atrato, Cauca y Magdalena, se exploraron dos enfoques complementarios para definir regiones espaciales multinivel</w:t>
      </w:r>
      <w:ins w:id="280" w:author="Daniel Bertin Ugarte" w:date="2026-01-29T14:48:00Z" w16du:dateUtc="2026-01-29T17:48:00Z">
        <w:r w:rsidR="000B1EC4">
          <w:rPr>
            <w:color w:val="000000"/>
            <w:spacing w:val="-2"/>
            <w:lang w:val="es-CO"/>
          </w:rPr>
          <w:t xml:space="preserve"> (Fig. 3)</w:t>
        </w:r>
      </w:ins>
      <w:r>
        <w:rPr>
          <w:color w:val="000000"/>
          <w:spacing w:val="-2"/>
          <w:lang w:val="es-CO"/>
        </w:rPr>
        <w:t>. El primero corresponde a la jerarquía hidrográfica tradicional de cuencas y subcuencas</w:t>
      </w:r>
      <w:ins w:id="281" w:author="Daniel Bertin Ugarte" w:date="2026-01-29T14:48:00Z" w16du:dateUtc="2026-01-29T17:48:00Z">
        <w:r w:rsidR="000B1EC4">
          <w:rPr>
            <w:color w:val="000000"/>
            <w:spacing w:val="-2"/>
            <w:lang w:val="es-CO"/>
          </w:rPr>
          <w:t xml:space="preserve"> (modelo </w:t>
        </w:r>
      </w:ins>
      <w:ins w:id="282" w:author="Daniel Bertin Ugarte" w:date="2026-01-29T16:42:00Z" w16du:dateUtc="2026-01-29T19:42:00Z">
        <w:r w:rsidR="008D4CD1">
          <w:rPr>
            <w:color w:val="000000"/>
            <w:spacing w:val="-2"/>
            <w:lang w:val="es-CO"/>
          </w:rPr>
          <w:t>‘</w:t>
        </w:r>
      </w:ins>
      <w:ins w:id="283" w:author="Daniel Bertin Ugarte" w:date="2026-01-29T14:48:00Z" w16du:dateUtc="2026-01-29T17:48:00Z">
        <w:r w:rsidR="000B1EC4">
          <w:rPr>
            <w:color w:val="000000"/>
            <w:spacing w:val="-2"/>
            <w:lang w:val="es-CO"/>
          </w:rPr>
          <w:t>cuencas</w:t>
        </w:r>
      </w:ins>
      <w:ins w:id="284" w:author="Daniel Bertin Ugarte" w:date="2026-01-29T16:42:00Z" w16du:dateUtc="2026-01-29T19:42:00Z">
        <w:r w:rsidR="008D4CD1">
          <w:rPr>
            <w:color w:val="000000"/>
            <w:spacing w:val="-2"/>
            <w:lang w:val="es-CO"/>
          </w:rPr>
          <w:t>’</w:t>
        </w:r>
      </w:ins>
      <w:ins w:id="285" w:author="Daniel Bertin Ugarte" w:date="2026-01-29T14:48:00Z" w16du:dateUtc="2026-01-29T17:48:00Z">
        <w:r w:rsidR="000B1EC4">
          <w:rPr>
            <w:color w:val="000000"/>
            <w:spacing w:val="-2"/>
            <w:lang w:val="es-CO"/>
          </w:rPr>
          <w:t>)</w:t>
        </w:r>
      </w:ins>
      <w:r>
        <w:rPr>
          <w:color w:val="000000"/>
          <w:spacing w:val="-2"/>
          <w:lang w:val="es-CO"/>
        </w:rPr>
        <w:t>, y el segundo a una agrupación espacial derivada de parámetros morfométricos</w:t>
      </w:r>
      <w:ins w:id="286" w:author="Daniel Bertin Ugarte" w:date="2026-01-29T14:48:00Z" w16du:dateUtc="2026-01-29T17:48:00Z">
        <w:r w:rsidR="000B1EC4">
          <w:rPr>
            <w:color w:val="000000"/>
            <w:spacing w:val="-2"/>
            <w:lang w:val="es-CO"/>
          </w:rPr>
          <w:t xml:space="preserve"> (modelo </w:t>
        </w:r>
      </w:ins>
      <w:ins w:id="287" w:author="Daniel Bertin Ugarte" w:date="2026-01-29T16:42:00Z" w16du:dateUtc="2026-01-29T19:42:00Z">
        <w:r w:rsidR="008D4CD1">
          <w:rPr>
            <w:color w:val="000000"/>
            <w:spacing w:val="-2"/>
            <w:lang w:val="es-CO"/>
          </w:rPr>
          <w:t>‘</w:t>
        </w:r>
      </w:ins>
      <w:ins w:id="288" w:author="Daniel Bertin Ugarte" w:date="2026-01-29T14:48:00Z" w16du:dateUtc="2026-01-29T17:48:00Z">
        <w:r w:rsidR="000B1EC4">
          <w:rPr>
            <w:color w:val="000000"/>
            <w:spacing w:val="-2"/>
            <w:lang w:val="es-CO"/>
          </w:rPr>
          <w:t>cluster</w:t>
        </w:r>
      </w:ins>
      <w:ins w:id="289" w:author="Daniel Bertin Ugarte" w:date="2026-01-29T16:42:00Z" w16du:dateUtc="2026-01-29T19:42:00Z">
        <w:r w:rsidR="008D4CD1">
          <w:rPr>
            <w:color w:val="000000"/>
            <w:spacing w:val="-2"/>
            <w:lang w:val="es-CO"/>
          </w:rPr>
          <w:t>’</w:t>
        </w:r>
      </w:ins>
      <w:ins w:id="290" w:author="Daniel Bertin Ugarte" w:date="2026-01-29T14:48:00Z" w16du:dateUtc="2026-01-29T17:48:00Z">
        <w:r w:rsidR="000B1EC4">
          <w:rPr>
            <w:color w:val="000000"/>
            <w:spacing w:val="-2"/>
            <w:lang w:val="es-CO"/>
          </w:rPr>
          <w:t>)</w:t>
        </w:r>
      </w:ins>
      <w:r>
        <w:rPr>
          <w:color w:val="000000"/>
          <w:spacing w:val="-2"/>
          <w:lang w:val="es-CO"/>
        </w:rPr>
        <w:t xml:space="preserve">. Este último fue obtenido mediante un análisis de clusterización aglomerativa espacial, utilizando diferentes números de vecinos. El mejor resultado, según el método del codo y el </w:t>
      </w:r>
      <w:del w:id="291" w:author="Daniel Bertin Ugarte" w:date="2026-01-29T14:25:00Z" w16du:dateUtc="2026-01-29T17:25:00Z">
        <w:r w:rsidDel="00001E88">
          <w:rPr>
            <w:color w:val="000000"/>
            <w:spacing w:val="-2"/>
            <w:lang w:val="es-CO"/>
          </w:rPr>
          <w:delText>índice</w:delText>
        </w:r>
      </w:del>
      <w:ins w:id="292" w:author="Daniel Bertin Ugarte" w:date="2026-01-29T14:25:00Z" w16du:dateUtc="2026-01-29T17:25:00Z">
        <w:r w:rsidR="00001E88">
          <w:rPr>
            <w:color w:val="000000"/>
            <w:spacing w:val="-2"/>
            <w:lang w:val="es-CO"/>
          </w:rPr>
          <w:t>coeficiente</w:t>
        </w:r>
      </w:ins>
      <w:r>
        <w:rPr>
          <w:color w:val="000000"/>
          <w:spacing w:val="-2"/>
          <w:lang w:val="es-CO"/>
        </w:rPr>
        <w:t xml:space="preserve"> de Silhouette, se obtuvo con K</w:t>
      </w:r>
      <w:del w:id="293" w:author="Daniel Bertin Ugarte" w:date="2026-01-29T14:25:00Z" w16du:dateUtc="2026-01-29T17:25:00Z">
        <w:r w:rsidDel="00001E88">
          <w:rPr>
            <w:color w:val="000000"/>
            <w:spacing w:val="-2"/>
            <w:lang w:val="es-CO"/>
          </w:rPr>
          <w:delText xml:space="preserve"> </w:delText>
        </w:r>
      </w:del>
      <w:r>
        <w:rPr>
          <w:color w:val="000000"/>
          <w:spacing w:val="-2"/>
          <w:lang w:val="es-CO"/>
        </w:rPr>
        <w:t>=</w:t>
      </w:r>
      <w:del w:id="294" w:author="Daniel Bertin Ugarte" w:date="2026-01-29T14:25:00Z" w16du:dateUtc="2026-01-29T17:25:00Z">
        <w:r w:rsidDel="00001E88">
          <w:rPr>
            <w:color w:val="000000"/>
            <w:spacing w:val="-2"/>
            <w:lang w:val="es-CO"/>
          </w:rPr>
          <w:delText xml:space="preserve"> </w:delText>
        </w:r>
      </w:del>
      <w:r>
        <w:rPr>
          <w:color w:val="000000"/>
          <w:spacing w:val="-2"/>
          <w:lang w:val="es-CO"/>
        </w:rPr>
        <w:t>5 vecinos y cuatro grupos</w:t>
      </w:r>
      <w:del w:id="295" w:author="Daniel Bertin Ugarte" w:date="2026-01-29T14:36:00Z" w16du:dateUtc="2026-01-29T17:36:00Z">
        <w:r w:rsidDel="00416016">
          <w:rPr>
            <w:color w:val="000000"/>
            <w:spacing w:val="-2"/>
            <w:lang w:val="es-CO"/>
          </w:rPr>
          <w:delText xml:space="preserve"> (Fig. 3)</w:delText>
        </w:r>
      </w:del>
      <w:r>
        <w:rPr>
          <w:color w:val="000000"/>
          <w:spacing w:val="-2"/>
          <w:lang w:val="es-CO"/>
        </w:rPr>
        <w:t>. El grupo A corresponde a los terrenos aluviales bajos a lo largo de las cuencas del Magdalena y Cauca; el grupo B representa los terrenos de alto relieve a lo largo del cañón del Cauca; el grupo C corresponde a los terrenos aluviales bajos a lo largo de la cuenca del Atrato</w:t>
      </w:r>
      <w:ins w:id="296" w:author="Daniel Bertin Ugarte" w:date="2026-01-29T14:26:00Z" w16du:dateUtc="2026-01-29T17:26:00Z">
        <w:r w:rsidR="00001E88">
          <w:rPr>
            <w:color w:val="000000"/>
            <w:spacing w:val="-2"/>
            <w:lang w:val="es-CO"/>
          </w:rPr>
          <w:t>;</w:t>
        </w:r>
      </w:ins>
      <w:del w:id="297" w:author="Daniel Bertin Ugarte" w:date="2026-01-29T14:26:00Z" w16du:dateUtc="2026-01-29T17:26:00Z">
        <w:r w:rsidDel="00001E88">
          <w:rPr>
            <w:color w:val="000000"/>
            <w:spacing w:val="-2"/>
            <w:lang w:val="es-CO"/>
          </w:rPr>
          <w:delText>,</w:delText>
        </w:r>
      </w:del>
      <w:r>
        <w:rPr>
          <w:color w:val="000000"/>
          <w:spacing w:val="-2"/>
          <w:lang w:val="es-CO"/>
        </w:rPr>
        <w:t xml:space="preserve"> y el grupo D comprende las superficies de alta elevación y bajo relieve en el eje de la Cordillera Central.</w:t>
      </w:r>
      <w:ins w:id="298" w:author="Daniel Bertin Ugarte" w:date="2026-01-29T14:37:00Z" w16du:dateUtc="2026-01-29T17:37:00Z">
        <w:r w:rsidR="00416016">
          <w:rPr>
            <w:color w:val="000000"/>
            <w:spacing w:val="-2"/>
            <w:lang w:val="es-CO"/>
          </w:rPr>
          <w:t xml:space="preserve"> </w:t>
        </w:r>
      </w:ins>
    </w:p>
    <w:p w14:paraId="482E9AAA" w14:textId="77777777" w:rsidR="00D05FC9" w:rsidRPr="00CC34F8" w:rsidDel="00416016" w:rsidRDefault="00D05FC9" w:rsidP="00416016">
      <w:pPr>
        <w:pStyle w:val="Ttulo1"/>
        <w:tabs>
          <w:tab w:val="right" w:pos="8562"/>
        </w:tabs>
        <w:spacing w:before="9"/>
        <w:jc w:val="both"/>
        <w:rPr>
          <w:del w:id="299" w:author="Daniel Bertin Ugarte" w:date="2026-01-29T14:37:00Z" w16du:dateUtc="2026-01-29T17:37:00Z"/>
          <w:lang w:val="es-CL"/>
        </w:rPr>
      </w:pPr>
    </w:p>
    <w:p w14:paraId="3EF04AFE" w14:textId="69DCBF76" w:rsidR="00D05FC9" w:rsidRDefault="00510033" w:rsidP="00416016">
      <w:pPr>
        <w:pStyle w:val="Ttulo1"/>
        <w:tabs>
          <w:tab w:val="right" w:pos="8562"/>
        </w:tabs>
        <w:spacing w:before="9"/>
        <w:ind w:left="0"/>
        <w:jc w:val="both"/>
        <w:rPr>
          <w:color w:val="000000"/>
          <w:spacing w:val="-2"/>
          <w:lang w:val="es-CO"/>
        </w:rPr>
      </w:pPr>
      <w:commentRangeStart w:id="300"/>
      <w:del w:id="301" w:author="Daniel Bertin Ugarte" w:date="2026-01-29T14:37:00Z" w16du:dateUtc="2026-01-29T17:37:00Z">
        <w:r w:rsidDel="00416016">
          <w:rPr>
            <w:color w:val="000000"/>
            <w:spacing w:val="-2"/>
            <w:lang w:val="es-CO"/>
          </w:rPr>
          <w:delText xml:space="preserve">La </w:delText>
        </w:r>
      </w:del>
      <w:del w:id="302" w:author="Daniel Bertin Ugarte" w:date="2026-01-29T14:32:00Z" w16du:dateUtc="2026-01-29T17:32:00Z">
        <w:r w:rsidDel="00416016">
          <w:rPr>
            <w:color w:val="000000"/>
            <w:spacing w:val="-2"/>
            <w:lang w:val="es-CO"/>
          </w:rPr>
          <w:delText>F</w:delText>
        </w:r>
      </w:del>
      <w:del w:id="303" w:author="Daniel Bertin Ugarte" w:date="2026-01-29T14:37:00Z" w16du:dateUtc="2026-01-29T17:37:00Z">
        <w:r w:rsidDel="00416016">
          <w:rPr>
            <w:color w:val="000000"/>
            <w:spacing w:val="-2"/>
            <w:lang w:val="es-CO"/>
          </w:rPr>
          <w:delText xml:space="preserve">igura 3 muestra </w:delText>
        </w:r>
      </w:del>
      <w:commentRangeEnd w:id="300"/>
      <w:r w:rsidR="008309CA">
        <w:rPr>
          <w:rStyle w:val="Refdecomentario"/>
          <w:color w:val="000000"/>
          <w:spacing w:val="-2"/>
          <w:sz w:val="20"/>
          <w:szCs w:val="20"/>
          <w:lang w:val="es-CO"/>
        </w:rPr>
        <w:commentReference w:id="300"/>
      </w:r>
      <w:del w:id="304" w:author="Daniel Bertin Ugarte" w:date="2026-01-29T14:37:00Z" w16du:dateUtc="2026-01-29T17:37:00Z">
        <w:r w:rsidDel="00416016">
          <w:rPr>
            <w:color w:val="000000"/>
            <w:spacing w:val="-2"/>
            <w:lang w:val="es-CO"/>
          </w:rPr>
          <w:delText xml:space="preserve">ambos enfoques utilizados en el análisis de susceptibilidad a movimientos en masa. El mapa a la izquierda presenta la división por cuencas hidrográficas (Atrato, Cauca y Magdalena), utilizadas como unidades espaciales de nivel superior. Estas cuencas fueron luego subdivididas en subcuencas, las cuales constituyen las unidades básicas de análisis a nivel inferior del modelo multinivel. El mapa a la derecha presenta el resultado de la clusterización espacial, que permitió identificar regiones morfométricamente homogéneas. </w:delText>
        </w:r>
      </w:del>
      <w:ins w:id="305" w:author="Daniel Bertin Ugarte" w:date="2026-01-29T14:38:00Z" w16du:dateUtc="2026-01-29T17:38:00Z">
        <w:r w:rsidR="008309CA">
          <w:rPr>
            <w:color w:val="000000"/>
            <w:spacing w:val="-2"/>
            <w:lang w:val="es-CO"/>
          </w:rPr>
          <w:t xml:space="preserve">Así, </w:t>
        </w:r>
      </w:ins>
      <w:del w:id="306" w:author="Daniel Bertin Ugarte" w:date="2026-01-29T14:38:00Z" w16du:dateUtc="2026-01-29T17:38:00Z">
        <w:r w:rsidDel="008309CA">
          <w:rPr>
            <w:color w:val="000000"/>
            <w:spacing w:val="-2"/>
            <w:lang w:val="es-CO"/>
          </w:rPr>
          <w:delText>E</w:delText>
        </w:r>
      </w:del>
      <w:ins w:id="307" w:author="Daniel Bertin Ugarte" w:date="2026-01-29T14:38:00Z" w16du:dateUtc="2026-01-29T17:38:00Z">
        <w:r w:rsidR="008309CA">
          <w:rPr>
            <w:color w:val="000000"/>
            <w:spacing w:val="-2"/>
            <w:lang w:val="es-CO"/>
          </w:rPr>
          <w:t>e</w:t>
        </w:r>
      </w:ins>
      <w:r>
        <w:rPr>
          <w:color w:val="000000"/>
          <w:spacing w:val="-2"/>
          <w:lang w:val="es-CO"/>
        </w:rPr>
        <w:t>ste enfoque ofrece una visión alternativa y complementaria para capturar la heterogeneidad espacial del área de estudio más allá de los límites hidrográficos.</w:t>
      </w:r>
      <w:ins w:id="308" w:author="Daniel Bertin Ugarte" w:date="2026-01-29T14:56:00Z" w16du:dateUtc="2026-01-29T17:56:00Z">
        <w:r w:rsidR="0025462B">
          <w:rPr>
            <w:color w:val="000000"/>
            <w:spacing w:val="-2"/>
            <w:lang w:val="es-CO"/>
          </w:rPr>
          <w:t xml:space="preserve"> La </w:t>
        </w:r>
        <w:r w:rsidR="0025462B">
          <w:rPr>
            <w:color w:val="000000"/>
            <w:spacing w:val="-2"/>
            <w:lang w:val="es-CO"/>
          </w:rPr>
          <w:lastRenderedPageBreak/>
          <w:t>comparación entre ambos modelos se muestra en la tabla 2.</w:t>
        </w:r>
      </w:ins>
    </w:p>
    <w:p w14:paraId="7D4B2CB3" w14:textId="77777777" w:rsidR="00CD1601" w:rsidRDefault="00CD1601">
      <w:pPr>
        <w:pStyle w:val="Ttulo1"/>
        <w:tabs>
          <w:tab w:val="right" w:pos="8562"/>
        </w:tabs>
        <w:spacing w:before="9"/>
        <w:jc w:val="both"/>
        <w:rPr>
          <w:color w:val="000000"/>
          <w:spacing w:val="-2"/>
          <w:lang w:val="es-CO"/>
        </w:rPr>
      </w:pPr>
    </w:p>
    <w:p w14:paraId="6CD0516D" w14:textId="46FF658D" w:rsidR="00CD1601" w:rsidRDefault="00510033" w:rsidP="00CD1601">
      <w:pPr>
        <w:ind w:left="195"/>
        <w:rPr>
          <w:b/>
          <w:w w:val="90"/>
          <w:lang w:val="es-CO"/>
        </w:rPr>
      </w:pPr>
      <w:r>
        <w:rPr>
          <w:rFonts w:ascii="Times New Roman" w:hAnsi="Times New Roman"/>
          <w:spacing w:val="143"/>
          <w:position w:val="25"/>
          <w:sz w:val="20"/>
          <w:lang w:val="es-CO"/>
        </w:rPr>
        <w:t xml:space="preserve"> </w:t>
      </w:r>
      <w:bookmarkStart w:id="309" w:name="_bookmark3"/>
      <w:bookmarkEnd w:id="309"/>
    </w:p>
    <w:p w14:paraId="1308BC6C" w14:textId="61E3BB3F" w:rsidR="00D05FC9" w:rsidRPr="00CC34F8" w:rsidRDefault="00510033">
      <w:pPr>
        <w:pStyle w:val="Textoindependiente"/>
        <w:ind w:left="113" w:right="536"/>
        <w:jc w:val="both"/>
        <w:rPr>
          <w:lang w:val="es-CL"/>
        </w:rPr>
      </w:pPr>
      <w:commentRangeStart w:id="310"/>
      <w:r>
        <w:rPr>
          <w:b/>
          <w:w w:val="90"/>
          <w:lang w:val="es-CO"/>
        </w:rPr>
        <w:t>Fig</w:t>
      </w:r>
      <w:ins w:id="311" w:author="Daniel Bertin Ugarte" w:date="2026-01-29T18:31:00Z" w16du:dateUtc="2026-01-29T21:31:00Z">
        <w:r w:rsidR="007968ED">
          <w:rPr>
            <w:b/>
            <w:w w:val="90"/>
            <w:lang w:val="es-CO"/>
          </w:rPr>
          <w:t>.</w:t>
        </w:r>
      </w:ins>
      <w:del w:id="312" w:author="Daniel Bertin Ugarte" w:date="2026-01-29T18:31:00Z" w16du:dateUtc="2026-01-29T21:31:00Z">
        <w:r w:rsidDel="007968ED">
          <w:rPr>
            <w:b/>
            <w:w w:val="90"/>
            <w:lang w:val="es-CO"/>
          </w:rPr>
          <w:delText>ura</w:delText>
        </w:r>
      </w:del>
      <w:r>
        <w:rPr>
          <w:b/>
          <w:w w:val="90"/>
          <w:lang w:val="es-CO"/>
        </w:rPr>
        <w:t xml:space="preserve"> 3.</w:t>
      </w:r>
      <w:r>
        <w:rPr>
          <w:b/>
          <w:lang w:val="es-CO"/>
        </w:rPr>
        <w:t xml:space="preserve"> </w:t>
      </w:r>
      <w:commentRangeEnd w:id="310"/>
      <w:r w:rsidR="007D6D85">
        <w:rPr>
          <w:rStyle w:val="Refdecomentario"/>
          <w:w w:val="90"/>
          <w:lang w:val="es-CO"/>
        </w:rPr>
        <w:commentReference w:id="310"/>
      </w:r>
      <w:r>
        <w:rPr>
          <w:w w:val="90"/>
          <w:lang w:val="es-CO"/>
        </w:rPr>
        <w:t>Comparación de los regímenes espaciales utilizados en el análisis multinivel de susceptibilidad a movimientos en masa.</w:t>
      </w:r>
      <w:r>
        <w:rPr>
          <w:spacing w:val="8"/>
          <w:lang w:val="es-CO"/>
        </w:rPr>
        <w:t xml:space="preserve"> </w:t>
      </w:r>
      <w:r>
        <w:rPr>
          <w:w w:val="90"/>
          <w:lang w:val="es-CO"/>
        </w:rPr>
        <w:t>El</w:t>
      </w:r>
      <w:r>
        <w:rPr>
          <w:spacing w:val="-4"/>
          <w:w w:val="90"/>
          <w:lang w:val="es-CO"/>
        </w:rPr>
        <w:t xml:space="preserve"> </w:t>
      </w:r>
      <w:r>
        <w:rPr>
          <w:w w:val="90"/>
          <w:lang w:val="es-CO"/>
        </w:rPr>
        <w:t>mapa</w:t>
      </w:r>
      <w:r>
        <w:rPr>
          <w:spacing w:val="-4"/>
          <w:w w:val="90"/>
          <w:lang w:val="es-CO"/>
        </w:rPr>
        <w:t xml:space="preserve"> </w:t>
      </w:r>
      <w:r>
        <w:rPr>
          <w:w w:val="90"/>
          <w:lang w:val="es-CO"/>
        </w:rPr>
        <w:t>a</w:t>
      </w:r>
      <w:r>
        <w:rPr>
          <w:spacing w:val="-4"/>
          <w:w w:val="90"/>
          <w:lang w:val="es-CO"/>
        </w:rPr>
        <w:t xml:space="preserve"> </w:t>
      </w:r>
      <w:r>
        <w:rPr>
          <w:w w:val="90"/>
          <w:lang w:val="es-CO"/>
        </w:rPr>
        <w:t>la</w:t>
      </w:r>
      <w:r>
        <w:rPr>
          <w:spacing w:val="-4"/>
          <w:w w:val="90"/>
          <w:lang w:val="es-CO"/>
        </w:rPr>
        <w:t xml:space="preserve"> </w:t>
      </w:r>
      <w:r>
        <w:rPr>
          <w:w w:val="90"/>
          <w:lang w:val="es-CO"/>
        </w:rPr>
        <w:t>izquierda</w:t>
      </w:r>
      <w:r>
        <w:rPr>
          <w:spacing w:val="-4"/>
          <w:w w:val="90"/>
          <w:lang w:val="es-CO"/>
        </w:rPr>
        <w:t xml:space="preserve"> </w:t>
      </w:r>
      <w:r>
        <w:rPr>
          <w:w w:val="90"/>
          <w:lang w:val="es-CO"/>
        </w:rPr>
        <w:t>muestra</w:t>
      </w:r>
      <w:r>
        <w:rPr>
          <w:spacing w:val="-4"/>
          <w:w w:val="90"/>
          <w:lang w:val="es-CO"/>
        </w:rPr>
        <w:t xml:space="preserve"> </w:t>
      </w:r>
      <w:r>
        <w:rPr>
          <w:w w:val="90"/>
          <w:lang w:val="es-CO"/>
        </w:rPr>
        <w:t>la</w:t>
      </w:r>
      <w:r>
        <w:rPr>
          <w:spacing w:val="-4"/>
          <w:w w:val="90"/>
          <w:lang w:val="es-CO"/>
        </w:rPr>
        <w:t xml:space="preserve"> </w:t>
      </w:r>
      <w:del w:id="313" w:author="Daniel Bertin Ugarte" w:date="2026-01-29T14:33:00Z" w16du:dateUtc="2026-01-29T17:33:00Z">
        <w:r w:rsidDel="00416016">
          <w:rPr>
            <w:w w:val="90"/>
            <w:lang w:val="es-CO"/>
          </w:rPr>
          <w:delText>sub</w:delText>
        </w:r>
      </w:del>
      <w:r>
        <w:rPr>
          <w:w w:val="90"/>
          <w:lang w:val="es-CO"/>
        </w:rPr>
        <w:t>división</w:t>
      </w:r>
      <w:r>
        <w:rPr>
          <w:spacing w:val="-4"/>
          <w:w w:val="90"/>
          <w:lang w:val="es-CO"/>
        </w:rPr>
        <w:t xml:space="preserve"> </w:t>
      </w:r>
      <w:ins w:id="314" w:author="Daniel Bertin Ugarte" w:date="2026-01-29T14:33:00Z" w16du:dateUtc="2026-01-29T17:33:00Z">
        <w:r w:rsidR="00416016">
          <w:rPr>
            <w:spacing w:val="-4"/>
            <w:w w:val="90"/>
            <w:lang w:val="es-CO"/>
          </w:rPr>
          <w:t xml:space="preserve">por </w:t>
        </w:r>
      </w:ins>
      <w:del w:id="315" w:author="Daniel Bertin Ugarte" w:date="2026-01-29T14:33:00Z" w16du:dateUtc="2026-01-29T17:33:00Z">
        <w:r w:rsidDel="00416016">
          <w:rPr>
            <w:w w:val="90"/>
            <w:lang w:val="es-CO"/>
          </w:rPr>
          <w:delText>en</w:delText>
        </w:r>
        <w:r w:rsidDel="00416016">
          <w:rPr>
            <w:spacing w:val="-4"/>
            <w:w w:val="90"/>
            <w:lang w:val="es-CO"/>
          </w:rPr>
          <w:delText xml:space="preserve"> </w:delText>
        </w:r>
        <w:r w:rsidDel="00416016">
          <w:rPr>
            <w:w w:val="90"/>
            <w:lang w:val="es-CO"/>
          </w:rPr>
          <w:delText>las</w:delText>
        </w:r>
        <w:r w:rsidDel="00416016">
          <w:rPr>
            <w:spacing w:val="-4"/>
            <w:w w:val="90"/>
            <w:lang w:val="es-CO"/>
          </w:rPr>
          <w:delText xml:space="preserve"> </w:delText>
        </w:r>
        <w:r w:rsidDel="00416016">
          <w:rPr>
            <w:w w:val="90"/>
            <w:lang w:val="es-CO"/>
          </w:rPr>
          <w:delText>principales</w:delText>
        </w:r>
        <w:r w:rsidDel="00416016">
          <w:rPr>
            <w:spacing w:val="-4"/>
            <w:w w:val="90"/>
            <w:lang w:val="es-CO"/>
          </w:rPr>
          <w:delText xml:space="preserve"> </w:delText>
        </w:r>
      </w:del>
      <w:r>
        <w:rPr>
          <w:w w:val="90"/>
          <w:lang w:val="es-CO"/>
        </w:rPr>
        <w:t>cuencas</w:t>
      </w:r>
      <w:r>
        <w:rPr>
          <w:spacing w:val="-4"/>
          <w:w w:val="90"/>
          <w:lang w:val="es-CO"/>
        </w:rPr>
        <w:t xml:space="preserve"> </w:t>
      </w:r>
      <w:r>
        <w:rPr>
          <w:w w:val="90"/>
          <w:lang w:val="es-CO"/>
        </w:rPr>
        <w:t>hidrográficas</w:t>
      </w:r>
      <w:r>
        <w:rPr>
          <w:spacing w:val="-4"/>
          <w:w w:val="90"/>
          <w:lang w:val="es-CO"/>
        </w:rPr>
        <w:t xml:space="preserve"> </w:t>
      </w:r>
      <w:r>
        <w:rPr>
          <w:w w:val="90"/>
          <w:lang w:val="es-CO"/>
        </w:rPr>
        <w:t>(Atrato,</w:t>
      </w:r>
      <w:r>
        <w:rPr>
          <w:spacing w:val="-2"/>
          <w:w w:val="90"/>
          <w:lang w:val="es-CO"/>
        </w:rPr>
        <w:t xml:space="preserve"> </w:t>
      </w:r>
      <w:r>
        <w:rPr>
          <w:w w:val="90"/>
          <w:lang w:val="es-CO"/>
        </w:rPr>
        <w:t>Cauca</w:t>
      </w:r>
      <w:r>
        <w:rPr>
          <w:spacing w:val="-4"/>
          <w:w w:val="90"/>
          <w:lang w:val="es-CO"/>
        </w:rPr>
        <w:t xml:space="preserve"> </w:t>
      </w:r>
      <w:r>
        <w:rPr>
          <w:w w:val="90"/>
          <w:lang w:val="es-CO"/>
        </w:rPr>
        <w:t>y</w:t>
      </w:r>
      <w:r>
        <w:rPr>
          <w:spacing w:val="-4"/>
          <w:w w:val="90"/>
          <w:lang w:val="es-CO"/>
        </w:rPr>
        <w:t xml:space="preserve"> </w:t>
      </w:r>
      <w:r>
        <w:rPr>
          <w:w w:val="90"/>
          <w:lang w:val="es-CO"/>
        </w:rPr>
        <w:t>Magdalena)</w:t>
      </w:r>
      <w:ins w:id="316" w:author="Daniel Bertin Ugarte" w:date="2026-01-29T14:33:00Z" w16du:dateUtc="2026-01-29T17:33:00Z">
        <w:r w:rsidR="00416016">
          <w:rPr>
            <w:w w:val="90"/>
            <w:lang w:val="es-CO"/>
          </w:rPr>
          <w:t xml:space="preserve">, utilizadas como </w:t>
        </w:r>
      </w:ins>
      <w:ins w:id="317" w:author="Daniel Bertin Ugarte" w:date="2026-01-29T14:34:00Z" w16du:dateUtc="2026-01-29T17:34:00Z">
        <w:r w:rsidR="00416016">
          <w:rPr>
            <w:w w:val="90"/>
            <w:lang w:val="es-CO"/>
          </w:rPr>
          <w:t>unidades espaciales de nivel superior</w:t>
        </w:r>
      </w:ins>
      <w:r>
        <w:rPr>
          <w:w w:val="90"/>
          <w:lang w:val="es-CO"/>
        </w:rPr>
        <w:t>.</w:t>
      </w:r>
      <w:r>
        <w:rPr>
          <w:spacing w:val="8"/>
          <w:lang w:val="es-CO"/>
        </w:rPr>
        <w:t xml:space="preserve"> </w:t>
      </w:r>
      <w:r>
        <w:rPr>
          <w:w w:val="90"/>
          <w:lang w:val="es-CO"/>
        </w:rPr>
        <w:t>El mapa</w:t>
      </w:r>
      <w:r>
        <w:rPr>
          <w:spacing w:val="-1"/>
          <w:w w:val="90"/>
          <w:lang w:val="es-CO"/>
        </w:rPr>
        <w:t xml:space="preserve"> </w:t>
      </w:r>
      <w:r>
        <w:rPr>
          <w:w w:val="90"/>
          <w:lang w:val="es-CO"/>
        </w:rPr>
        <w:t>a</w:t>
      </w:r>
      <w:r>
        <w:rPr>
          <w:spacing w:val="-1"/>
          <w:w w:val="90"/>
          <w:lang w:val="es-CO"/>
        </w:rPr>
        <w:t xml:space="preserve"> </w:t>
      </w:r>
      <w:r>
        <w:rPr>
          <w:w w:val="90"/>
          <w:lang w:val="es-CO"/>
        </w:rPr>
        <w:t>la</w:t>
      </w:r>
      <w:r>
        <w:rPr>
          <w:spacing w:val="-1"/>
          <w:w w:val="90"/>
          <w:lang w:val="es-CO"/>
        </w:rPr>
        <w:t xml:space="preserve"> </w:t>
      </w:r>
      <w:r>
        <w:rPr>
          <w:w w:val="90"/>
          <w:lang w:val="es-CO"/>
        </w:rPr>
        <w:t>derecha</w:t>
      </w:r>
      <w:r>
        <w:rPr>
          <w:spacing w:val="-1"/>
          <w:w w:val="90"/>
          <w:lang w:val="es-CO"/>
        </w:rPr>
        <w:t xml:space="preserve"> </w:t>
      </w:r>
      <w:r>
        <w:rPr>
          <w:w w:val="90"/>
          <w:lang w:val="es-CO"/>
        </w:rPr>
        <w:t>muestra</w:t>
      </w:r>
      <w:r>
        <w:rPr>
          <w:spacing w:val="-1"/>
          <w:w w:val="90"/>
          <w:lang w:val="es-CO"/>
        </w:rPr>
        <w:t xml:space="preserve"> </w:t>
      </w:r>
      <w:r>
        <w:rPr>
          <w:w w:val="90"/>
          <w:lang w:val="es-CO"/>
        </w:rPr>
        <w:t>el</w:t>
      </w:r>
      <w:r>
        <w:rPr>
          <w:spacing w:val="-1"/>
          <w:w w:val="90"/>
          <w:lang w:val="es-CO"/>
        </w:rPr>
        <w:t xml:space="preserve"> </w:t>
      </w:r>
      <w:r>
        <w:rPr>
          <w:w w:val="90"/>
          <w:lang w:val="es-CO"/>
        </w:rPr>
        <w:t>resultado</w:t>
      </w:r>
      <w:r>
        <w:rPr>
          <w:spacing w:val="-1"/>
          <w:w w:val="90"/>
          <w:lang w:val="es-CO"/>
        </w:rPr>
        <w:t xml:space="preserve"> </w:t>
      </w:r>
      <w:r>
        <w:rPr>
          <w:w w:val="90"/>
          <w:lang w:val="es-CO"/>
        </w:rPr>
        <w:t>de</w:t>
      </w:r>
      <w:r>
        <w:rPr>
          <w:spacing w:val="-1"/>
          <w:w w:val="90"/>
          <w:lang w:val="es-CO"/>
        </w:rPr>
        <w:t xml:space="preserve"> </w:t>
      </w:r>
      <w:r>
        <w:rPr>
          <w:w w:val="90"/>
          <w:lang w:val="es-CO"/>
        </w:rPr>
        <w:t>la</w:t>
      </w:r>
      <w:r>
        <w:rPr>
          <w:spacing w:val="-1"/>
          <w:w w:val="90"/>
          <w:lang w:val="es-CO"/>
        </w:rPr>
        <w:t xml:space="preserve"> </w:t>
      </w:r>
      <w:r>
        <w:rPr>
          <w:w w:val="90"/>
          <w:lang w:val="es-CO"/>
        </w:rPr>
        <w:t>clusterización</w:t>
      </w:r>
      <w:r>
        <w:rPr>
          <w:spacing w:val="-1"/>
          <w:w w:val="90"/>
          <w:lang w:val="es-CO"/>
        </w:rPr>
        <w:t xml:space="preserve"> </w:t>
      </w:r>
      <w:r>
        <w:rPr>
          <w:w w:val="90"/>
          <w:lang w:val="es-CO"/>
        </w:rPr>
        <w:t>espacial</w:t>
      </w:r>
      <w:r>
        <w:rPr>
          <w:spacing w:val="-1"/>
          <w:w w:val="90"/>
          <w:lang w:val="es-CO"/>
        </w:rPr>
        <w:t xml:space="preserve"> </w:t>
      </w:r>
      <w:r>
        <w:rPr>
          <w:w w:val="90"/>
          <w:lang w:val="es-CO"/>
        </w:rPr>
        <w:t>utilizando</w:t>
      </w:r>
      <w:ins w:id="318" w:author="Daniel Bertin Ugarte" w:date="2026-01-29T14:34:00Z" w16du:dateUtc="2026-01-29T17:34:00Z">
        <w:r w:rsidR="00416016">
          <w:rPr>
            <w:w w:val="90"/>
            <w:lang w:val="es-CO"/>
          </w:rPr>
          <w:t xml:space="preserve"> cinco </w:t>
        </w:r>
      </w:ins>
      <w:del w:id="319" w:author="Daniel Bertin Ugarte" w:date="2026-01-29T14:34:00Z" w16du:dateUtc="2026-01-29T17:34:00Z">
        <w:r w:rsidDel="00416016">
          <w:rPr>
            <w:spacing w:val="-1"/>
            <w:w w:val="90"/>
            <w:lang w:val="es-CO"/>
          </w:rPr>
          <w:delText xml:space="preserve"> </w:delText>
        </w:r>
        <w:r w:rsidDel="00416016">
          <w:rPr>
            <w:rFonts w:ascii="Times New Roman" w:hAnsi="Times New Roman"/>
            <w:i/>
            <w:w w:val="90"/>
            <w:lang w:val="es-CO"/>
          </w:rPr>
          <w:delText>K</w:delText>
        </w:r>
        <w:r w:rsidDel="00416016">
          <w:rPr>
            <w:rFonts w:ascii="Times New Roman" w:hAnsi="Times New Roman"/>
            <w:i/>
            <w:spacing w:val="26"/>
            <w:lang w:val="es-CO"/>
          </w:rPr>
          <w:delText xml:space="preserve"> </w:delText>
        </w:r>
      </w:del>
      <w:r>
        <w:rPr>
          <w:w w:val="90"/>
          <w:lang w:val="es-CO"/>
        </w:rPr>
        <w:t>vecinos</w:t>
      </w:r>
      <w:r>
        <w:rPr>
          <w:spacing w:val="-1"/>
          <w:w w:val="90"/>
          <w:lang w:val="es-CO"/>
        </w:rPr>
        <w:t xml:space="preserve"> </w:t>
      </w:r>
      <w:r>
        <w:rPr>
          <w:w w:val="90"/>
          <w:lang w:val="es-CO"/>
        </w:rPr>
        <w:t>más</w:t>
      </w:r>
      <w:r>
        <w:rPr>
          <w:spacing w:val="-1"/>
          <w:w w:val="90"/>
          <w:lang w:val="es-CO"/>
        </w:rPr>
        <w:t xml:space="preserve"> </w:t>
      </w:r>
      <w:r>
        <w:rPr>
          <w:w w:val="90"/>
          <w:lang w:val="es-CO"/>
        </w:rPr>
        <w:t>cercanos</w:t>
      </w:r>
      <w:del w:id="320" w:author="Daniel Bertin Ugarte" w:date="2026-01-29T14:34:00Z" w16du:dateUtc="2026-01-29T17:34:00Z">
        <w:r w:rsidDel="00416016">
          <w:rPr>
            <w:spacing w:val="-1"/>
            <w:w w:val="90"/>
            <w:lang w:val="es-CO"/>
          </w:rPr>
          <w:delText xml:space="preserve"> </w:delText>
        </w:r>
        <w:r w:rsidDel="00416016">
          <w:rPr>
            <w:w w:val="90"/>
            <w:lang w:val="es-CO"/>
          </w:rPr>
          <w:delText>(KNN-5)</w:delText>
        </w:r>
      </w:del>
      <w:r>
        <w:rPr>
          <w:w w:val="90"/>
          <w:lang w:val="es-CO"/>
        </w:rPr>
        <w:t xml:space="preserve">, </w:t>
      </w:r>
      <w:ins w:id="321" w:author="Daniel Bertin Ugarte" w:date="2026-01-29T14:35:00Z" w16du:dateUtc="2026-01-29T17:35:00Z">
        <w:r w:rsidR="00416016">
          <w:rPr>
            <w:w w:val="90"/>
            <w:lang w:val="es-CO"/>
          </w:rPr>
          <w:t xml:space="preserve">lo cual permitió definir </w:t>
        </w:r>
      </w:ins>
      <w:del w:id="322" w:author="Daniel Bertin Ugarte" w:date="2026-01-29T14:35:00Z" w16du:dateUtc="2026-01-29T17:35:00Z">
        <w:r w:rsidDel="00416016">
          <w:rPr>
            <w:w w:val="90"/>
            <w:lang w:val="es-CO"/>
          </w:rPr>
          <w:delText>dividiendo el</w:delText>
        </w:r>
        <w:r w:rsidDel="00416016">
          <w:rPr>
            <w:spacing w:val="-7"/>
            <w:w w:val="90"/>
            <w:lang w:val="es-CO"/>
          </w:rPr>
          <w:delText xml:space="preserve"> </w:delText>
        </w:r>
        <w:r w:rsidDel="00416016">
          <w:rPr>
            <w:w w:val="90"/>
            <w:lang w:val="es-CO"/>
          </w:rPr>
          <w:delText>área</w:delText>
        </w:r>
        <w:r w:rsidDel="00416016">
          <w:rPr>
            <w:spacing w:val="-7"/>
            <w:w w:val="90"/>
            <w:lang w:val="es-CO"/>
          </w:rPr>
          <w:delText xml:space="preserve"> </w:delText>
        </w:r>
        <w:r w:rsidDel="00416016">
          <w:rPr>
            <w:w w:val="90"/>
            <w:lang w:val="es-CO"/>
          </w:rPr>
          <w:delText>de</w:delText>
        </w:r>
        <w:r w:rsidDel="00416016">
          <w:rPr>
            <w:spacing w:val="-7"/>
            <w:w w:val="90"/>
            <w:lang w:val="es-CO"/>
          </w:rPr>
          <w:delText xml:space="preserve"> </w:delText>
        </w:r>
        <w:r w:rsidDel="00416016">
          <w:rPr>
            <w:w w:val="90"/>
            <w:lang w:val="es-CO"/>
          </w:rPr>
          <w:delText>estudio</w:delText>
        </w:r>
        <w:r w:rsidDel="00416016">
          <w:rPr>
            <w:spacing w:val="-7"/>
            <w:w w:val="90"/>
            <w:lang w:val="es-CO"/>
          </w:rPr>
          <w:delText xml:space="preserve"> </w:delText>
        </w:r>
        <w:r w:rsidDel="00416016">
          <w:rPr>
            <w:w w:val="90"/>
            <w:lang w:val="es-CO"/>
          </w:rPr>
          <w:delText>en</w:delText>
        </w:r>
        <w:r w:rsidDel="00416016">
          <w:rPr>
            <w:spacing w:val="-7"/>
            <w:w w:val="90"/>
            <w:lang w:val="es-CO"/>
          </w:rPr>
          <w:delText xml:space="preserve"> </w:delText>
        </w:r>
      </w:del>
      <w:r>
        <w:rPr>
          <w:w w:val="90"/>
          <w:lang w:val="es-CO"/>
        </w:rPr>
        <w:t>cuatro</w:t>
      </w:r>
      <w:r>
        <w:rPr>
          <w:spacing w:val="-7"/>
          <w:w w:val="90"/>
          <w:lang w:val="es-CO"/>
        </w:rPr>
        <w:t xml:space="preserve"> </w:t>
      </w:r>
      <w:ins w:id="323" w:author="Daniel Bertin Ugarte" w:date="2026-01-29T14:36:00Z" w16du:dateUtc="2026-01-29T17:36:00Z">
        <w:r w:rsidR="00416016">
          <w:rPr>
            <w:spacing w:val="-7"/>
            <w:w w:val="90"/>
            <w:lang w:val="es-CO"/>
          </w:rPr>
          <w:t xml:space="preserve">regiones </w:t>
        </w:r>
      </w:ins>
      <w:del w:id="324" w:author="Daniel Bertin Ugarte" w:date="2026-01-29T14:36:00Z" w16du:dateUtc="2026-01-29T17:36:00Z">
        <w:r w:rsidDel="00416016">
          <w:rPr>
            <w:w w:val="90"/>
            <w:lang w:val="es-CO"/>
          </w:rPr>
          <w:delText>grupos</w:delText>
        </w:r>
      </w:del>
      <w:ins w:id="325" w:author="Daniel Bertin Ugarte" w:date="2026-01-29T14:36:00Z" w16du:dateUtc="2026-01-29T17:36:00Z">
        <w:r w:rsidR="00416016">
          <w:rPr>
            <w:w w:val="90"/>
            <w:lang w:val="es-CO"/>
          </w:rPr>
          <w:t>morfométricamente homogéneas</w:t>
        </w:r>
      </w:ins>
      <w:r>
        <w:rPr>
          <w:spacing w:val="-7"/>
          <w:w w:val="90"/>
          <w:lang w:val="es-CO"/>
        </w:rPr>
        <w:t xml:space="preserve"> </w:t>
      </w:r>
      <w:r>
        <w:rPr>
          <w:w w:val="90"/>
          <w:lang w:val="es-CO"/>
        </w:rPr>
        <w:t>(A,</w:t>
      </w:r>
      <w:r>
        <w:rPr>
          <w:spacing w:val="-7"/>
          <w:w w:val="90"/>
          <w:lang w:val="es-CO"/>
        </w:rPr>
        <w:t xml:space="preserve"> </w:t>
      </w:r>
      <w:r>
        <w:rPr>
          <w:w w:val="90"/>
          <w:lang w:val="es-CO"/>
        </w:rPr>
        <w:t>B,</w:t>
      </w:r>
      <w:r>
        <w:rPr>
          <w:spacing w:val="-7"/>
          <w:w w:val="90"/>
          <w:lang w:val="es-CO"/>
        </w:rPr>
        <w:t xml:space="preserve"> </w:t>
      </w:r>
      <w:r>
        <w:rPr>
          <w:w w:val="90"/>
          <w:lang w:val="es-CO"/>
        </w:rPr>
        <w:t>C,</w:t>
      </w:r>
      <w:r>
        <w:rPr>
          <w:spacing w:val="-7"/>
          <w:w w:val="90"/>
          <w:lang w:val="es-CO"/>
        </w:rPr>
        <w:t xml:space="preserve"> </w:t>
      </w:r>
      <w:r>
        <w:rPr>
          <w:w w:val="90"/>
          <w:lang w:val="es-CO"/>
        </w:rPr>
        <w:t>D).</w:t>
      </w:r>
      <w:del w:id="326" w:author="Daniel Bertin Ugarte" w:date="2026-01-29T14:36:00Z" w16du:dateUtc="2026-01-29T17:36:00Z">
        <w:r w:rsidDel="00416016">
          <w:rPr>
            <w:spacing w:val="-7"/>
            <w:w w:val="90"/>
            <w:lang w:val="es-CO"/>
          </w:rPr>
          <w:delText xml:space="preserve"> </w:delText>
        </w:r>
        <w:r w:rsidDel="00416016">
          <w:rPr>
            <w:w w:val="90"/>
            <w:lang w:val="es-CO"/>
          </w:rPr>
          <w:delText>Ambos</w:delText>
        </w:r>
        <w:r w:rsidDel="00416016">
          <w:rPr>
            <w:spacing w:val="-7"/>
            <w:w w:val="90"/>
            <w:lang w:val="es-CO"/>
          </w:rPr>
          <w:delText xml:space="preserve"> </w:delText>
        </w:r>
        <w:r w:rsidDel="00416016">
          <w:rPr>
            <w:w w:val="90"/>
            <w:lang w:val="es-CO"/>
          </w:rPr>
          <w:delText>enfoques</w:delText>
        </w:r>
        <w:r w:rsidDel="00416016">
          <w:rPr>
            <w:spacing w:val="-7"/>
            <w:w w:val="90"/>
            <w:lang w:val="es-CO"/>
          </w:rPr>
          <w:delText xml:space="preserve"> </w:delText>
        </w:r>
        <w:r w:rsidDel="00416016">
          <w:rPr>
            <w:w w:val="90"/>
            <w:lang w:val="es-CO"/>
          </w:rPr>
          <w:delText>buscan</w:delText>
        </w:r>
        <w:r w:rsidDel="00416016">
          <w:rPr>
            <w:spacing w:val="-7"/>
            <w:w w:val="90"/>
            <w:lang w:val="es-CO"/>
          </w:rPr>
          <w:delText xml:space="preserve"> </w:delText>
        </w:r>
        <w:r w:rsidDel="00416016">
          <w:rPr>
            <w:w w:val="90"/>
            <w:lang w:val="es-CO"/>
          </w:rPr>
          <w:delText>capturar</w:delText>
        </w:r>
        <w:r w:rsidDel="00416016">
          <w:rPr>
            <w:spacing w:val="-7"/>
            <w:w w:val="90"/>
            <w:lang w:val="es-CO"/>
          </w:rPr>
          <w:delText xml:space="preserve"> </w:delText>
        </w:r>
        <w:r w:rsidDel="00416016">
          <w:rPr>
            <w:w w:val="90"/>
            <w:lang w:val="es-CO"/>
          </w:rPr>
          <w:delText>la</w:delText>
        </w:r>
        <w:r w:rsidDel="00416016">
          <w:rPr>
            <w:spacing w:val="-7"/>
            <w:w w:val="90"/>
            <w:lang w:val="es-CO"/>
          </w:rPr>
          <w:delText xml:space="preserve"> </w:delText>
        </w:r>
        <w:r w:rsidDel="00416016">
          <w:rPr>
            <w:w w:val="90"/>
            <w:lang w:val="es-CO"/>
          </w:rPr>
          <w:delText>variabilidad</w:delText>
        </w:r>
        <w:r w:rsidDel="00416016">
          <w:rPr>
            <w:spacing w:val="-7"/>
            <w:w w:val="90"/>
            <w:lang w:val="es-CO"/>
          </w:rPr>
          <w:delText xml:space="preserve"> </w:delText>
        </w:r>
        <w:r w:rsidDel="00416016">
          <w:rPr>
            <w:w w:val="90"/>
            <w:lang w:val="es-CO"/>
          </w:rPr>
          <w:delText>espacial</w:delText>
        </w:r>
        <w:r w:rsidDel="00416016">
          <w:rPr>
            <w:spacing w:val="-7"/>
            <w:w w:val="90"/>
            <w:lang w:val="es-CO"/>
          </w:rPr>
          <w:delText xml:space="preserve"> </w:delText>
        </w:r>
        <w:r w:rsidDel="00416016">
          <w:rPr>
            <w:w w:val="90"/>
            <w:lang w:val="es-CO"/>
          </w:rPr>
          <w:delText>a</w:delText>
        </w:r>
        <w:r w:rsidDel="00416016">
          <w:rPr>
            <w:spacing w:val="-7"/>
            <w:w w:val="90"/>
            <w:lang w:val="es-CO"/>
          </w:rPr>
          <w:delText xml:space="preserve"> </w:delText>
        </w:r>
        <w:r w:rsidDel="00416016">
          <w:rPr>
            <w:w w:val="90"/>
            <w:lang w:val="es-CO"/>
          </w:rPr>
          <w:delText>diferentes</w:delText>
        </w:r>
        <w:r w:rsidDel="00416016">
          <w:rPr>
            <w:spacing w:val="-7"/>
            <w:w w:val="90"/>
            <w:lang w:val="es-CO"/>
          </w:rPr>
          <w:delText xml:space="preserve"> </w:delText>
        </w:r>
        <w:r w:rsidDel="00416016">
          <w:rPr>
            <w:w w:val="90"/>
            <w:lang w:val="es-CO"/>
          </w:rPr>
          <w:delText xml:space="preserve">escalas </w:delText>
        </w:r>
        <w:r w:rsidDel="00416016">
          <w:rPr>
            <w:spacing w:val="-2"/>
            <w:lang w:val="es-CO"/>
          </w:rPr>
          <w:delText>para</w:delText>
        </w:r>
        <w:r w:rsidDel="00416016">
          <w:rPr>
            <w:spacing w:val="-15"/>
            <w:lang w:val="es-CO"/>
          </w:rPr>
          <w:delText xml:space="preserve"> </w:delText>
        </w:r>
        <w:r w:rsidDel="00416016">
          <w:rPr>
            <w:spacing w:val="-2"/>
            <w:lang w:val="es-CO"/>
          </w:rPr>
          <w:delText>mejorar</w:delText>
        </w:r>
        <w:r w:rsidDel="00416016">
          <w:rPr>
            <w:spacing w:val="-15"/>
            <w:lang w:val="es-CO"/>
          </w:rPr>
          <w:delText xml:space="preserve"> </w:delText>
        </w:r>
        <w:r w:rsidDel="00416016">
          <w:rPr>
            <w:spacing w:val="-2"/>
            <w:lang w:val="es-CO"/>
          </w:rPr>
          <w:delText>la</w:delText>
        </w:r>
        <w:r w:rsidDel="00416016">
          <w:rPr>
            <w:spacing w:val="-15"/>
            <w:lang w:val="es-CO"/>
          </w:rPr>
          <w:delText xml:space="preserve"> </w:delText>
        </w:r>
        <w:r w:rsidDel="00416016">
          <w:rPr>
            <w:spacing w:val="-2"/>
            <w:lang w:val="es-CO"/>
          </w:rPr>
          <w:delText>evaluación</w:delText>
        </w:r>
        <w:r w:rsidDel="00416016">
          <w:rPr>
            <w:spacing w:val="-15"/>
            <w:lang w:val="es-CO"/>
          </w:rPr>
          <w:delText xml:space="preserve"> </w:delText>
        </w:r>
        <w:r w:rsidDel="00416016">
          <w:rPr>
            <w:spacing w:val="-2"/>
            <w:lang w:val="es-CO"/>
          </w:rPr>
          <w:delText>de</w:delText>
        </w:r>
        <w:r w:rsidDel="00416016">
          <w:rPr>
            <w:spacing w:val="-15"/>
            <w:lang w:val="es-CO"/>
          </w:rPr>
          <w:delText xml:space="preserve"> </w:delText>
        </w:r>
        <w:r w:rsidDel="00416016">
          <w:rPr>
            <w:spacing w:val="-2"/>
            <w:lang w:val="es-CO"/>
          </w:rPr>
          <w:delText>la</w:delText>
        </w:r>
        <w:r w:rsidDel="00416016">
          <w:rPr>
            <w:spacing w:val="-15"/>
            <w:lang w:val="es-CO"/>
          </w:rPr>
          <w:delText xml:space="preserve"> </w:delText>
        </w:r>
        <w:r w:rsidDel="00416016">
          <w:rPr>
            <w:spacing w:val="-2"/>
            <w:lang w:val="es-CO"/>
          </w:rPr>
          <w:delText>susceptibilidad.</w:delText>
        </w:r>
      </w:del>
    </w:p>
    <w:p w14:paraId="51314317" w14:textId="77777777" w:rsidR="00D05FC9" w:rsidRDefault="00D05FC9">
      <w:pPr>
        <w:pStyle w:val="Ttulo1"/>
        <w:tabs>
          <w:tab w:val="left" w:pos="8414"/>
        </w:tabs>
        <w:spacing w:before="9"/>
        <w:jc w:val="both"/>
        <w:rPr>
          <w:lang w:val="es-CO"/>
        </w:rPr>
      </w:pPr>
    </w:p>
    <w:p w14:paraId="69E7AA9C" w14:textId="026982C3" w:rsidR="00D05FC9" w:rsidRPr="00CC34F8" w:rsidDel="0025462B" w:rsidRDefault="00510033">
      <w:pPr>
        <w:pStyle w:val="Ttulo1"/>
        <w:tabs>
          <w:tab w:val="left" w:pos="8414"/>
        </w:tabs>
        <w:spacing w:before="9"/>
        <w:jc w:val="both"/>
        <w:rPr>
          <w:del w:id="327" w:author="Daniel Bertin Ugarte" w:date="2026-01-29T14:56:00Z" w16du:dateUtc="2026-01-29T17:56:00Z"/>
          <w:lang w:val="es-CL"/>
        </w:rPr>
      </w:pPr>
      <w:del w:id="328" w:author="Daniel Bertin Ugarte" w:date="2026-01-29T14:56:00Z" w16du:dateUtc="2026-01-29T17:56:00Z">
        <w:r w:rsidDel="0025462B">
          <w:rPr>
            <w:lang w:val="es-CO"/>
          </w:rPr>
          <w:delText>La</w:delText>
        </w:r>
        <w:r w:rsidDel="0025462B">
          <w:rPr>
            <w:spacing w:val="3"/>
            <w:lang w:val="es-CO"/>
          </w:rPr>
          <w:delText xml:space="preserve"> </w:delText>
        </w:r>
        <w:r w:rsidDel="0025462B">
          <w:rPr>
            <w:lang w:val="es-CO"/>
          </w:rPr>
          <w:delText>Tabla</w:delText>
        </w:r>
        <w:r w:rsidDel="0025462B">
          <w:rPr>
            <w:spacing w:val="3"/>
            <w:lang w:val="es-CO"/>
          </w:rPr>
          <w:delText xml:space="preserve"> </w:delText>
        </w:r>
        <w:r w:rsidDel="0025462B">
          <w:fldChar w:fldCharType="begin"/>
        </w:r>
        <w:r w:rsidRPr="00CC56A6" w:rsidDel="0025462B">
          <w:rPr>
            <w:lang w:val="es-CL"/>
          </w:rPr>
          <w:delInstrText>HYPERLINK \l "_bookmark7" \h</w:delInstrText>
        </w:r>
        <w:r w:rsidDel="0025462B">
          <w:fldChar w:fldCharType="separate"/>
        </w:r>
        <w:r w:rsidDel="0025462B">
          <w:rPr>
            <w:color w:val="00004C"/>
            <w:spacing w:val="3"/>
            <w:lang w:val="es-CO"/>
          </w:rPr>
          <w:delText>2</w:delText>
        </w:r>
        <w:r w:rsidDel="0025462B">
          <w:fldChar w:fldCharType="end"/>
        </w:r>
        <w:r w:rsidDel="0025462B">
          <w:rPr>
            <w:color w:val="00004C"/>
            <w:spacing w:val="4"/>
            <w:lang w:val="es-CO"/>
          </w:rPr>
          <w:delText xml:space="preserve"> </w:delText>
        </w:r>
        <w:commentRangeStart w:id="329"/>
        <w:r w:rsidDel="0025462B">
          <w:rPr>
            <w:lang w:val="es-CO"/>
          </w:rPr>
          <w:delText>m</w:delText>
        </w:r>
        <w:r w:rsidDel="0025462B">
          <w:rPr>
            <w:color w:val="000000"/>
            <w:spacing w:val="-2"/>
            <w:lang w:val="es-CO"/>
          </w:rPr>
          <w:delText>uestra la comparación entre los dos modelos multinivel con intercepto aleatorio y pendientes aleatorias, uno que utiliza cuencas como regiones (</w:delText>
        </w:r>
      </w:del>
      <w:del w:id="330" w:author="Daniel Bertin Ugarte" w:date="2026-01-29T14:51:00Z" w16du:dateUtc="2026-01-29T17:51:00Z">
        <w:r w:rsidDel="000B1EC4">
          <w:rPr>
            <w:color w:val="000000"/>
            <w:spacing w:val="-2"/>
            <w:lang w:val="es-CO"/>
          </w:rPr>
          <w:delText>M</w:delText>
        </w:r>
      </w:del>
      <w:del w:id="331" w:author="Daniel Bertin Ugarte" w:date="2026-01-29T14:56:00Z" w16du:dateUtc="2026-01-29T17:56:00Z">
        <w:r w:rsidDel="0025462B">
          <w:rPr>
            <w:color w:val="000000"/>
            <w:spacing w:val="-2"/>
            <w:lang w:val="es-CO"/>
          </w:rPr>
          <w:delText xml:space="preserve">odelo </w:delText>
        </w:r>
      </w:del>
      <w:del w:id="332" w:author="Daniel Bertin Ugarte" w:date="2026-01-29T14:51:00Z" w16du:dateUtc="2026-01-29T17:51:00Z">
        <w:r w:rsidDel="000B1EC4">
          <w:rPr>
            <w:color w:val="000000"/>
            <w:spacing w:val="-2"/>
            <w:lang w:val="es-CO"/>
          </w:rPr>
          <w:delText>C</w:delText>
        </w:r>
      </w:del>
      <w:del w:id="333" w:author="Daniel Bertin Ugarte" w:date="2026-01-29T14:56:00Z" w16du:dateUtc="2026-01-29T17:56:00Z">
        <w:r w:rsidDel="0025462B">
          <w:rPr>
            <w:color w:val="000000"/>
            <w:spacing w:val="-2"/>
            <w:lang w:val="es-CO"/>
          </w:rPr>
          <w:delText>uencas) y otro que emplea los grupos generados mediante agrupamiento (</w:delText>
        </w:r>
      </w:del>
      <w:del w:id="334" w:author="Daniel Bertin Ugarte" w:date="2026-01-29T14:51:00Z" w16du:dateUtc="2026-01-29T17:51:00Z">
        <w:r w:rsidDel="000B1EC4">
          <w:rPr>
            <w:color w:val="000000"/>
            <w:spacing w:val="-2"/>
            <w:lang w:val="es-CO"/>
          </w:rPr>
          <w:delText>M</w:delText>
        </w:r>
      </w:del>
      <w:del w:id="335" w:author="Daniel Bertin Ugarte" w:date="2026-01-29T14:56:00Z" w16du:dateUtc="2026-01-29T17:56:00Z">
        <w:r w:rsidDel="0025462B">
          <w:rPr>
            <w:color w:val="000000"/>
            <w:spacing w:val="-2"/>
            <w:lang w:val="es-CO"/>
          </w:rPr>
          <w:delText xml:space="preserve">odelo </w:delText>
        </w:r>
      </w:del>
      <w:del w:id="336" w:author="Daniel Bertin Ugarte" w:date="2026-01-29T14:51:00Z" w16du:dateUtc="2026-01-29T17:51:00Z">
        <w:r w:rsidDel="000B1EC4">
          <w:rPr>
            <w:color w:val="000000"/>
            <w:spacing w:val="-2"/>
            <w:lang w:val="es-CO"/>
          </w:rPr>
          <w:delText>C</w:delText>
        </w:r>
      </w:del>
      <w:del w:id="337" w:author="Daniel Bertin Ugarte" w:date="2026-01-29T14:56:00Z" w16du:dateUtc="2026-01-29T17:56:00Z">
        <w:r w:rsidDel="0025462B">
          <w:rPr>
            <w:color w:val="000000"/>
            <w:spacing w:val="-2"/>
            <w:lang w:val="es-CO"/>
          </w:rPr>
          <w:delText xml:space="preserve">luster). </w:delText>
        </w:r>
        <w:r w:rsidDel="0025462B">
          <w:rPr>
            <w:lang w:val="es-CO"/>
          </w:rPr>
          <w:delText>Ambos</w:delText>
        </w:r>
        <w:r w:rsidDel="0025462B">
          <w:rPr>
            <w:spacing w:val="26"/>
            <w:lang w:val="es-CO"/>
          </w:rPr>
          <w:delText xml:space="preserve"> </w:delText>
        </w:r>
        <w:r w:rsidDel="0025462B">
          <w:rPr>
            <w:lang w:val="es-CO"/>
          </w:rPr>
          <w:delText>modelos</w:delText>
        </w:r>
        <w:r w:rsidDel="0025462B">
          <w:rPr>
            <w:spacing w:val="26"/>
            <w:lang w:val="es-CO"/>
          </w:rPr>
          <w:delText xml:space="preserve"> </w:delText>
        </w:r>
        <w:r w:rsidDel="0025462B">
          <w:rPr>
            <w:lang w:val="es-CO"/>
          </w:rPr>
          <w:delText>permiten</w:delText>
        </w:r>
        <w:r w:rsidDel="0025462B">
          <w:rPr>
            <w:spacing w:val="26"/>
            <w:lang w:val="es-CO"/>
          </w:rPr>
          <w:delText xml:space="preserve"> </w:delText>
        </w:r>
        <w:r w:rsidDel="0025462B">
          <w:rPr>
            <w:lang w:val="es-CO"/>
          </w:rPr>
          <w:delText>evaluar</w:delText>
        </w:r>
        <w:r w:rsidDel="0025462B">
          <w:rPr>
            <w:spacing w:val="26"/>
            <w:lang w:val="es-CO"/>
          </w:rPr>
          <w:delText xml:space="preserve"> </w:delText>
        </w:r>
        <w:r w:rsidDel="0025462B">
          <w:rPr>
            <w:lang w:val="es-CO"/>
          </w:rPr>
          <w:delText>la</w:delText>
        </w:r>
        <w:r w:rsidDel="0025462B">
          <w:rPr>
            <w:spacing w:val="26"/>
            <w:lang w:val="es-CO"/>
          </w:rPr>
          <w:delText xml:space="preserve"> </w:delText>
        </w:r>
        <w:r w:rsidDel="0025462B">
          <w:rPr>
            <w:lang w:val="es-CO"/>
          </w:rPr>
          <w:delText>susceptibilidad</w:delText>
        </w:r>
        <w:r w:rsidDel="0025462B">
          <w:rPr>
            <w:spacing w:val="26"/>
            <w:lang w:val="es-CO"/>
          </w:rPr>
          <w:delText xml:space="preserve"> </w:delText>
        </w:r>
        <w:r w:rsidDel="0025462B">
          <w:rPr>
            <w:lang w:val="es-CO"/>
          </w:rPr>
          <w:delText>a</w:delText>
        </w:r>
        <w:r w:rsidDel="0025462B">
          <w:rPr>
            <w:spacing w:val="26"/>
            <w:lang w:val="es-CO"/>
          </w:rPr>
          <w:delText xml:space="preserve"> </w:delText>
        </w:r>
        <w:r w:rsidDel="0025462B">
          <w:rPr>
            <w:lang w:val="es-CO"/>
          </w:rPr>
          <w:delText>movimientos</w:delText>
        </w:r>
        <w:r w:rsidDel="0025462B">
          <w:rPr>
            <w:spacing w:val="26"/>
            <w:lang w:val="es-CO"/>
          </w:rPr>
          <w:delText xml:space="preserve"> </w:delText>
        </w:r>
        <w:r w:rsidDel="0025462B">
          <w:rPr>
            <w:lang w:val="es-CO"/>
          </w:rPr>
          <w:delText>en</w:delText>
        </w:r>
        <w:r w:rsidDel="0025462B">
          <w:rPr>
            <w:spacing w:val="26"/>
            <w:lang w:val="es-CO"/>
          </w:rPr>
          <w:delText xml:space="preserve"> </w:delText>
        </w:r>
        <w:r w:rsidDel="0025462B">
          <w:rPr>
            <w:lang w:val="es-CO"/>
          </w:rPr>
          <w:delText>masa,</w:delText>
        </w:r>
        <w:r w:rsidDel="0025462B">
          <w:rPr>
            <w:spacing w:val="32"/>
            <w:lang w:val="es-CO"/>
          </w:rPr>
          <w:delText xml:space="preserve"> </w:delText>
        </w:r>
        <w:r w:rsidDel="0025462B">
          <w:rPr>
            <w:lang w:val="es-CO"/>
          </w:rPr>
          <w:delText>pero</w:delText>
        </w:r>
        <w:r w:rsidDel="0025462B">
          <w:rPr>
            <w:spacing w:val="26"/>
            <w:lang w:val="es-CO"/>
          </w:rPr>
          <w:delText xml:space="preserve"> </w:delText>
        </w:r>
        <w:r w:rsidDel="0025462B">
          <w:rPr>
            <w:spacing w:val="-5"/>
            <w:lang w:val="es-CO"/>
          </w:rPr>
          <w:delText xml:space="preserve">con </w:delText>
        </w:r>
        <w:r w:rsidDel="0025462B">
          <w:rPr>
            <w:lang w:val="es-CO"/>
          </w:rPr>
          <w:delText>diferentes</w:delText>
        </w:r>
        <w:r w:rsidDel="0025462B">
          <w:rPr>
            <w:spacing w:val="15"/>
            <w:lang w:val="es-CO"/>
          </w:rPr>
          <w:delText xml:space="preserve"> </w:delText>
        </w:r>
        <w:r w:rsidDel="0025462B">
          <w:rPr>
            <w:lang w:val="es-CO"/>
          </w:rPr>
          <w:delText>enfoques</w:delText>
        </w:r>
        <w:r w:rsidDel="0025462B">
          <w:rPr>
            <w:spacing w:val="15"/>
            <w:lang w:val="es-CO"/>
          </w:rPr>
          <w:delText xml:space="preserve"> </w:delText>
        </w:r>
        <w:r w:rsidDel="0025462B">
          <w:rPr>
            <w:lang w:val="es-CO"/>
          </w:rPr>
          <w:delText>de</w:delText>
        </w:r>
        <w:r w:rsidDel="0025462B">
          <w:rPr>
            <w:spacing w:val="15"/>
            <w:lang w:val="es-CO"/>
          </w:rPr>
          <w:delText xml:space="preserve"> </w:delText>
        </w:r>
        <w:r w:rsidDel="0025462B">
          <w:rPr>
            <w:lang w:val="es-CO"/>
          </w:rPr>
          <w:delText>regionalización.</w:delText>
        </w:r>
        <w:r w:rsidDel="0025462B">
          <w:rPr>
            <w:spacing w:val="59"/>
            <w:lang w:val="es-CO"/>
          </w:rPr>
          <w:delText xml:space="preserve"> </w:delText>
        </w:r>
      </w:del>
      <w:commentRangeEnd w:id="329"/>
      <w:r w:rsidR="0025462B" w:rsidRPr="00CC34F8">
        <w:rPr>
          <w:rStyle w:val="Refdecomentario"/>
          <w:sz w:val="20"/>
          <w:szCs w:val="20"/>
          <w:lang w:val="es-CL"/>
        </w:rPr>
        <w:commentReference w:id="329"/>
      </w:r>
    </w:p>
    <w:p w14:paraId="77891A08" w14:textId="77777777" w:rsidR="00D05FC9" w:rsidRDefault="00D05FC9">
      <w:pPr>
        <w:pStyle w:val="Ttulo1"/>
        <w:tabs>
          <w:tab w:val="left" w:pos="8414"/>
        </w:tabs>
        <w:spacing w:before="9"/>
        <w:jc w:val="both"/>
        <w:rPr>
          <w:spacing w:val="59"/>
          <w:lang w:val="es-CO"/>
        </w:rPr>
      </w:pPr>
    </w:p>
    <w:p w14:paraId="222EA22F" w14:textId="53B19266" w:rsidR="00D05FC9" w:rsidRPr="0025462B" w:rsidRDefault="00510033" w:rsidP="0025462B">
      <w:pPr>
        <w:pStyle w:val="Ttulo1"/>
        <w:tabs>
          <w:tab w:val="left" w:pos="8414"/>
        </w:tabs>
        <w:spacing w:before="9"/>
        <w:jc w:val="center"/>
        <w:rPr>
          <w:rFonts w:ascii="Trebuchet MS" w:hAnsi="Trebuchet MS"/>
          <w:sz w:val="16"/>
          <w:szCs w:val="16"/>
          <w:lang w:val="es-CO"/>
        </w:rPr>
      </w:pPr>
      <w:r w:rsidRPr="0025462B">
        <w:rPr>
          <w:rFonts w:ascii="Trebuchet MS" w:hAnsi="Trebuchet MS"/>
          <w:b/>
          <w:w w:val="90"/>
          <w:sz w:val="16"/>
          <w:szCs w:val="16"/>
          <w:lang w:val="es-CO"/>
        </w:rPr>
        <w:t>Tabla</w:t>
      </w:r>
      <w:r w:rsidRPr="0025462B">
        <w:rPr>
          <w:rFonts w:ascii="Trebuchet MS" w:hAnsi="Trebuchet MS"/>
          <w:b/>
          <w:spacing w:val="-2"/>
          <w:sz w:val="16"/>
          <w:szCs w:val="16"/>
          <w:lang w:val="es-CO"/>
        </w:rPr>
        <w:t xml:space="preserve"> 2</w:t>
      </w:r>
      <w:r w:rsidRPr="0025462B">
        <w:rPr>
          <w:rFonts w:ascii="Trebuchet MS" w:hAnsi="Trebuchet MS"/>
          <w:b/>
          <w:w w:val="90"/>
          <w:sz w:val="16"/>
          <w:szCs w:val="16"/>
          <w:lang w:val="es-CO"/>
        </w:rPr>
        <w:t>.</w:t>
      </w:r>
      <w:r w:rsidRPr="0025462B">
        <w:rPr>
          <w:rFonts w:ascii="Trebuchet MS" w:hAnsi="Trebuchet MS"/>
          <w:b/>
          <w:spacing w:val="6"/>
          <w:sz w:val="16"/>
          <w:szCs w:val="16"/>
          <w:lang w:val="es-CO"/>
        </w:rPr>
        <w:t xml:space="preserve"> </w:t>
      </w:r>
      <w:r w:rsidRPr="0025462B">
        <w:rPr>
          <w:rFonts w:ascii="Trebuchet MS" w:hAnsi="Trebuchet MS"/>
          <w:w w:val="90"/>
          <w:sz w:val="16"/>
          <w:szCs w:val="16"/>
          <w:lang w:val="es-CO"/>
        </w:rPr>
        <w:t>Comparación</w:t>
      </w:r>
      <w:r w:rsidRPr="0025462B">
        <w:rPr>
          <w:rFonts w:ascii="Trebuchet MS" w:hAnsi="Trebuchet MS"/>
          <w:spacing w:val="-2"/>
          <w:sz w:val="16"/>
          <w:szCs w:val="16"/>
          <w:lang w:val="es-CO"/>
        </w:rPr>
        <w:t xml:space="preserve"> </w:t>
      </w:r>
      <w:r w:rsidRPr="0025462B">
        <w:rPr>
          <w:rFonts w:ascii="Trebuchet MS" w:hAnsi="Trebuchet MS"/>
          <w:w w:val="90"/>
          <w:sz w:val="16"/>
          <w:szCs w:val="16"/>
          <w:lang w:val="es-CO"/>
        </w:rPr>
        <w:t>de</w:t>
      </w:r>
      <w:r w:rsidRPr="0025462B">
        <w:rPr>
          <w:rFonts w:ascii="Trebuchet MS" w:hAnsi="Trebuchet MS"/>
          <w:spacing w:val="-2"/>
          <w:sz w:val="16"/>
          <w:szCs w:val="16"/>
          <w:lang w:val="es-CO"/>
        </w:rPr>
        <w:t xml:space="preserve"> </w:t>
      </w:r>
      <w:r w:rsidRPr="0025462B">
        <w:rPr>
          <w:rFonts w:ascii="Trebuchet MS" w:hAnsi="Trebuchet MS"/>
          <w:w w:val="90"/>
          <w:sz w:val="16"/>
          <w:szCs w:val="16"/>
          <w:lang w:val="es-CO"/>
        </w:rPr>
        <w:t>modelos</w:t>
      </w:r>
      <w:r w:rsidRPr="0025462B">
        <w:rPr>
          <w:rFonts w:ascii="Trebuchet MS" w:hAnsi="Trebuchet MS"/>
          <w:spacing w:val="-2"/>
          <w:sz w:val="16"/>
          <w:szCs w:val="16"/>
          <w:lang w:val="es-CO"/>
        </w:rPr>
        <w:t xml:space="preserve"> </w:t>
      </w:r>
      <w:r w:rsidRPr="0025462B">
        <w:rPr>
          <w:rFonts w:ascii="Trebuchet MS" w:hAnsi="Trebuchet MS"/>
          <w:w w:val="90"/>
          <w:sz w:val="16"/>
          <w:szCs w:val="16"/>
          <w:lang w:val="es-CO"/>
        </w:rPr>
        <w:t>de</w:t>
      </w:r>
      <w:r w:rsidRPr="0025462B">
        <w:rPr>
          <w:rFonts w:ascii="Trebuchet MS" w:hAnsi="Trebuchet MS"/>
          <w:spacing w:val="-1"/>
          <w:sz w:val="16"/>
          <w:szCs w:val="16"/>
          <w:lang w:val="es-CO"/>
        </w:rPr>
        <w:t xml:space="preserve"> </w:t>
      </w:r>
      <w:r w:rsidRPr="0025462B">
        <w:rPr>
          <w:rFonts w:ascii="Trebuchet MS" w:hAnsi="Trebuchet MS"/>
          <w:w w:val="90"/>
          <w:sz w:val="16"/>
          <w:szCs w:val="16"/>
          <w:lang w:val="es-CO"/>
        </w:rPr>
        <w:t>regresión</w:t>
      </w:r>
      <w:r w:rsidRPr="0025462B">
        <w:rPr>
          <w:rFonts w:ascii="Trebuchet MS" w:hAnsi="Trebuchet MS"/>
          <w:spacing w:val="-2"/>
          <w:sz w:val="16"/>
          <w:szCs w:val="16"/>
          <w:lang w:val="es-CO"/>
        </w:rPr>
        <w:t xml:space="preserve"> </w:t>
      </w:r>
      <w:r w:rsidRPr="0025462B">
        <w:rPr>
          <w:rFonts w:ascii="Trebuchet MS" w:hAnsi="Trebuchet MS"/>
          <w:w w:val="90"/>
          <w:sz w:val="16"/>
          <w:szCs w:val="16"/>
          <w:lang w:val="es-CO"/>
        </w:rPr>
        <w:t>logística</w:t>
      </w:r>
      <w:r w:rsidRPr="0025462B">
        <w:rPr>
          <w:rFonts w:ascii="Trebuchet MS" w:hAnsi="Trebuchet MS"/>
          <w:spacing w:val="-2"/>
          <w:sz w:val="16"/>
          <w:szCs w:val="16"/>
          <w:lang w:val="es-CO"/>
        </w:rPr>
        <w:t xml:space="preserve"> </w:t>
      </w:r>
      <w:r w:rsidRPr="0025462B">
        <w:rPr>
          <w:rFonts w:ascii="Trebuchet MS" w:hAnsi="Trebuchet MS"/>
          <w:spacing w:val="-2"/>
          <w:w w:val="90"/>
          <w:sz w:val="16"/>
          <w:szCs w:val="16"/>
          <w:lang w:val="es-CO"/>
        </w:rPr>
        <w:t>multinivel</w:t>
      </w:r>
      <w:ins w:id="338" w:author="Daniel Bertin Ugarte" w:date="2026-01-29T14:58:00Z" w16du:dateUtc="2026-01-29T17:58:00Z">
        <w:r w:rsidR="0025462B">
          <w:rPr>
            <w:rFonts w:ascii="Trebuchet MS" w:hAnsi="Trebuchet MS"/>
            <w:spacing w:val="-2"/>
            <w:w w:val="90"/>
            <w:sz w:val="16"/>
            <w:szCs w:val="16"/>
            <w:lang w:val="es-CO"/>
          </w:rPr>
          <w:t>.</w:t>
        </w:r>
      </w:ins>
    </w:p>
    <w:p w14:paraId="7210A729" w14:textId="77777777" w:rsidR="00D05FC9" w:rsidRDefault="00D05FC9">
      <w:pPr>
        <w:pStyle w:val="Textoindependiente"/>
        <w:spacing w:before="8"/>
        <w:rPr>
          <w:sz w:val="19"/>
          <w:lang w:val="es-CO"/>
        </w:rPr>
      </w:pPr>
    </w:p>
    <w:tbl>
      <w:tblPr>
        <w:tblStyle w:val="TableNormal"/>
        <w:tblW w:w="5783" w:type="dxa"/>
        <w:tblInd w:w="1117" w:type="dxa"/>
        <w:tblLayout w:type="fixed"/>
        <w:tblLook w:val="01E0" w:firstRow="1" w:lastRow="1" w:firstColumn="1" w:lastColumn="1" w:noHBand="0" w:noVBand="0"/>
      </w:tblPr>
      <w:tblGrid>
        <w:gridCol w:w="2516"/>
        <w:gridCol w:w="1717"/>
        <w:gridCol w:w="1550"/>
      </w:tblGrid>
      <w:tr w:rsidR="00D05FC9" w14:paraId="782C0BA7" w14:textId="77777777">
        <w:trPr>
          <w:trHeight w:val="253"/>
        </w:trPr>
        <w:tc>
          <w:tcPr>
            <w:tcW w:w="2516" w:type="dxa"/>
            <w:tcBorders>
              <w:top w:val="single" w:sz="8" w:space="0" w:color="000000"/>
              <w:bottom w:val="single" w:sz="4" w:space="0" w:color="000000"/>
            </w:tcBorders>
          </w:tcPr>
          <w:p w14:paraId="03E9B1AE" w14:textId="77777777" w:rsidR="00D05FC9" w:rsidRDefault="00510033">
            <w:pPr>
              <w:pStyle w:val="TableParagraph"/>
              <w:spacing w:before="44"/>
              <w:ind w:left="119"/>
              <w:jc w:val="left"/>
              <w:rPr>
                <w:b/>
                <w:bCs/>
              </w:rPr>
            </w:pPr>
            <w:bookmarkStart w:id="339" w:name="_bookmark7"/>
            <w:bookmarkEnd w:id="339"/>
            <w:r>
              <w:rPr>
                <w:b/>
                <w:bCs/>
                <w:spacing w:val="-2"/>
                <w:sz w:val="16"/>
                <w:lang w:val="es-CO"/>
              </w:rPr>
              <w:t>Estadístico</w:t>
            </w:r>
          </w:p>
        </w:tc>
        <w:tc>
          <w:tcPr>
            <w:tcW w:w="1717" w:type="dxa"/>
            <w:tcBorders>
              <w:top w:val="single" w:sz="8" w:space="0" w:color="000000"/>
              <w:bottom w:val="single" w:sz="4" w:space="0" w:color="000000"/>
            </w:tcBorders>
          </w:tcPr>
          <w:p w14:paraId="37521556" w14:textId="0409FA0B" w:rsidR="00D05FC9" w:rsidRDefault="00510033">
            <w:pPr>
              <w:pStyle w:val="TableParagraph"/>
              <w:spacing w:before="44"/>
              <w:ind w:right="118"/>
              <w:jc w:val="right"/>
              <w:rPr>
                <w:b/>
                <w:bCs/>
              </w:rPr>
            </w:pPr>
            <w:r>
              <w:rPr>
                <w:b/>
                <w:bCs/>
                <w:spacing w:val="-4"/>
                <w:sz w:val="16"/>
                <w:lang w:val="es-CO"/>
              </w:rPr>
              <w:t>Modelo</w:t>
            </w:r>
            <w:r>
              <w:rPr>
                <w:b/>
                <w:bCs/>
                <w:spacing w:val="-9"/>
                <w:sz w:val="16"/>
                <w:lang w:val="es-CO"/>
              </w:rPr>
              <w:t xml:space="preserve"> </w:t>
            </w:r>
            <w:ins w:id="340" w:author="Daniel Bertin Ugarte" w:date="2026-01-29T16:42:00Z" w16du:dateUtc="2026-01-29T19:42:00Z">
              <w:r w:rsidR="008D4CD1">
                <w:rPr>
                  <w:b/>
                  <w:bCs/>
                  <w:spacing w:val="-9"/>
                  <w:sz w:val="16"/>
                  <w:lang w:val="es-CO"/>
                </w:rPr>
                <w:t>‘</w:t>
              </w:r>
            </w:ins>
            <w:r>
              <w:rPr>
                <w:b/>
                <w:bCs/>
                <w:spacing w:val="-2"/>
                <w:sz w:val="16"/>
                <w:lang w:val="es-CO"/>
              </w:rPr>
              <w:t>cuencas</w:t>
            </w:r>
            <w:ins w:id="341" w:author="Daniel Bertin Ugarte" w:date="2026-01-29T16:42:00Z" w16du:dateUtc="2026-01-29T19:42:00Z">
              <w:r w:rsidR="008D4CD1">
                <w:rPr>
                  <w:b/>
                  <w:bCs/>
                  <w:spacing w:val="-2"/>
                  <w:sz w:val="16"/>
                  <w:lang w:val="es-CO"/>
                </w:rPr>
                <w:t>’</w:t>
              </w:r>
            </w:ins>
          </w:p>
        </w:tc>
        <w:tc>
          <w:tcPr>
            <w:tcW w:w="1550" w:type="dxa"/>
            <w:tcBorders>
              <w:top w:val="single" w:sz="8" w:space="0" w:color="000000"/>
              <w:bottom w:val="single" w:sz="4" w:space="0" w:color="000000"/>
            </w:tcBorders>
          </w:tcPr>
          <w:p w14:paraId="630955C3" w14:textId="476ABD88" w:rsidR="00D05FC9" w:rsidRDefault="00510033">
            <w:pPr>
              <w:pStyle w:val="TableParagraph"/>
              <w:spacing w:before="44"/>
              <w:ind w:right="118"/>
              <w:jc w:val="right"/>
              <w:rPr>
                <w:b/>
                <w:bCs/>
              </w:rPr>
            </w:pPr>
            <w:r>
              <w:rPr>
                <w:b/>
                <w:bCs/>
                <w:spacing w:val="-4"/>
                <w:sz w:val="16"/>
                <w:lang w:val="es-CO"/>
              </w:rPr>
              <w:t>Modelo</w:t>
            </w:r>
            <w:r>
              <w:rPr>
                <w:b/>
                <w:bCs/>
                <w:spacing w:val="-9"/>
                <w:sz w:val="16"/>
                <w:lang w:val="es-CO"/>
              </w:rPr>
              <w:t xml:space="preserve"> </w:t>
            </w:r>
            <w:ins w:id="342" w:author="Daniel Bertin Ugarte" w:date="2026-01-29T16:42:00Z" w16du:dateUtc="2026-01-29T19:42:00Z">
              <w:r w:rsidR="008D4CD1">
                <w:rPr>
                  <w:b/>
                  <w:bCs/>
                  <w:spacing w:val="-9"/>
                  <w:sz w:val="16"/>
                  <w:lang w:val="es-CO"/>
                </w:rPr>
                <w:t>‘</w:t>
              </w:r>
            </w:ins>
            <w:r>
              <w:rPr>
                <w:b/>
                <w:bCs/>
                <w:spacing w:val="-2"/>
                <w:sz w:val="16"/>
                <w:lang w:val="es-CO"/>
              </w:rPr>
              <w:t>cluster</w:t>
            </w:r>
            <w:ins w:id="343" w:author="Daniel Bertin Ugarte" w:date="2026-01-29T16:42:00Z" w16du:dateUtc="2026-01-29T19:42:00Z">
              <w:r w:rsidR="008D4CD1">
                <w:rPr>
                  <w:b/>
                  <w:bCs/>
                  <w:spacing w:val="-2"/>
                  <w:sz w:val="16"/>
                  <w:lang w:val="es-CO"/>
                </w:rPr>
                <w:t>’</w:t>
              </w:r>
            </w:ins>
          </w:p>
        </w:tc>
      </w:tr>
      <w:tr w:rsidR="00D05FC9" w14:paraId="2D9B4B9D" w14:textId="77777777">
        <w:trPr>
          <w:trHeight w:val="258"/>
        </w:trPr>
        <w:tc>
          <w:tcPr>
            <w:tcW w:w="2516" w:type="dxa"/>
            <w:tcBorders>
              <w:top w:val="single" w:sz="4" w:space="0" w:color="000000"/>
            </w:tcBorders>
            <w:shd w:val="clear" w:color="auto" w:fill="F7F7F7"/>
          </w:tcPr>
          <w:p w14:paraId="4CC80280" w14:textId="77777777" w:rsidR="00D05FC9" w:rsidRDefault="00510033">
            <w:pPr>
              <w:pStyle w:val="TableParagraph"/>
              <w:ind w:left="119"/>
              <w:jc w:val="left"/>
              <w:rPr>
                <w:lang w:val="es-CO"/>
              </w:rPr>
            </w:pPr>
            <w:r>
              <w:rPr>
                <w:spacing w:val="-5"/>
                <w:sz w:val="16"/>
                <w:lang w:val="es-CO"/>
              </w:rPr>
              <w:t>AIC</w:t>
            </w:r>
          </w:p>
        </w:tc>
        <w:tc>
          <w:tcPr>
            <w:tcW w:w="1717" w:type="dxa"/>
            <w:tcBorders>
              <w:top w:val="single" w:sz="4" w:space="0" w:color="000000"/>
            </w:tcBorders>
            <w:shd w:val="clear" w:color="auto" w:fill="F7F7F7"/>
          </w:tcPr>
          <w:p w14:paraId="3014B3A8" w14:textId="3E8D98E9" w:rsidR="00D05FC9" w:rsidRDefault="00510033">
            <w:pPr>
              <w:pStyle w:val="TableParagraph"/>
              <w:ind w:right="118"/>
              <w:jc w:val="right"/>
              <w:rPr>
                <w:lang w:val="es-CO"/>
              </w:rPr>
            </w:pPr>
            <w:r>
              <w:rPr>
                <w:spacing w:val="-2"/>
                <w:sz w:val="16"/>
                <w:lang w:val="es-CO"/>
              </w:rPr>
              <w:t>405</w:t>
            </w:r>
            <w:del w:id="344" w:author="Daniel Bertin Ugarte" w:date="2026-01-29T16:28:00Z" w16du:dateUtc="2026-01-29T19:28:00Z">
              <w:r w:rsidDel="009F525D">
                <w:rPr>
                  <w:spacing w:val="-2"/>
                  <w:sz w:val="16"/>
                  <w:lang w:val="es-CO"/>
                </w:rPr>
                <w:delText>.</w:delText>
              </w:r>
            </w:del>
            <w:ins w:id="345" w:author="Daniel Bertin Ugarte" w:date="2026-01-29T16:28:00Z" w16du:dateUtc="2026-01-29T19:28:00Z">
              <w:r w:rsidR="009F525D">
                <w:rPr>
                  <w:spacing w:val="-2"/>
                  <w:sz w:val="16"/>
                  <w:lang w:val="es-CO"/>
                </w:rPr>
                <w:t>,</w:t>
              </w:r>
            </w:ins>
            <w:r>
              <w:rPr>
                <w:spacing w:val="-2"/>
                <w:sz w:val="16"/>
                <w:lang w:val="es-CO"/>
              </w:rPr>
              <w:t>5</w:t>
            </w:r>
            <w:del w:id="346" w:author="Daniel Bertin Ugarte" w:date="2026-01-29T17:03:00Z" w16du:dateUtc="2026-01-29T20:03:00Z">
              <w:r w:rsidDel="004E15EE">
                <w:rPr>
                  <w:spacing w:val="-2"/>
                  <w:sz w:val="16"/>
                  <w:lang w:val="es-CO"/>
                </w:rPr>
                <w:delText>000</w:delText>
              </w:r>
            </w:del>
          </w:p>
        </w:tc>
        <w:tc>
          <w:tcPr>
            <w:tcW w:w="1550" w:type="dxa"/>
            <w:tcBorders>
              <w:top w:val="single" w:sz="4" w:space="0" w:color="000000"/>
            </w:tcBorders>
            <w:shd w:val="clear" w:color="auto" w:fill="F7F7F7"/>
          </w:tcPr>
          <w:p w14:paraId="253CEEA1" w14:textId="252529F9" w:rsidR="00D05FC9" w:rsidRDefault="00510033">
            <w:pPr>
              <w:pStyle w:val="TableParagraph"/>
              <w:ind w:right="118"/>
              <w:jc w:val="right"/>
              <w:rPr>
                <w:lang w:val="es-CO"/>
              </w:rPr>
            </w:pPr>
            <w:r>
              <w:rPr>
                <w:spacing w:val="-2"/>
                <w:sz w:val="16"/>
                <w:lang w:val="es-CO"/>
              </w:rPr>
              <w:t>420.5</w:t>
            </w:r>
            <w:del w:id="347" w:author="Daniel Bertin Ugarte" w:date="2026-01-29T17:03:00Z" w16du:dateUtc="2026-01-29T20:03:00Z">
              <w:r w:rsidDel="004E15EE">
                <w:rPr>
                  <w:spacing w:val="-2"/>
                  <w:sz w:val="16"/>
                  <w:lang w:val="es-CO"/>
                </w:rPr>
                <w:delText>000</w:delText>
              </w:r>
            </w:del>
          </w:p>
        </w:tc>
      </w:tr>
      <w:tr w:rsidR="00D05FC9" w14:paraId="4B109478" w14:textId="77777777">
        <w:trPr>
          <w:trHeight w:val="253"/>
        </w:trPr>
        <w:tc>
          <w:tcPr>
            <w:tcW w:w="2516" w:type="dxa"/>
          </w:tcPr>
          <w:p w14:paraId="39B0978F" w14:textId="77777777" w:rsidR="00D05FC9" w:rsidRDefault="00510033">
            <w:pPr>
              <w:pStyle w:val="TableParagraph"/>
              <w:ind w:left="119"/>
              <w:jc w:val="left"/>
              <w:rPr>
                <w:lang w:val="es-CO"/>
              </w:rPr>
            </w:pPr>
            <w:r>
              <w:rPr>
                <w:spacing w:val="-5"/>
                <w:sz w:val="16"/>
                <w:lang w:val="es-CO"/>
              </w:rPr>
              <w:t>BIC</w:t>
            </w:r>
          </w:p>
        </w:tc>
        <w:tc>
          <w:tcPr>
            <w:tcW w:w="1717" w:type="dxa"/>
          </w:tcPr>
          <w:p w14:paraId="46B31467" w14:textId="5271A501" w:rsidR="00D05FC9" w:rsidRDefault="00510033">
            <w:pPr>
              <w:pStyle w:val="TableParagraph"/>
              <w:ind w:right="118"/>
              <w:jc w:val="right"/>
              <w:rPr>
                <w:lang w:val="es-CO"/>
              </w:rPr>
            </w:pPr>
            <w:r>
              <w:rPr>
                <w:spacing w:val="-2"/>
                <w:sz w:val="16"/>
                <w:lang w:val="es-CO"/>
              </w:rPr>
              <w:t>490</w:t>
            </w:r>
            <w:ins w:id="348" w:author="Daniel Bertin Ugarte" w:date="2026-01-29T16:28:00Z" w16du:dateUtc="2026-01-29T19:28:00Z">
              <w:r w:rsidR="009F525D">
                <w:rPr>
                  <w:spacing w:val="-2"/>
                  <w:sz w:val="16"/>
                  <w:lang w:val="es-CO"/>
                </w:rPr>
                <w:t>,</w:t>
              </w:r>
            </w:ins>
            <w:del w:id="349" w:author="Daniel Bertin Ugarte" w:date="2026-01-29T16:28:00Z" w16du:dateUtc="2026-01-29T19:28:00Z">
              <w:r w:rsidDel="009F525D">
                <w:rPr>
                  <w:spacing w:val="-2"/>
                  <w:sz w:val="16"/>
                  <w:lang w:val="es-CO"/>
                </w:rPr>
                <w:delText>.</w:delText>
              </w:r>
            </w:del>
            <w:r>
              <w:rPr>
                <w:spacing w:val="-2"/>
                <w:sz w:val="16"/>
                <w:lang w:val="es-CO"/>
              </w:rPr>
              <w:t>8</w:t>
            </w:r>
            <w:del w:id="350" w:author="Daniel Bertin Ugarte" w:date="2026-01-29T17:03:00Z" w16du:dateUtc="2026-01-29T20:03:00Z">
              <w:r w:rsidDel="004E15EE">
                <w:rPr>
                  <w:spacing w:val="-2"/>
                  <w:sz w:val="16"/>
                  <w:lang w:val="es-CO"/>
                </w:rPr>
                <w:delText>000</w:delText>
              </w:r>
            </w:del>
          </w:p>
        </w:tc>
        <w:tc>
          <w:tcPr>
            <w:tcW w:w="1550" w:type="dxa"/>
          </w:tcPr>
          <w:p w14:paraId="5F2289E2" w14:textId="77777777" w:rsidR="00D05FC9" w:rsidRDefault="00510033">
            <w:pPr>
              <w:pStyle w:val="TableParagraph"/>
              <w:ind w:right="118"/>
              <w:jc w:val="right"/>
              <w:rPr>
                <w:lang w:val="es-CO"/>
              </w:rPr>
            </w:pPr>
            <w:r>
              <w:rPr>
                <w:spacing w:val="-2"/>
                <w:sz w:val="16"/>
                <w:lang w:val="es-CO"/>
              </w:rPr>
              <w:t>505.8</w:t>
            </w:r>
            <w:del w:id="351" w:author="Daniel Bertin Ugarte" w:date="2026-01-29T17:03:00Z" w16du:dateUtc="2026-01-29T20:03:00Z">
              <w:r w:rsidDel="004E15EE">
                <w:rPr>
                  <w:spacing w:val="-2"/>
                  <w:sz w:val="16"/>
                  <w:lang w:val="es-CO"/>
                </w:rPr>
                <w:delText>000</w:delText>
              </w:r>
            </w:del>
          </w:p>
        </w:tc>
      </w:tr>
      <w:tr w:rsidR="00D05FC9" w14:paraId="5AF77051" w14:textId="77777777">
        <w:trPr>
          <w:trHeight w:val="253"/>
        </w:trPr>
        <w:tc>
          <w:tcPr>
            <w:tcW w:w="2516" w:type="dxa"/>
            <w:shd w:val="clear" w:color="auto" w:fill="F7F7F7"/>
          </w:tcPr>
          <w:p w14:paraId="561C929D" w14:textId="5A6240A3" w:rsidR="00D05FC9" w:rsidRDefault="00510033">
            <w:pPr>
              <w:pStyle w:val="TableParagraph"/>
              <w:ind w:left="119"/>
              <w:jc w:val="left"/>
              <w:rPr>
                <w:lang w:val="es-CO"/>
              </w:rPr>
            </w:pPr>
            <w:r>
              <w:rPr>
                <w:spacing w:val="-4"/>
                <w:sz w:val="16"/>
                <w:lang w:val="es-CO"/>
              </w:rPr>
              <w:t>Log</w:t>
            </w:r>
            <w:ins w:id="352" w:author="Daniel Bertin Ugarte" w:date="2026-01-29T16:27:00Z" w16du:dateUtc="2026-01-29T19:27:00Z">
              <w:r w:rsidR="009F525D">
                <w:rPr>
                  <w:spacing w:val="-4"/>
                  <w:sz w:val="16"/>
                  <w:lang w:val="es-CO"/>
                </w:rPr>
                <w:t>-</w:t>
              </w:r>
            </w:ins>
            <w:del w:id="353" w:author="Daniel Bertin Ugarte" w:date="2026-01-29T16:27:00Z" w16du:dateUtc="2026-01-29T19:27:00Z">
              <w:r w:rsidDel="009F525D">
                <w:rPr>
                  <w:spacing w:val="-12"/>
                  <w:sz w:val="16"/>
                  <w:lang w:val="es-CO"/>
                </w:rPr>
                <w:delText xml:space="preserve"> </w:delText>
              </w:r>
              <w:r w:rsidDel="009F525D">
                <w:rPr>
                  <w:spacing w:val="-2"/>
                  <w:sz w:val="16"/>
                  <w:lang w:val="es-CO"/>
                </w:rPr>
                <w:delText>V</w:delText>
              </w:r>
            </w:del>
            <w:ins w:id="354" w:author="Daniel Bertin Ugarte" w:date="2026-01-29T16:27:00Z" w16du:dateUtc="2026-01-29T19:27:00Z">
              <w:r w:rsidR="009F525D">
                <w:rPr>
                  <w:spacing w:val="-2"/>
                  <w:sz w:val="16"/>
                  <w:lang w:val="es-CO"/>
                </w:rPr>
                <w:t>v</w:t>
              </w:r>
            </w:ins>
            <w:r>
              <w:rPr>
                <w:spacing w:val="-2"/>
                <w:sz w:val="16"/>
                <w:lang w:val="es-CO"/>
              </w:rPr>
              <w:t>erosimilitud</w:t>
            </w:r>
          </w:p>
        </w:tc>
        <w:tc>
          <w:tcPr>
            <w:tcW w:w="1717" w:type="dxa"/>
            <w:shd w:val="clear" w:color="auto" w:fill="F7F7F7"/>
          </w:tcPr>
          <w:p w14:paraId="213174C4" w14:textId="421469E7" w:rsidR="00D05FC9" w:rsidRDefault="00510033">
            <w:pPr>
              <w:pStyle w:val="TableParagraph"/>
              <w:ind w:right="118"/>
              <w:jc w:val="right"/>
              <w:rPr>
                <w:lang w:val="es-CO"/>
              </w:rPr>
            </w:pPr>
            <w:r>
              <w:rPr>
                <w:w w:val="90"/>
                <w:sz w:val="16"/>
                <w:lang w:val="es-CO"/>
              </w:rPr>
              <w:t>-</w:t>
            </w:r>
            <w:r>
              <w:rPr>
                <w:spacing w:val="-2"/>
                <w:sz w:val="16"/>
                <w:lang w:val="es-CO"/>
              </w:rPr>
              <w:t>182</w:t>
            </w:r>
            <w:commentRangeStart w:id="355"/>
            <w:del w:id="356" w:author="Daniel Bertin Ugarte" w:date="2026-01-29T16:28:00Z" w16du:dateUtc="2026-01-29T19:28:00Z">
              <w:r w:rsidDel="009F525D">
                <w:rPr>
                  <w:spacing w:val="-2"/>
                  <w:sz w:val="16"/>
                  <w:lang w:val="es-CO"/>
                </w:rPr>
                <w:delText>.</w:delText>
              </w:r>
            </w:del>
            <w:ins w:id="357" w:author="Daniel Bertin Ugarte" w:date="2026-01-29T16:28:00Z" w16du:dateUtc="2026-01-29T19:28:00Z">
              <w:r w:rsidR="009F525D">
                <w:rPr>
                  <w:spacing w:val="-2"/>
                  <w:sz w:val="16"/>
                  <w:lang w:val="es-CO"/>
                </w:rPr>
                <w:t>,</w:t>
              </w:r>
            </w:ins>
            <w:commentRangeEnd w:id="355"/>
            <w:r w:rsidR="009F525D">
              <w:rPr>
                <w:rStyle w:val="Refdecomentario"/>
                <w:spacing w:val="-2"/>
                <w:szCs w:val="22"/>
                <w:lang w:val="es-CO"/>
              </w:rPr>
              <w:commentReference w:id="355"/>
            </w:r>
            <w:r>
              <w:rPr>
                <w:spacing w:val="-2"/>
                <w:sz w:val="16"/>
                <w:lang w:val="es-CO"/>
              </w:rPr>
              <w:t>7</w:t>
            </w:r>
            <w:del w:id="358" w:author="Daniel Bertin Ugarte" w:date="2026-01-29T17:03:00Z" w16du:dateUtc="2026-01-29T20:03:00Z">
              <w:r w:rsidDel="004E15EE">
                <w:rPr>
                  <w:spacing w:val="-2"/>
                  <w:sz w:val="16"/>
                  <w:lang w:val="es-CO"/>
                </w:rPr>
                <w:delText>000</w:delText>
              </w:r>
            </w:del>
          </w:p>
        </w:tc>
        <w:tc>
          <w:tcPr>
            <w:tcW w:w="1550" w:type="dxa"/>
            <w:shd w:val="clear" w:color="auto" w:fill="F7F7F7"/>
          </w:tcPr>
          <w:p w14:paraId="015953FB" w14:textId="06E2F8A0" w:rsidR="00D05FC9" w:rsidRDefault="00510033">
            <w:pPr>
              <w:pStyle w:val="TableParagraph"/>
              <w:ind w:right="118"/>
              <w:jc w:val="right"/>
              <w:rPr>
                <w:lang w:val="es-CO"/>
              </w:rPr>
            </w:pPr>
            <w:r>
              <w:rPr>
                <w:w w:val="90"/>
                <w:sz w:val="16"/>
                <w:lang w:val="es-CO"/>
              </w:rPr>
              <w:t>-</w:t>
            </w:r>
            <w:r>
              <w:rPr>
                <w:spacing w:val="-2"/>
                <w:sz w:val="16"/>
                <w:lang w:val="es-CO"/>
              </w:rPr>
              <w:t>190.2</w:t>
            </w:r>
            <w:del w:id="359" w:author="Daniel Bertin Ugarte" w:date="2026-01-29T17:03:00Z" w16du:dateUtc="2026-01-29T20:03:00Z">
              <w:r w:rsidDel="004E15EE">
                <w:rPr>
                  <w:spacing w:val="-2"/>
                  <w:sz w:val="16"/>
                  <w:lang w:val="es-CO"/>
                </w:rPr>
                <w:delText>000</w:delText>
              </w:r>
            </w:del>
          </w:p>
        </w:tc>
      </w:tr>
      <w:tr w:rsidR="00D05FC9" w14:paraId="75A4D5C7" w14:textId="77777777">
        <w:trPr>
          <w:trHeight w:val="248"/>
        </w:trPr>
        <w:tc>
          <w:tcPr>
            <w:tcW w:w="2516" w:type="dxa"/>
            <w:tcBorders>
              <w:bottom w:val="single" w:sz="4" w:space="0" w:color="000000"/>
            </w:tcBorders>
          </w:tcPr>
          <w:p w14:paraId="619CACBD" w14:textId="77777777" w:rsidR="00D05FC9" w:rsidRDefault="00510033">
            <w:pPr>
              <w:pStyle w:val="TableParagraph"/>
              <w:ind w:left="119"/>
              <w:jc w:val="left"/>
              <w:rPr>
                <w:lang w:val="es-CO"/>
              </w:rPr>
            </w:pPr>
            <w:r>
              <w:rPr>
                <w:spacing w:val="-2"/>
                <w:sz w:val="16"/>
                <w:lang w:val="es-CO"/>
              </w:rPr>
              <w:t>Desviación</w:t>
            </w:r>
          </w:p>
        </w:tc>
        <w:tc>
          <w:tcPr>
            <w:tcW w:w="1717" w:type="dxa"/>
            <w:tcBorders>
              <w:bottom w:val="single" w:sz="4" w:space="0" w:color="000000"/>
            </w:tcBorders>
          </w:tcPr>
          <w:p w14:paraId="529BC7BE" w14:textId="77777777" w:rsidR="00D05FC9" w:rsidRDefault="00510033">
            <w:pPr>
              <w:pStyle w:val="TableParagraph"/>
              <w:ind w:right="118"/>
              <w:jc w:val="right"/>
              <w:rPr>
                <w:lang w:val="es-CO"/>
              </w:rPr>
            </w:pPr>
            <w:r>
              <w:rPr>
                <w:spacing w:val="-2"/>
                <w:sz w:val="16"/>
                <w:lang w:val="es-CO"/>
              </w:rPr>
              <w:t>365.5</w:t>
            </w:r>
            <w:del w:id="360" w:author="Daniel Bertin Ugarte" w:date="2026-01-29T17:03:00Z" w16du:dateUtc="2026-01-29T20:03:00Z">
              <w:r w:rsidDel="004E15EE">
                <w:rPr>
                  <w:spacing w:val="-2"/>
                  <w:sz w:val="16"/>
                  <w:lang w:val="es-CO"/>
                </w:rPr>
                <w:delText>000</w:delText>
              </w:r>
            </w:del>
          </w:p>
        </w:tc>
        <w:tc>
          <w:tcPr>
            <w:tcW w:w="1550" w:type="dxa"/>
            <w:tcBorders>
              <w:bottom w:val="single" w:sz="4" w:space="0" w:color="000000"/>
            </w:tcBorders>
          </w:tcPr>
          <w:p w14:paraId="3D4AB23E" w14:textId="77777777" w:rsidR="00D05FC9" w:rsidRDefault="00510033">
            <w:pPr>
              <w:pStyle w:val="TableParagraph"/>
              <w:ind w:right="118"/>
              <w:jc w:val="right"/>
              <w:rPr>
                <w:lang w:val="es-CO"/>
              </w:rPr>
            </w:pPr>
            <w:r>
              <w:rPr>
                <w:spacing w:val="-2"/>
                <w:sz w:val="16"/>
                <w:lang w:val="es-CO"/>
              </w:rPr>
              <w:t>380.5</w:t>
            </w:r>
            <w:del w:id="361" w:author="Daniel Bertin Ugarte" w:date="2026-01-29T17:03:00Z" w16du:dateUtc="2026-01-29T20:03:00Z">
              <w:r w:rsidDel="004E15EE">
                <w:rPr>
                  <w:spacing w:val="-2"/>
                  <w:sz w:val="16"/>
                  <w:lang w:val="es-CO"/>
                </w:rPr>
                <w:delText>000</w:delText>
              </w:r>
            </w:del>
          </w:p>
        </w:tc>
      </w:tr>
      <w:tr w:rsidR="00D05FC9" w14:paraId="2B81E70C" w14:textId="77777777">
        <w:trPr>
          <w:trHeight w:val="258"/>
        </w:trPr>
        <w:tc>
          <w:tcPr>
            <w:tcW w:w="2516" w:type="dxa"/>
            <w:tcBorders>
              <w:top w:val="single" w:sz="4" w:space="0" w:color="000000"/>
            </w:tcBorders>
            <w:shd w:val="clear" w:color="auto" w:fill="F7F7F7"/>
          </w:tcPr>
          <w:p w14:paraId="4FAA2AA7" w14:textId="77777777" w:rsidR="00D05FC9" w:rsidRDefault="00510033">
            <w:pPr>
              <w:pStyle w:val="TableParagraph"/>
              <w:ind w:left="119"/>
              <w:jc w:val="left"/>
              <w:rPr>
                <w:b/>
                <w:bCs/>
              </w:rPr>
            </w:pPr>
            <w:r>
              <w:rPr>
                <w:b/>
                <w:bCs/>
                <w:w w:val="85"/>
                <w:sz w:val="16"/>
              </w:rPr>
              <w:t>Efectos</w:t>
            </w:r>
            <w:r>
              <w:rPr>
                <w:b/>
                <w:bCs/>
                <w:spacing w:val="-2"/>
                <w:sz w:val="16"/>
              </w:rPr>
              <w:t xml:space="preserve"> </w:t>
            </w:r>
            <w:r>
              <w:rPr>
                <w:b/>
                <w:bCs/>
                <w:w w:val="85"/>
                <w:sz w:val="16"/>
              </w:rPr>
              <w:t>fijos</w:t>
            </w:r>
          </w:p>
        </w:tc>
        <w:tc>
          <w:tcPr>
            <w:tcW w:w="1717" w:type="dxa"/>
            <w:tcBorders>
              <w:top w:val="single" w:sz="4" w:space="0" w:color="000000"/>
            </w:tcBorders>
            <w:shd w:val="clear" w:color="auto" w:fill="F7F7F7"/>
          </w:tcPr>
          <w:p w14:paraId="4E333025" w14:textId="77777777" w:rsidR="00D05FC9" w:rsidRDefault="00D05FC9">
            <w:pPr>
              <w:pStyle w:val="TableParagraph"/>
              <w:ind w:right="118"/>
              <w:jc w:val="right"/>
              <w:rPr>
                <w:lang w:val="es-CO"/>
              </w:rPr>
            </w:pPr>
          </w:p>
        </w:tc>
        <w:tc>
          <w:tcPr>
            <w:tcW w:w="1550" w:type="dxa"/>
            <w:tcBorders>
              <w:top w:val="single" w:sz="4" w:space="0" w:color="000000"/>
            </w:tcBorders>
            <w:shd w:val="clear" w:color="auto" w:fill="F7F7F7"/>
          </w:tcPr>
          <w:p w14:paraId="1CCACF5D" w14:textId="77777777" w:rsidR="00D05FC9" w:rsidRDefault="00D05FC9">
            <w:pPr>
              <w:pStyle w:val="TableParagraph"/>
              <w:ind w:right="118"/>
              <w:jc w:val="right"/>
              <w:rPr>
                <w:lang w:val="es-CO"/>
              </w:rPr>
            </w:pPr>
          </w:p>
        </w:tc>
      </w:tr>
      <w:tr w:rsidR="00D05FC9" w14:paraId="6125A30D" w14:textId="77777777">
        <w:trPr>
          <w:trHeight w:val="223"/>
        </w:trPr>
        <w:tc>
          <w:tcPr>
            <w:tcW w:w="2516" w:type="dxa"/>
            <w:shd w:val="clear" w:color="auto" w:fill="F7F7F7"/>
          </w:tcPr>
          <w:p w14:paraId="31897D0B" w14:textId="77777777" w:rsidR="00D05FC9" w:rsidRDefault="00510033">
            <w:pPr>
              <w:pStyle w:val="TableParagraph"/>
              <w:ind w:left="119"/>
              <w:jc w:val="left"/>
              <w:rPr>
                <w:lang w:val="es-CO"/>
              </w:rPr>
            </w:pPr>
            <w:r>
              <w:rPr>
                <w:spacing w:val="-2"/>
                <w:w w:val="85"/>
                <w:sz w:val="16"/>
                <w:lang w:val="es-CO"/>
              </w:rPr>
              <w:t>Intercepto</w:t>
            </w:r>
          </w:p>
        </w:tc>
        <w:tc>
          <w:tcPr>
            <w:tcW w:w="1717" w:type="dxa"/>
            <w:shd w:val="clear" w:color="auto" w:fill="F7F7F7"/>
          </w:tcPr>
          <w:p w14:paraId="028EE5FE" w14:textId="77777777" w:rsidR="00D05FC9" w:rsidRDefault="00510033">
            <w:pPr>
              <w:pStyle w:val="TableParagraph"/>
              <w:ind w:right="118"/>
              <w:jc w:val="right"/>
              <w:rPr>
                <w:lang w:val="es-CO"/>
              </w:rPr>
            </w:pPr>
            <w:r>
              <w:rPr>
                <w:spacing w:val="-2"/>
                <w:sz w:val="16"/>
                <w:lang w:val="es-CO"/>
              </w:rPr>
              <w:t>2.0011</w:t>
            </w:r>
          </w:p>
        </w:tc>
        <w:tc>
          <w:tcPr>
            <w:tcW w:w="1550" w:type="dxa"/>
            <w:shd w:val="clear" w:color="auto" w:fill="F7F7F7"/>
          </w:tcPr>
          <w:p w14:paraId="3F19F054" w14:textId="77777777" w:rsidR="00D05FC9" w:rsidRDefault="00510033">
            <w:pPr>
              <w:pStyle w:val="TableParagraph"/>
              <w:ind w:right="118"/>
              <w:jc w:val="right"/>
              <w:rPr>
                <w:lang w:val="es-CO"/>
              </w:rPr>
            </w:pPr>
            <w:r>
              <w:rPr>
                <w:spacing w:val="-2"/>
                <w:sz w:val="16"/>
                <w:lang w:val="es-CO"/>
              </w:rPr>
              <w:t>2.0580</w:t>
            </w:r>
          </w:p>
        </w:tc>
      </w:tr>
      <w:tr w:rsidR="00D05FC9" w14:paraId="37934D86" w14:textId="77777777">
        <w:trPr>
          <w:trHeight w:val="174"/>
        </w:trPr>
        <w:tc>
          <w:tcPr>
            <w:tcW w:w="2516" w:type="dxa"/>
          </w:tcPr>
          <w:p w14:paraId="7BED2713" w14:textId="77777777" w:rsidR="00D05FC9" w:rsidRDefault="00510033">
            <w:pPr>
              <w:pStyle w:val="TableParagraph"/>
              <w:spacing w:before="146"/>
              <w:ind w:left="119"/>
              <w:jc w:val="left"/>
              <w:rPr>
                <w:lang w:val="es-CO"/>
              </w:rPr>
            </w:pPr>
            <w:r>
              <w:rPr>
                <w:spacing w:val="-2"/>
                <w:w w:val="85"/>
                <w:sz w:val="16"/>
                <w:lang w:val="es-CO"/>
              </w:rPr>
              <w:t>Elevación</w:t>
            </w:r>
          </w:p>
        </w:tc>
        <w:tc>
          <w:tcPr>
            <w:tcW w:w="1717" w:type="dxa"/>
          </w:tcPr>
          <w:p w14:paraId="5400FFAF" w14:textId="77777777" w:rsidR="00D05FC9" w:rsidRDefault="00510033">
            <w:pPr>
              <w:pStyle w:val="TableParagraph"/>
              <w:spacing w:before="146"/>
              <w:ind w:right="118"/>
              <w:jc w:val="right"/>
              <w:rPr>
                <w:lang w:val="es-CO"/>
              </w:rPr>
            </w:pPr>
            <w:r>
              <w:rPr>
                <w:spacing w:val="-2"/>
                <w:sz w:val="16"/>
                <w:lang w:val="es-CO"/>
              </w:rPr>
              <w:t>0.8566</w:t>
            </w:r>
          </w:p>
        </w:tc>
        <w:tc>
          <w:tcPr>
            <w:tcW w:w="1550" w:type="dxa"/>
          </w:tcPr>
          <w:p w14:paraId="455DB91C" w14:textId="77777777" w:rsidR="00D05FC9" w:rsidRDefault="00510033">
            <w:pPr>
              <w:pStyle w:val="TableParagraph"/>
              <w:spacing w:before="146"/>
              <w:ind w:right="118"/>
              <w:jc w:val="right"/>
              <w:rPr>
                <w:lang w:val="es-CO"/>
              </w:rPr>
            </w:pPr>
            <w:r>
              <w:rPr>
                <w:spacing w:val="-2"/>
                <w:sz w:val="16"/>
                <w:lang w:val="es-CO"/>
              </w:rPr>
              <w:t>0.7834</w:t>
            </w:r>
          </w:p>
        </w:tc>
      </w:tr>
      <w:tr w:rsidR="00D05FC9" w14:paraId="7B8115C4" w14:textId="77777777">
        <w:trPr>
          <w:trHeight w:val="253"/>
        </w:trPr>
        <w:tc>
          <w:tcPr>
            <w:tcW w:w="2516" w:type="dxa"/>
            <w:shd w:val="clear" w:color="auto" w:fill="F7F7F7"/>
          </w:tcPr>
          <w:p w14:paraId="2911EC2A" w14:textId="77777777" w:rsidR="00D05FC9" w:rsidRDefault="00510033">
            <w:pPr>
              <w:pStyle w:val="TableParagraph"/>
              <w:ind w:left="119"/>
              <w:jc w:val="left"/>
              <w:rPr>
                <w:lang w:val="es-CO"/>
              </w:rPr>
            </w:pPr>
            <w:r>
              <w:rPr>
                <w:spacing w:val="-2"/>
                <w:w w:val="85"/>
                <w:sz w:val="16"/>
                <w:lang w:val="es-CO"/>
              </w:rPr>
              <w:t>Relieve</w:t>
            </w:r>
          </w:p>
        </w:tc>
        <w:tc>
          <w:tcPr>
            <w:tcW w:w="1717" w:type="dxa"/>
            <w:shd w:val="clear" w:color="auto" w:fill="F7F7F7"/>
          </w:tcPr>
          <w:p w14:paraId="2F9DE2F9" w14:textId="77777777" w:rsidR="00D05FC9" w:rsidRDefault="00510033">
            <w:pPr>
              <w:pStyle w:val="TableParagraph"/>
              <w:ind w:right="118"/>
              <w:jc w:val="right"/>
              <w:rPr>
                <w:lang w:val="es-CO"/>
              </w:rPr>
            </w:pPr>
            <w:r>
              <w:rPr>
                <w:spacing w:val="-2"/>
                <w:sz w:val="16"/>
                <w:lang w:val="es-CO"/>
              </w:rPr>
              <w:t>1.0958</w:t>
            </w:r>
          </w:p>
        </w:tc>
        <w:tc>
          <w:tcPr>
            <w:tcW w:w="1550" w:type="dxa"/>
            <w:shd w:val="clear" w:color="auto" w:fill="F7F7F7"/>
          </w:tcPr>
          <w:p w14:paraId="57192A85" w14:textId="77777777" w:rsidR="00D05FC9" w:rsidRDefault="00510033">
            <w:pPr>
              <w:pStyle w:val="TableParagraph"/>
              <w:ind w:right="118"/>
              <w:jc w:val="right"/>
              <w:rPr>
                <w:lang w:val="es-CO"/>
              </w:rPr>
            </w:pPr>
            <w:r>
              <w:rPr>
                <w:spacing w:val="-2"/>
                <w:sz w:val="16"/>
                <w:lang w:val="es-CO"/>
              </w:rPr>
              <w:t>1.2863</w:t>
            </w:r>
          </w:p>
        </w:tc>
      </w:tr>
      <w:tr w:rsidR="00D05FC9" w14:paraId="6A6C8170" w14:textId="77777777">
        <w:trPr>
          <w:trHeight w:val="253"/>
        </w:trPr>
        <w:tc>
          <w:tcPr>
            <w:tcW w:w="2516" w:type="dxa"/>
          </w:tcPr>
          <w:p w14:paraId="222CFE29" w14:textId="679503AC" w:rsidR="00D05FC9" w:rsidRDefault="00510033">
            <w:pPr>
              <w:pStyle w:val="TableParagraph"/>
              <w:ind w:left="119"/>
              <w:jc w:val="left"/>
              <w:rPr>
                <w:lang w:val="es-CO"/>
              </w:rPr>
            </w:pPr>
            <w:r>
              <w:rPr>
                <w:spacing w:val="-4"/>
                <w:w w:val="85"/>
                <w:sz w:val="16"/>
                <w:lang w:val="es-CO"/>
              </w:rPr>
              <w:t>Área</w:t>
            </w:r>
            <w:ins w:id="362" w:author="Daniel Bertin Ugarte" w:date="2026-01-29T16:29:00Z" w16du:dateUtc="2026-01-29T19:29:00Z">
              <w:r w:rsidR="009F525D">
                <w:rPr>
                  <w:spacing w:val="-4"/>
                  <w:w w:val="85"/>
                  <w:sz w:val="16"/>
                  <w:lang w:val="es-CO"/>
                </w:rPr>
                <w:t xml:space="preserve"> subcuenca</w:t>
              </w:r>
            </w:ins>
          </w:p>
        </w:tc>
        <w:tc>
          <w:tcPr>
            <w:tcW w:w="1717" w:type="dxa"/>
          </w:tcPr>
          <w:p w14:paraId="331F2B69" w14:textId="77777777" w:rsidR="00D05FC9" w:rsidRDefault="00510033">
            <w:pPr>
              <w:pStyle w:val="TableParagraph"/>
              <w:ind w:right="118"/>
              <w:jc w:val="right"/>
              <w:rPr>
                <w:lang w:val="es-CO"/>
              </w:rPr>
            </w:pPr>
            <w:r>
              <w:rPr>
                <w:spacing w:val="-2"/>
                <w:sz w:val="16"/>
                <w:lang w:val="es-CO"/>
              </w:rPr>
              <w:t>0.7033</w:t>
            </w:r>
          </w:p>
        </w:tc>
        <w:tc>
          <w:tcPr>
            <w:tcW w:w="1550" w:type="dxa"/>
          </w:tcPr>
          <w:p w14:paraId="4DD11DAE" w14:textId="77777777" w:rsidR="00D05FC9" w:rsidRDefault="00510033">
            <w:pPr>
              <w:pStyle w:val="TableParagraph"/>
              <w:ind w:right="118"/>
              <w:jc w:val="right"/>
              <w:rPr>
                <w:lang w:val="es-CO"/>
              </w:rPr>
            </w:pPr>
            <w:r>
              <w:rPr>
                <w:spacing w:val="-2"/>
                <w:sz w:val="16"/>
                <w:lang w:val="es-CO"/>
              </w:rPr>
              <w:t>1.2102</w:t>
            </w:r>
          </w:p>
        </w:tc>
      </w:tr>
      <w:tr w:rsidR="00D05FC9" w14:paraId="15FFCA67" w14:textId="77777777">
        <w:trPr>
          <w:trHeight w:val="248"/>
        </w:trPr>
        <w:tc>
          <w:tcPr>
            <w:tcW w:w="2516" w:type="dxa"/>
            <w:tcBorders>
              <w:bottom w:val="single" w:sz="4" w:space="0" w:color="000000"/>
            </w:tcBorders>
            <w:shd w:val="clear" w:color="auto" w:fill="F7F7F7"/>
          </w:tcPr>
          <w:p w14:paraId="5FAE8EBC" w14:textId="20170C69" w:rsidR="00D05FC9" w:rsidRDefault="00510033">
            <w:pPr>
              <w:pStyle w:val="TableParagraph"/>
              <w:ind w:left="119"/>
              <w:jc w:val="left"/>
              <w:rPr>
                <w:lang w:val="es-CO"/>
              </w:rPr>
            </w:pPr>
            <w:del w:id="363" w:author="Daniel Bertin Ugarte" w:date="2026-01-29T16:29:00Z" w16du:dateUtc="2026-01-29T19:29:00Z">
              <w:r w:rsidDel="009F525D">
                <w:rPr>
                  <w:w w:val="90"/>
                  <w:sz w:val="16"/>
                  <w:lang w:val="es-CO"/>
                </w:rPr>
                <w:delText>Lluvia</w:delText>
              </w:r>
            </w:del>
            <w:ins w:id="364" w:author="Daniel Bertin Ugarte" w:date="2026-01-29T16:29:00Z" w16du:dateUtc="2026-01-29T19:29:00Z">
              <w:r w:rsidR="009F525D">
                <w:rPr>
                  <w:w w:val="90"/>
                  <w:sz w:val="16"/>
                  <w:lang w:val="es-CO"/>
                </w:rPr>
                <w:t>Precipitación</w:t>
              </w:r>
            </w:ins>
            <w:r>
              <w:rPr>
                <w:spacing w:val="-11"/>
                <w:w w:val="90"/>
                <w:sz w:val="16"/>
                <w:lang w:val="es-CO"/>
              </w:rPr>
              <w:t xml:space="preserve"> </w:t>
            </w:r>
            <w:del w:id="365" w:author="Daniel Bertin Ugarte" w:date="2026-01-29T16:29:00Z" w16du:dateUtc="2026-01-29T19:29:00Z">
              <w:r w:rsidDel="009F525D">
                <w:rPr>
                  <w:spacing w:val="-2"/>
                  <w:w w:val="90"/>
                  <w:sz w:val="16"/>
                  <w:lang w:val="es-CO"/>
                </w:rPr>
                <w:delText>A</w:delText>
              </w:r>
            </w:del>
            <w:ins w:id="366" w:author="Daniel Bertin Ugarte" w:date="2026-01-29T16:29:00Z" w16du:dateUtc="2026-01-29T19:29:00Z">
              <w:r w:rsidR="009F525D">
                <w:rPr>
                  <w:spacing w:val="-2"/>
                  <w:w w:val="90"/>
                  <w:sz w:val="16"/>
                  <w:lang w:val="es-CO"/>
                </w:rPr>
                <w:t>a</w:t>
              </w:r>
            </w:ins>
            <w:r>
              <w:rPr>
                <w:spacing w:val="-2"/>
                <w:w w:val="90"/>
                <w:sz w:val="16"/>
                <w:lang w:val="es-CO"/>
              </w:rPr>
              <w:t>nual</w:t>
            </w:r>
          </w:p>
        </w:tc>
        <w:tc>
          <w:tcPr>
            <w:tcW w:w="1717" w:type="dxa"/>
            <w:tcBorders>
              <w:bottom w:val="single" w:sz="4" w:space="0" w:color="000000"/>
            </w:tcBorders>
            <w:shd w:val="clear" w:color="auto" w:fill="F7F7F7"/>
          </w:tcPr>
          <w:p w14:paraId="46A6B576" w14:textId="77777777" w:rsidR="00D05FC9" w:rsidRDefault="00510033">
            <w:pPr>
              <w:pStyle w:val="TableParagraph"/>
              <w:ind w:right="118"/>
              <w:jc w:val="right"/>
              <w:rPr>
                <w:lang w:val="es-CO"/>
              </w:rPr>
            </w:pPr>
            <w:r>
              <w:rPr>
                <w:w w:val="90"/>
                <w:sz w:val="16"/>
                <w:lang w:val="es-CO"/>
              </w:rPr>
              <w:t>-</w:t>
            </w:r>
            <w:r>
              <w:rPr>
                <w:spacing w:val="-2"/>
                <w:sz w:val="16"/>
                <w:lang w:val="es-CO"/>
              </w:rPr>
              <w:t>0.3884</w:t>
            </w:r>
          </w:p>
        </w:tc>
        <w:tc>
          <w:tcPr>
            <w:tcW w:w="1550" w:type="dxa"/>
            <w:tcBorders>
              <w:bottom w:val="single" w:sz="4" w:space="0" w:color="000000"/>
            </w:tcBorders>
            <w:shd w:val="clear" w:color="auto" w:fill="F7F7F7"/>
          </w:tcPr>
          <w:p w14:paraId="048C50AE" w14:textId="77777777" w:rsidR="00D05FC9" w:rsidRDefault="00510033">
            <w:pPr>
              <w:pStyle w:val="TableParagraph"/>
              <w:ind w:right="118"/>
              <w:jc w:val="right"/>
              <w:rPr>
                <w:lang w:val="es-CO"/>
              </w:rPr>
            </w:pPr>
            <w:r>
              <w:rPr>
                <w:w w:val="90"/>
                <w:sz w:val="16"/>
                <w:lang w:val="es-CO"/>
              </w:rPr>
              <w:t>-</w:t>
            </w:r>
            <w:r>
              <w:rPr>
                <w:spacing w:val="-2"/>
                <w:sz w:val="16"/>
                <w:lang w:val="es-CO"/>
              </w:rPr>
              <w:t>0.4966</w:t>
            </w:r>
          </w:p>
        </w:tc>
      </w:tr>
      <w:tr w:rsidR="00D05FC9" w14:paraId="74896BDE" w14:textId="77777777">
        <w:trPr>
          <w:trHeight w:val="350"/>
        </w:trPr>
        <w:tc>
          <w:tcPr>
            <w:tcW w:w="2516" w:type="dxa"/>
            <w:tcBorders>
              <w:top w:val="single" w:sz="4" w:space="0" w:color="000000"/>
            </w:tcBorders>
          </w:tcPr>
          <w:p w14:paraId="110484D2" w14:textId="77777777" w:rsidR="00D05FC9" w:rsidRDefault="00510033">
            <w:pPr>
              <w:pStyle w:val="TableParagraph"/>
              <w:ind w:left="119"/>
              <w:jc w:val="left"/>
              <w:rPr>
                <w:b/>
                <w:bCs/>
              </w:rPr>
            </w:pPr>
            <w:r>
              <w:rPr>
                <w:b/>
                <w:bCs/>
                <w:w w:val="90"/>
                <w:sz w:val="16"/>
              </w:rPr>
              <w:t>Efectos</w:t>
            </w:r>
            <w:r>
              <w:rPr>
                <w:b/>
                <w:bCs/>
                <w:spacing w:val="-10"/>
                <w:w w:val="90"/>
                <w:sz w:val="16"/>
              </w:rPr>
              <w:t xml:space="preserve"> </w:t>
            </w:r>
            <w:r>
              <w:rPr>
                <w:b/>
                <w:bCs/>
                <w:w w:val="90"/>
                <w:sz w:val="16"/>
              </w:rPr>
              <w:t>aleatorios</w:t>
            </w:r>
            <w:r>
              <w:rPr>
                <w:b/>
                <w:bCs/>
                <w:spacing w:val="-9"/>
                <w:w w:val="90"/>
                <w:sz w:val="16"/>
              </w:rPr>
              <w:t xml:space="preserve"> </w:t>
            </w:r>
            <w:r>
              <w:rPr>
                <w:b/>
                <w:bCs/>
                <w:w w:val="90"/>
                <w:sz w:val="16"/>
              </w:rPr>
              <w:t>(Varianza)</w:t>
            </w:r>
          </w:p>
        </w:tc>
        <w:tc>
          <w:tcPr>
            <w:tcW w:w="1717" w:type="dxa"/>
            <w:tcBorders>
              <w:top w:val="single" w:sz="4" w:space="0" w:color="000000"/>
            </w:tcBorders>
          </w:tcPr>
          <w:p w14:paraId="756836FD" w14:textId="77777777" w:rsidR="00D05FC9" w:rsidRDefault="00D05FC9">
            <w:pPr>
              <w:pStyle w:val="TableParagraph"/>
              <w:ind w:right="118"/>
              <w:jc w:val="right"/>
              <w:rPr>
                <w:lang w:val="es-CO"/>
              </w:rPr>
            </w:pPr>
          </w:p>
        </w:tc>
        <w:tc>
          <w:tcPr>
            <w:tcW w:w="1550" w:type="dxa"/>
            <w:tcBorders>
              <w:top w:val="single" w:sz="4" w:space="0" w:color="000000"/>
            </w:tcBorders>
          </w:tcPr>
          <w:p w14:paraId="3A128BC9" w14:textId="77777777" w:rsidR="00D05FC9" w:rsidRDefault="00D05FC9">
            <w:pPr>
              <w:pStyle w:val="TableParagraph"/>
              <w:ind w:right="118"/>
              <w:jc w:val="right"/>
              <w:rPr>
                <w:lang w:val="es-CO"/>
              </w:rPr>
            </w:pPr>
          </w:p>
        </w:tc>
      </w:tr>
      <w:tr w:rsidR="00D05FC9" w14:paraId="554EE60C" w14:textId="77777777">
        <w:trPr>
          <w:trHeight w:val="350"/>
        </w:trPr>
        <w:tc>
          <w:tcPr>
            <w:tcW w:w="2516" w:type="dxa"/>
          </w:tcPr>
          <w:p w14:paraId="56FC1949" w14:textId="77777777" w:rsidR="00D05FC9" w:rsidRDefault="00510033">
            <w:pPr>
              <w:pStyle w:val="TableParagraph"/>
              <w:ind w:left="119"/>
              <w:jc w:val="left"/>
              <w:rPr>
                <w:lang w:val="es-CO"/>
              </w:rPr>
            </w:pPr>
            <w:r>
              <w:rPr>
                <w:spacing w:val="-2"/>
                <w:w w:val="90"/>
                <w:sz w:val="16"/>
                <w:lang w:val="es-CO"/>
              </w:rPr>
              <w:t>Intercepto</w:t>
            </w:r>
          </w:p>
        </w:tc>
        <w:tc>
          <w:tcPr>
            <w:tcW w:w="1717" w:type="dxa"/>
          </w:tcPr>
          <w:p w14:paraId="2062E641" w14:textId="77777777" w:rsidR="00D05FC9" w:rsidRDefault="00510033">
            <w:pPr>
              <w:pStyle w:val="TableParagraph"/>
              <w:ind w:right="118"/>
              <w:jc w:val="right"/>
              <w:rPr>
                <w:lang w:val="es-CO"/>
              </w:rPr>
            </w:pPr>
            <w:r>
              <w:rPr>
                <w:spacing w:val="-2"/>
                <w:sz w:val="16"/>
                <w:lang w:val="es-CO"/>
              </w:rPr>
              <w:t>0.0000</w:t>
            </w:r>
          </w:p>
        </w:tc>
        <w:tc>
          <w:tcPr>
            <w:tcW w:w="1550" w:type="dxa"/>
          </w:tcPr>
          <w:p w14:paraId="0D281233" w14:textId="77777777" w:rsidR="00D05FC9" w:rsidRDefault="00510033">
            <w:pPr>
              <w:pStyle w:val="TableParagraph"/>
              <w:ind w:right="118"/>
              <w:jc w:val="right"/>
              <w:rPr>
                <w:lang w:val="es-CO"/>
              </w:rPr>
            </w:pPr>
            <w:r>
              <w:rPr>
                <w:spacing w:val="-2"/>
                <w:sz w:val="16"/>
                <w:lang w:val="es-CO"/>
              </w:rPr>
              <w:t>0.0000</w:t>
            </w:r>
          </w:p>
        </w:tc>
      </w:tr>
      <w:tr w:rsidR="00D05FC9" w14:paraId="4136A697" w14:textId="77777777">
        <w:trPr>
          <w:trHeight w:val="260"/>
        </w:trPr>
        <w:tc>
          <w:tcPr>
            <w:tcW w:w="2516" w:type="dxa"/>
            <w:shd w:val="clear" w:color="auto" w:fill="F7F7F7"/>
          </w:tcPr>
          <w:p w14:paraId="4EDC4B0D" w14:textId="77777777" w:rsidR="00D05FC9" w:rsidRDefault="00510033">
            <w:pPr>
              <w:pStyle w:val="TableParagraph"/>
              <w:ind w:left="119"/>
              <w:jc w:val="left"/>
              <w:rPr>
                <w:lang w:val="es-CO"/>
              </w:rPr>
            </w:pPr>
            <w:r>
              <w:rPr>
                <w:spacing w:val="-2"/>
                <w:w w:val="90"/>
                <w:sz w:val="16"/>
                <w:lang w:val="es-CO"/>
              </w:rPr>
              <w:t>Elevación</w:t>
            </w:r>
          </w:p>
        </w:tc>
        <w:tc>
          <w:tcPr>
            <w:tcW w:w="1717" w:type="dxa"/>
            <w:shd w:val="clear" w:color="auto" w:fill="F7F7F7"/>
          </w:tcPr>
          <w:p w14:paraId="743812C0" w14:textId="77777777" w:rsidR="00D05FC9" w:rsidRDefault="00510033">
            <w:pPr>
              <w:pStyle w:val="TableParagraph"/>
              <w:ind w:right="118"/>
              <w:jc w:val="right"/>
              <w:rPr>
                <w:lang w:val="es-CO"/>
              </w:rPr>
            </w:pPr>
            <w:r>
              <w:rPr>
                <w:spacing w:val="-2"/>
                <w:sz w:val="16"/>
                <w:lang w:val="es-CO"/>
              </w:rPr>
              <w:t>0.0033</w:t>
            </w:r>
          </w:p>
        </w:tc>
        <w:tc>
          <w:tcPr>
            <w:tcW w:w="1550" w:type="dxa"/>
            <w:shd w:val="clear" w:color="auto" w:fill="F7F7F7"/>
          </w:tcPr>
          <w:p w14:paraId="26345892" w14:textId="77777777" w:rsidR="00D05FC9" w:rsidRDefault="00510033">
            <w:pPr>
              <w:pStyle w:val="TableParagraph"/>
              <w:ind w:right="118"/>
              <w:jc w:val="right"/>
              <w:rPr>
                <w:lang w:val="es-CO"/>
              </w:rPr>
            </w:pPr>
            <w:r>
              <w:rPr>
                <w:spacing w:val="-2"/>
                <w:sz w:val="16"/>
                <w:lang w:val="es-CO"/>
              </w:rPr>
              <w:t>0.0007</w:t>
            </w:r>
          </w:p>
        </w:tc>
      </w:tr>
      <w:tr w:rsidR="00D05FC9" w14:paraId="058AE6E1" w14:textId="77777777">
        <w:trPr>
          <w:trHeight w:val="253"/>
        </w:trPr>
        <w:tc>
          <w:tcPr>
            <w:tcW w:w="2516" w:type="dxa"/>
          </w:tcPr>
          <w:p w14:paraId="68A1C89E" w14:textId="77777777" w:rsidR="00D05FC9" w:rsidRDefault="00510033">
            <w:pPr>
              <w:pStyle w:val="TableParagraph"/>
              <w:ind w:left="119"/>
              <w:jc w:val="left"/>
              <w:rPr>
                <w:lang w:val="es-CO"/>
              </w:rPr>
            </w:pPr>
            <w:r>
              <w:rPr>
                <w:spacing w:val="-2"/>
                <w:w w:val="90"/>
                <w:sz w:val="16"/>
                <w:lang w:val="es-CO"/>
              </w:rPr>
              <w:t>Relieve</w:t>
            </w:r>
          </w:p>
        </w:tc>
        <w:tc>
          <w:tcPr>
            <w:tcW w:w="1717" w:type="dxa"/>
          </w:tcPr>
          <w:p w14:paraId="219A4678" w14:textId="77777777" w:rsidR="00D05FC9" w:rsidRDefault="00510033">
            <w:pPr>
              <w:pStyle w:val="TableParagraph"/>
              <w:ind w:right="118"/>
              <w:jc w:val="right"/>
              <w:rPr>
                <w:lang w:val="es-CO"/>
              </w:rPr>
            </w:pPr>
            <w:r>
              <w:rPr>
                <w:spacing w:val="-2"/>
                <w:sz w:val="16"/>
                <w:lang w:val="es-CO"/>
              </w:rPr>
              <w:t>0.8298</w:t>
            </w:r>
          </w:p>
        </w:tc>
        <w:tc>
          <w:tcPr>
            <w:tcW w:w="1550" w:type="dxa"/>
          </w:tcPr>
          <w:p w14:paraId="368E20BE" w14:textId="77777777" w:rsidR="00D05FC9" w:rsidRDefault="00510033">
            <w:pPr>
              <w:pStyle w:val="TableParagraph"/>
              <w:ind w:right="118"/>
              <w:jc w:val="right"/>
              <w:rPr>
                <w:lang w:val="es-CO"/>
              </w:rPr>
            </w:pPr>
            <w:r>
              <w:rPr>
                <w:spacing w:val="-2"/>
                <w:sz w:val="16"/>
                <w:lang w:val="es-CO"/>
              </w:rPr>
              <w:t>0.1016</w:t>
            </w:r>
          </w:p>
        </w:tc>
      </w:tr>
      <w:tr w:rsidR="00D05FC9" w14:paraId="6C14E515" w14:textId="77777777">
        <w:trPr>
          <w:trHeight w:val="253"/>
        </w:trPr>
        <w:tc>
          <w:tcPr>
            <w:tcW w:w="2516" w:type="dxa"/>
            <w:shd w:val="clear" w:color="auto" w:fill="F7F7F7"/>
          </w:tcPr>
          <w:p w14:paraId="3CC7EEA6" w14:textId="11EC164C" w:rsidR="00D05FC9" w:rsidRDefault="00510033">
            <w:pPr>
              <w:pStyle w:val="TableParagraph"/>
              <w:ind w:left="119"/>
              <w:jc w:val="left"/>
              <w:rPr>
                <w:lang w:val="es-CO"/>
              </w:rPr>
            </w:pPr>
            <w:r>
              <w:rPr>
                <w:spacing w:val="-4"/>
                <w:w w:val="90"/>
                <w:sz w:val="16"/>
                <w:lang w:val="es-CO"/>
              </w:rPr>
              <w:t>Área</w:t>
            </w:r>
            <w:ins w:id="367" w:author="Daniel Bertin Ugarte" w:date="2026-01-29T16:29:00Z" w16du:dateUtc="2026-01-29T19:29:00Z">
              <w:r w:rsidR="009F525D">
                <w:rPr>
                  <w:spacing w:val="-4"/>
                  <w:w w:val="90"/>
                  <w:sz w:val="16"/>
                  <w:lang w:val="es-CO"/>
                </w:rPr>
                <w:t xml:space="preserve"> subcuenca</w:t>
              </w:r>
            </w:ins>
          </w:p>
        </w:tc>
        <w:tc>
          <w:tcPr>
            <w:tcW w:w="1717" w:type="dxa"/>
            <w:shd w:val="clear" w:color="auto" w:fill="F7F7F7"/>
          </w:tcPr>
          <w:p w14:paraId="5D1B36E3" w14:textId="77777777" w:rsidR="00D05FC9" w:rsidRDefault="00510033">
            <w:pPr>
              <w:pStyle w:val="TableParagraph"/>
              <w:ind w:right="118"/>
              <w:jc w:val="right"/>
              <w:rPr>
                <w:lang w:val="es-CO"/>
              </w:rPr>
            </w:pPr>
            <w:r>
              <w:rPr>
                <w:spacing w:val="-2"/>
                <w:sz w:val="16"/>
                <w:lang w:val="es-CO"/>
              </w:rPr>
              <w:t>0.0075</w:t>
            </w:r>
          </w:p>
        </w:tc>
        <w:tc>
          <w:tcPr>
            <w:tcW w:w="1550" w:type="dxa"/>
            <w:shd w:val="clear" w:color="auto" w:fill="F7F7F7"/>
          </w:tcPr>
          <w:p w14:paraId="78158179" w14:textId="77777777" w:rsidR="00D05FC9" w:rsidRDefault="00510033">
            <w:pPr>
              <w:pStyle w:val="TableParagraph"/>
              <w:ind w:right="118"/>
              <w:jc w:val="right"/>
              <w:rPr>
                <w:lang w:val="es-CO"/>
              </w:rPr>
            </w:pPr>
            <w:r>
              <w:rPr>
                <w:spacing w:val="-2"/>
                <w:sz w:val="16"/>
                <w:lang w:val="es-CO"/>
              </w:rPr>
              <w:t>0.3551</w:t>
            </w:r>
          </w:p>
        </w:tc>
      </w:tr>
      <w:tr w:rsidR="00D05FC9" w14:paraId="10B2F3CD" w14:textId="77777777">
        <w:trPr>
          <w:trHeight w:val="244"/>
        </w:trPr>
        <w:tc>
          <w:tcPr>
            <w:tcW w:w="2516" w:type="dxa"/>
            <w:tcBorders>
              <w:bottom w:val="single" w:sz="8" w:space="0" w:color="000000"/>
            </w:tcBorders>
          </w:tcPr>
          <w:p w14:paraId="78A546A5" w14:textId="353EE8BA" w:rsidR="00D05FC9" w:rsidRDefault="009F525D">
            <w:pPr>
              <w:pStyle w:val="TableParagraph"/>
              <w:spacing w:line="185" w:lineRule="exact"/>
              <w:ind w:left="119"/>
              <w:jc w:val="left"/>
              <w:rPr>
                <w:lang w:val="es-CO"/>
              </w:rPr>
            </w:pPr>
            <w:ins w:id="368" w:author="Daniel Bertin Ugarte" w:date="2026-01-29T16:29:00Z" w16du:dateUtc="2026-01-29T19:29:00Z">
              <w:r>
                <w:rPr>
                  <w:w w:val="90"/>
                  <w:sz w:val="16"/>
                  <w:lang w:val="es-CO"/>
                </w:rPr>
                <w:t>Precipitación</w:t>
              </w:r>
            </w:ins>
            <w:del w:id="369" w:author="Daniel Bertin Ugarte" w:date="2026-01-29T16:29:00Z" w16du:dateUtc="2026-01-29T19:29:00Z">
              <w:r w:rsidR="00510033" w:rsidDel="009F525D">
                <w:rPr>
                  <w:w w:val="90"/>
                  <w:sz w:val="16"/>
                  <w:lang w:val="es-CO"/>
                </w:rPr>
                <w:delText>Lluvia</w:delText>
              </w:r>
            </w:del>
            <w:r w:rsidR="00510033">
              <w:rPr>
                <w:spacing w:val="-5"/>
                <w:w w:val="90"/>
                <w:sz w:val="16"/>
                <w:lang w:val="es-CO"/>
              </w:rPr>
              <w:t xml:space="preserve"> </w:t>
            </w:r>
            <w:del w:id="370" w:author="Daniel Bertin Ugarte" w:date="2026-01-29T16:29:00Z" w16du:dateUtc="2026-01-29T19:29:00Z">
              <w:r w:rsidR="00510033" w:rsidDel="009F525D">
                <w:rPr>
                  <w:spacing w:val="-2"/>
                  <w:w w:val="90"/>
                  <w:sz w:val="16"/>
                  <w:lang w:val="es-CO"/>
                </w:rPr>
                <w:delText>A</w:delText>
              </w:r>
            </w:del>
            <w:ins w:id="371" w:author="Daniel Bertin Ugarte" w:date="2026-01-29T16:29:00Z" w16du:dateUtc="2026-01-29T19:29:00Z">
              <w:r>
                <w:rPr>
                  <w:spacing w:val="-2"/>
                  <w:w w:val="90"/>
                  <w:sz w:val="16"/>
                  <w:lang w:val="es-CO"/>
                </w:rPr>
                <w:t>a</w:t>
              </w:r>
            </w:ins>
            <w:r w:rsidR="00510033">
              <w:rPr>
                <w:spacing w:val="-2"/>
                <w:w w:val="90"/>
                <w:sz w:val="16"/>
                <w:lang w:val="es-CO"/>
              </w:rPr>
              <w:t>nual</w:t>
            </w:r>
          </w:p>
        </w:tc>
        <w:tc>
          <w:tcPr>
            <w:tcW w:w="1717" w:type="dxa"/>
            <w:tcBorders>
              <w:bottom w:val="single" w:sz="8" w:space="0" w:color="000000"/>
            </w:tcBorders>
          </w:tcPr>
          <w:p w14:paraId="7794170F" w14:textId="77777777" w:rsidR="00D05FC9" w:rsidRDefault="00510033">
            <w:pPr>
              <w:pStyle w:val="TableParagraph"/>
              <w:spacing w:line="185" w:lineRule="exact"/>
              <w:ind w:right="118"/>
              <w:jc w:val="right"/>
              <w:rPr>
                <w:lang w:val="es-CO"/>
              </w:rPr>
            </w:pPr>
            <w:r>
              <w:rPr>
                <w:spacing w:val="-2"/>
                <w:sz w:val="16"/>
                <w:lang w:val="es-CO"/>
              </w:rPr>
              <w:t>0.2781</w:t>
            </w:r>
          </w:p>
        </w:tc>
        <w:tc>
          <w:tcPr>
            <w:tcW w:w="1550" w:type="dxa"/>
            <w:tcBorders>
              <w:bottom w:val="single" w:sz="8" w:space="0" w:color="000000"/>
            </w:tcBorders>
          </w:tcPr>
          <w:p w14:paraId="074582AE" w14:textId="77777777" w:rsidR="00D05FC9" w:rsidRDefault="00510033">
            <w:pPr>
              <w:pStyle w:val="TableParagraph"/>
              <w:spacing w:line="185" w:lineRule="exact"/>
              <w:ind w:right="118"/>
              <w:jc w:val="right"/>
              <w:rPr>
                <w:lang w:val="es-CO"/>
              </w:rPr>
            </w:pPr>
            <w:r>
              <w:rPr>
                <w:spacing w:val="-2"/>
                <w:sz w:val="16"/>
                <w:lang w:val="es-CO"/>
              </w:rPr>
              <w:t>0.0007</w:t>
            </w:r>
          </w:p>
        </w:tc>
      </w:tr>
    </w:tbl>
    <w:p w14:paraId="63D8C260" w14:textId="77777777" w:rsidR="009F525D" w:rsidRDefault="009F525D">
      <w:pPr>
        <w:pStyle w:val="Ttulo1"/>
        <w:tabs>
          <w:tab w:val="left" w:pos="8414"/>
        </w:tabs>
        <w:spacing w:before="9"/>
        <w:rPr>
          <w:ins w:id="372" w:author="Daniel Bertin Ugarte" w:date="2026-01-29T16:26:00Z" w16du:dateUtc="2026-01-29T19:26:00Z"/>
          <w:sz w:val="16"/>
          <w:szCs w:val="16"/>
          <w:lang w:val="es-CO"/>
        </w:rPr>
      </w:pPr>
      <w:ins w:id="373" w:author="Daniel Bertin Ugarte" w:date="2026-01-29T16:25:00Z" w16du:dateUtc="2026-01-29T19:25:00Z">
        <w:r>
          <w:rPr>
            <w:sz w:val="16"/>
            <w:szCs w:val="16"/>
            <w:lang w:val="es-CO"/>
          </w:rPr>
          <w:t xml:space="preserve">AIC: Akaike </w:t>
        </w:r>
      </w:ins>
      <w:ins w:id="374" w:author="Daniel Bertin Ugarte" w:date="2026-01-29T16:26:00Z" w16du:dateUtc="2026-01-29T19:26:00Z">
        <w:r>
          <w:rPr>
            <w:sz w:val="16"/>
            <w:szCs w:val="16"/>
            <w:lang w:val="es-CO"/>
          </w:rPr>
          <w:t>Information Criterion.</w:t>
        </w:r>
      </w:ins>
    </w:p>
    <w:p w14:paraId="3C3FC7DB" w14:textId="76E3064A" w:rsidR="00D05FC9" w:rsidRDefault="009F525D">
      <w:pPr>
        <w:pStyle w:val="Ttulo1"/>
        <w:tabs>
          <w:tab w:val="left" w:pos="8414"/>
        </w:tabs>
        <w:spacing w:before="9"/>
        <w:rPr>
          <w:lang w:val="es-CO"/>
        </w:rPr>
      </w:pPr>
      <w:ins w:id="375" w:author="Daniel Bertin Ugarte" w:date="2026-01-29T16:26:00Z" w16du:dateUtc="2026-01-29T19:26:00Z">
        <w:r>
          <w:rPr>
            <w:sz w:val="16"/>
            <w:szCs w:val="16"/>
            <w:lang w:val="es-CO"/>
          </w:rPr>
          <w:t>BIC: Bayesian Information Criterion.</w:t>
        </w:r>
      </w:ins>
      <w:r w:rsidR="00510033">
        <w:rPr>
          <w:lang w:val="es-CO"/>
        </w:rPr>
        <w:tab/>
      </w:r>
    </w:p>
    <w:p w14:paraId="0889C854" w14:textId="77777777" w:rsidR="009F525D" w:rsidRDefault="009F525D">
      <w:pPr>
        <w:pStyle w:val="Ttulo1"/>
        <w:tabs>
          <w:tab w:val="left" w:pos="8414"/>
        </w:tabs>
        <w:spacing w:before="9"/>
        <w:rPr>
          <w:lang w:val="es-CO"/>
        </w:rPr>
      </w:pPr>
    </w:p>
    <w:p w14:paraId="02ED6B00" w14:textId="76F0189D" w:rsidR="0025462B" w:rsidRPr="00CC34F8" w:rsidRDefault="0025462B" w:rsidP="0025462B">
      <w:pPr>
        <w:pStyle w:val="Ttulo1"/>
        <w:tabs>
          <w:tab w:val="left" w:pos="8414"/>
        </w:tabs>
        <w:spacing w:before="9"/>
        <w:jc w:val="both"/>
        <w:rPr>
          <w:lang w:val="es-CL"/>
        </w:rPr>
      </w:pPr>
      <w:del w:id="376" w:author="Daniel Bertin Ugarte" w:date="2026-01-29T16:30:00Z" w16du:dateUtc="2026-01-29T19:30:00Z">
        <w:r w:rsidDel="009F525D">
          <w:rPr>
            <w:color w:val="000000"/>
            <w:lang w:val="es-CO"/>
          </w:rPr>
          <w:delText>En cuanto a las métricas para evaluar e</w:delText>
        </w:r>
      </w:del>
      <w:ins w:id="377" w:author="Daniel Bertin Ugarte" w:date="2026-01-29T16:30:00Z" w16du:dateUtc="2026-01-29T19:30:00Z">
        <w:r w:rsidR="009F525D">
          <w:rPr>
            <w:color w:val="000000"/>
            <w:lang w:val="es-CO"/>
          </w:rPr>
          <w:t>E</w:t>
        </w:r>
      </w:ins>
      <w:r>
        <w:rPr>
          <w:color w:val="000000"/>
          <w:lang w:val="es-CO"/>
        </w:rPr>
        <w:t xml:space="preserve">l ajuste de ambos modelos </w:t>
      </w:r>
      <w:del w:id="378" w:author="Daniel Bertin Ugarte" w:date="2026-01-29T16:30:00Z" w16du:dateUtc="2026-01-29T19:30:00Z">
        <w:r w:rsidDel="009F525D">
          <w:rPr>
            <w:color w:val="000000"/>
            <w:lang w:val="es-CO"/>
          </w:rPr>
          <w:delText>la Tabla 4 presenta</w:delText>
        </w:r>
      </w:del>
      <w:ins w:id="379" w:author="Daniel Bertin Ugarte" w:date="2026-01-29T16:30:00Z" w16du:dateUtc="2026-01-29T19:30:00Z">
        <w:r w:rsidR="009F525D">
          <w:rPr>
            <w:color w:val="000000"/>
            <w:lang w:val="es-CO"/>
          </w:rPr>
          <w:t>se efectuó mediante</w:t>
        </w:r>
      </w:ins>
      <w:r>
        <w:rPr>
          <w:color w:val="000000"/>
          <w:lang w:val="es-CO"/>
        </w:rPr>
        <w:t xml:space="preserve"> el Criterio de Información de Akaike (AIC), el Criterio de Información Bayesiano (BIC)</w:t>
      </w:r>
      <w:ins w:id="380" w:author="Daniel Bertin Ugarte" w:date="2026-01-29T16:31:00Z" w16du:dateUtc="2026-01-29T19:31:00Z">
        <w:r w:rsidR="009F525D">
          <w:rPr>
            <w:color w:val="000000"/>
            <w:lang w:val="es-CO"/>
          </w:rPr>
          <w:t>,</w:t>
        </w:r>
      </w:ins>
      <w:r>
        <w:rPr>
          <w:color w:val="000000"/>
          <w:lang w:val="es-CO"/>
        </w:rPr>
        <w:t xml:space="preserve"> el logaritmo de </w:t>
      </w:r>
      <w:del w:id="381" w:author="Daniel Bertin Ugarte" w:date="2026-01-29T16:31:00Z" w16du:dateUtc="2026-01-29T19:31:00Z">
        <w:r w:rsidDel="009F525D">
          <w:rPr>
            <w:color w:val="000000"/>
            <w:lang w:val="es-CO"/>
          </w:rPr>
          <w:delText xml:space="preserve">la </w:delText>
        </w:r>
      </w:del>
      <w:r>
        <w:rPr>
          <w:color w:val="000000"/>
          <w:lang w:val="es-CO"/>
        </w:rPr>
        <w:t>máxima ve</w:t>
      </w:r>
      <w:del w:id="382" w:author="Daniel Bertin Ugarte" w:date="2026-01-29T16:32:00Z" w16du:dateUtc="2026-01-29T19:32:00Z">
        <w:r w:rsidDel="009F525D">
          <w:rPr>
            <w:color w:val="000000"/>
            <w:lang w:val="es-CO"/>
          </w:rPr>
          <w:delText>o</w:delText>
        </w:r>
      </w:del>
      <w:r>
        <w:rPr>
          <w:color w:val="000000"/>
          <w:lang w:val="es-CO"/>
        </w:rPr>
        <w:t>r</w:t>
      </w:r>
      <w:ins w:id="383" w:author="Daniel Bertin Ugarte" w:date="2026-01-29T16:32:00Z" w16du:dateUtc="2026-01-29T19:32:00Z">
        <w:r w:rsidR="009F525D">
          <w:rPr>
            <w:color w:val="000000"/>
            <w:lang w:val="es-CO"/>
          </w:rPr>
          <w:t>o</w:t>
        </w:r>
      </w:ins>
      <w:r>
        <w:rPr>
          <w:color w:val="000000"/>
          <w:lang w:val="es-CO"/>
        </w:rPr>
        <w:t>similitud y la desviación</w:t>
      </w:r>
      <w:ins w:id="384" w:author="Daniel Bertin Ugarte" w:date="2026-01-29T16:54:00Z" w16du:dateUtc="2026-01-29T19:54:00Z">
        <w:r w:rsidR="00E912CB">
          <w:rPr>
            <w:color w:val="000000"/>
            <w:lang w:val="es-CO"/>
          </w:rPr>
          <w:t xml:space="preserve"> (Tabla 2)</w:t>
        </w:r>
      </w:ins>
      <w:r>
        <w:rPr>
          <w:color w:val="000000"/>
          <w:lang w:val="es-CO"/>
        </w:rPr>
        <w:t xml:space="preserve">. El BIC, al igual que el AIC, también mide el ajuste, </w:t>
      </w:r>
      <w:ins w:id="385" w:author="Daniel Bertin Ugarte" w:date="2026-01-29T16:33:00Z" w16du:dateUtc="2026-01-29T19:33:00Z">
        <w:r w:rsidR="009F525D">
          <w:rPr>
            <w:color w:val="000000"/>
            <w:lang w:val="es-CO"/>
          </w:rPr>
          <w:t xml:space="preserve">aunque el primero </w:t>
        </w:r>
      </w:ins>
      <w:r>
        <w:rPr>
          <w:color w:val="000000"/>
          <w:lang w:val="es-CO"/>
        </w:rPr>
        <w:t>penaliza</w:t>
      </w:r>
      <w:del w:id="386" w:author="Daniel Bertin Ugarte" w:date="2026-01-29T16:33:00Z" w16du:dateUtc="2026-01-29T19:33:00Z">
        <w:r w:rsidDel="009F525D">
          <w:rPr>
            <w:color w:val="000000"/>
            <w:lang w:val="es-CO"/>
          </w:rPr>
          <w:delText>ndo</w:delText>
        </w:r>
      </w:del>
      <w:r>
        <w:rPr>
          <w:color w:val="000000"/>
          <w:lang w:val="es-CO"/>
        </w:rPr>
        <w:t xml:space="preserve"> más fuertemente </w:t>
      </w:r>
      <w:del w:id="387" w:author="Daniel Bertin Ugarte" w:date="2026-01-29T16:33:00Z" w16du:dateUtc="2026-01-29T19:33:00Z">
        <w:r w:rsidDel="009F525D">
          <w:rPr>
            <w:color w:val="000000"/>
            <w:lang w:val="es-CO"/>
          </w:rPr>
          <w:delText xml:space="preserve">por </w:delText>
        </w:r>
      </w:del>
      <w:r>
        <w:rPr>
          <w:color w:val="000000"/>
          <w:lang w:val="es-CO"/>
        </w:rPr>
        <w:t xml:space="preserve">la complejidad </w:t>
      </w:r>
      <w:del w:id="388" w:author="Daniel Bertin Ugarte" w:date="2026-01-29T16:33:00Z" w16du:dateUtc="2026-01-29T19:33:00Z">
        <w:r w:rsidDel="009F525D">
          <w:rPr>
            <w:color w:val="000000"/>
            <w:lang w:val="es-CO"/>
          </w:rPr>
          <w:delText>que el AIC</w:delText>
        </w:r>
      </w:del>
      <w:ins w:id="389" w:author="Daniel Bertin Ugarte" w:date="2026-01-29T16:33:00Z" w16du:dateUtc="2026-01-29T19:33:00Z">
        <w:r w:rsidR="009F525D">
          <w:rPr>
            <w:color w:val="000000"/>
            <w:lang w:val="es-CO"/>
          </w:rPr>
          <w:t>del modelo</w:t>
        </w:r>
      </w:ins>
      <w:r>
        <w:rPr>
          <w:color w:val="000000"/>
          <w:lang w:val="es-CO"/>
        </w:rPr>
        <w:t xml:space="preserve">. El logaritmo de </w:t>
      </w:r>
      <w:del w:id="390" w:author="Daniel Bertin Ugarte" w:date="2026-01-29T16:37:00Z" w16du:dateUtc="2026-01-29T19:37:00Z">
        <w:r w:rsidDel="008D4CD1">
          <w:rPr>
            <w:color w:val="000000"/>
            <w:lang w:val="es-CO"/>
          </w:rPr>
          <w:delText xml:space="preserve">la </w:delText>
        </w:r>
      </w:del>
      <w:r>
        <w:rPr>
          <w:color w:val="000000"/>
          <w:lang w:val="es-CO"/>
        </w:rPr>
        <w:t>verosimilitud mide qué tan bien el modelo se ajusta a los datos; valores más altos (</w:t>
      </w:r>
      <w:ins w:id="391" w:author="Daniel Bertin Ugarte" w:date="2026-01-29T16:49:00Z" w16du:dateUtc="2026-01-29T19:49:00Z">
        <w:r w:rsidR="00E912CB">
          <w:rPr>
            <w:color w:val="000000"/>
            <w:lang w:val="es-CO"/>
          </w:rPr>
          <w:t xml:space="preserve">i.e., </w:t>
        </w:r>
      </w:ins>
      <w:r>
        <w:rPr>
          <w:color w:val="000000"/>
          <w:lang w:val="es-CO"/>
        </w:rPr>
        <w:t>menos negativos) indican un mejor ajuste. La desviación es una medida del aju</w:t>
      </w:r>
      <w:r>
        <w:rPr>
          <w:lang w:val="es-CO"/>
        </w:rPr>
        <w:t>ste</w:t>
      </w:r>
      <w:r>
        <w:rPr>
          <w:spacing w:val="13"/>
          <w:lang w:val="es-CO"/>
        </w:rPr>
        <w:t xml:space="preserve"> </w:t>
      </w:r>
      <w:r>
        <w:rPr>
          <w:lang w:val="es-CO"/>
        </w:rPr>
        <w:t>del</w:t>
      </w:r>
      <w:r>
        <w:rPr>
          <w:spacing w:val="14"/>
          <w:lang w:val="es-CO"/>
        </w:rPr>
        <w:t xml:space="preserve"> </w:t>
      </w:r>
      <w:r>
        <w:rPr>
          <w:lang w:val="es-CO"/>
        </w:rPr>
        <w:t>modelo,</w:t>
      </w:r>
      <w:r>
        <w:rPr>
          <w:spacing w:val="17"/>
          <w:lang w:val="es-CO"/>
        </w:rPr>
        <w:t xml:space="preserve"> </w:t>
      </w:r>
      <w:r>
        <w:rPr>
          <w:lang w:val="es-CO"/>
        </w:rPr>
        <w:t>similar</w:t>
      </w:r>
      <w:r>
        <w:rPr>
          <w:spacing w:val="12"/>
          <w:lang w:val="es-CO"/>
        </w:rPr>
        <w:t xml:space="preserve"> </w:t>
      </w:r>
      <w:r>
        <w:rPr>
          <w:lang w:val="es-CO"/>
        </w:rPr>
        <w:t>a</w:t>
      </w:r>
      <w:r>
        <w:rPr>
          <w:spacing w:val="14"/>
          <w:lang w:val="es-CO"/>
        </w:rPr>
        <w:t xml:space="preserve"> </w:t>
      </w:r>
      <w:r>
        <w:rPr>
          <w:lang w:val="es-CO"/>
        </w:rPr>
        <w:t>la</w:t>
      </w:r>
      <w:r>
        <w:rPr>
          <w:spacing w:val="13"/>
          <w:lang w:val="es-CO"/>
        </w:rPr>
        <w:t xml:space="preserve"> </w:t>
      </w:r>
      <w:r>
        <w:rPr>
          <w:lang w:val="es-CO"/>
        </w:rPr>
        <w:t>suma</w:t>
      </w:r>
      <w:r>
        <w:rPr>
          <w:spacing w:val="13"/>
          <w:lang w:val="es-CO"/>
        </w:rPr>
        <w:t xml:space="preserve"> </w:t>
      </w:r>
      <w:r>
        <w:rPr>
          <w:spacing w:val="-5"/>
          <w:lang w:val="es-CO"/>
        </w:rPr>
        <w:t xml:space="preserve">de </w:t>
      </w:r>
      <w:r>
        <w:rPr>
          <w:lang w:val="es-CO"/>
        </w:rPr>
        <w:t>cuadrados</w:t>
      </w:r>
      <w:r>
        <w:rPr>
          <w:spacing w:val="11"/>
          <w:lang w:val="es-CO"/>
        </w:rPr>
        <w:t xml:space="preserve"> </w:t>
      </w:r>
      <w:r>
        <w:rPr>
          <w:lang w:val="es-CO"/>
        </w:rPr>
        <w:t>residuales</w:t>
      </w:r>
      <w:r>
        <w:rPr>
          <w:spacing w:val="12"/>
          <w:lang w:val="es-CO"/>
        </w:rPr>
        <w:t xml:space="preserve"> </w:t>
      </w:r>
      <w:r>
        <w:rPr>
          <w:lang w:val="es-CO"/>
        </w:rPr>
        <w:t>en</w:t>
      </w:r>
      <w:r>
        <w:rPr>
          <w:spacing w:val="12"/>
          <w:lang w:val="es-CO"/>
        </w:rPr>
        <w:t xml:space="preserve"> </w:t>
      </w:r>
      <w:r>
        <w:rPr>
          <w:lang w:val="es-CO"/>
        </w:rPr>
        <w:t>modelos</w:t>
      </w:r>
      <w:r>
        <w:rPr>
          <w:spacing w:val="12"/>
          <w:lang w:val="es-CO"/>
        </w:rPr>
        <w:t xml:space="preserve"> </w:t>
      </w:r>
      <w:r>
        <w:rPr>
          <w:lang w:val="es-CO"/>
        </w:rPr>
        <w:t>lineales</w:t>
      </w:r>
      <w:ins w:id="392" w:author="Daniel Bertin Ugarte" w:date="2026-01-29T16:45:00Z" w16du:dateUtc="2026-01-29T19:45:00Z">
        <w:r w:rsidR="00E912CB">
          <w:rPr>
            <w:lang w:val="es-CO"/>
          </w:rPr>
          <w:t xml:space="preserve">: </w:t>
        </w:r>
      </w:ins>
      <w:del w:id="393" w:author="Daniel Bertin Ugarte" w:date="2026-01-29T16:45:00Z" w16du:dateUtc="2026-01-29T19:45:00Z">
        <w:r w:rsidDel="00E912CB">
          <w:rPr>
            <w:lang w:val="es-CO"/>
          </w:rPr>
          <w:delText>.</w:delText>
        </w:r>
        <w:r w:rsidDel="00E912CB">
          <w:rPr>
            <w:spacing w:val="52"/>
            <w:lang w:val="es-CO"/>
          </w:rPr>
          <w:delText xml:space="preserve"> </w:delText>
        </w:r>
        <w:r w:rsidDel="00E912CB">
          <w:rPr>
            <w:lang w:val="es-CO"/>
          </w:rPr>
          <w:delText>V</w:delText>
        </w:r>
      </w:del>
      <w:ins w:id="394" w:author="Daniel Bertin Ugarte" w:date="2026-01-29T16:45:00Z" w16du:dateUtc="2026-01-29T19:45:00Z">
        <w:r w:rsidR="00E912CB">
          <w:rPr>
            <w:lang w:val="es-CO"/>
          </w:rPr>
          <w:t>v</w:t>
        </w:r>
      </w:ins>
      <w:r>
        <w:rPr>
          <w:lang w:val="es-CO"/>
        </w:rPr>
        <w:t>alores</w:t>
      </w:r>
      <w:r>
        <w:rPr>
          <w:spacing w:val="12"/>
          <w:lang w:val="es-CO"/>
        </w:rPr>
        <w:t xml:space="preserve"> </w:t>
      </w:r>
      <w:r>
        <w:rPr>
          <w:lang w:val="es-CO"/>
        </w:rPr>
        <w:t>más</w:t>
      </w:r>
      <w:r>
        <w:rPr>
          <w:spacing w:val="12"/>
          <w:lang w:val="es-CO"/>
        </w:rPr>
        <w:t xml:space="preserve"> </w:t>
      </w:r>
      <w:r>
        <w:rPr>
          <w:lang w:val="es-CO"/>
        </w:rPr>
        <w:t>bajos</w:t>
      </w:r>
      <w:r>
        <w:rPr>
          <w:spacing w:val="12"/>
          <w:lang w:val="es-CO"/>
        </w:rPr>
        <w:t xml:space="preserve"> </w:t>
      </w:r>
      <w:r>
        <w:rPr>
          <w:lang w:val="es-CO"/>
        </w:rPr>
        <w:t>son</w:t>
      </w:r>
      <w:r>
        <w:rPr>
          <w:spacing w:val="12"/>
          <w:lang w:val="es-CO"/>
        </w:rPr>
        <w:t xml:space="preserve"> </w:t>
      </w:r>
      <w:r>
        <w:rPr>
          <w:lang w:val="es-CO"/>
        </w:rPr>
        <w:t>mejores. En</w:t>
      </w:r>
      <w:r>
        <w:rPr>
          <w:spacing w:val="15"/>
          <w:lang w:val="es-CO"/>
        </w:rPr>
        <w:t xml:space="preserve"> </w:t>
      </w:r>
      <w:r>
        <w:rPr>
          <w:lang w:val="es-CO"/>
        </w:rPr>
        <w:t>términos</w:t>
      </w:r>
      <w:r>
        <w:rPr>
          <w:spacing w:val="15"/>
          <w:lang w:val="es-CO"/>
        </w:rPr>
        <w:t xml:space="preserve"> </w:t>
      </w:r>
      <w:r>
        <w:rPr>
          <w:lang w:val="es-CO"/>
        </w:rPr>
        <w:t>de</w:t>
      </w:r>
      <w:ins w:id="395" w:author="Daniel Bertin Ugarte" w:date="2026-01-29T16:44:00Z" w16du:dateUtc="2026-01-29T19:44:00Z">
        <w:r w:rsidR="008D4CD1">
          <w:rPr>
            <w:lang w:val="es-CO"/>
          </w:rPr>
          <w:t xml:space="preserve"> </w:t>
        </w:r>
      </w:ins>
      <w:r>
        <w:rPr>
          <w:lang w:val="es-CO"/>
        </w:rPr>
        <w:t>l</w:t>
      </w:r>
      <w:ins w:id="396" w:author="Daniel Bertin Ugarte" w:date="2026-01-29T16:44:00Z" w16du:dateUtc="2026-01-29T19:44:00Z">
        <w:r w:rsidR="008D4CD1">
          <w:rPr>
            <w:lang w:val="es-CO"/>
          </w:rPr>
          <w:t>os estadísticos</w:t>
        </w:r>
      </w:ins>
      <w:r>
        <w:rPr>
          <w:spacing w:val="15"/>
          <w:lang w:val="es-CO"/>
        </w:rPr>
        <w:t xml:space="preserve"> </w:t>
      </w:r>
      <w:r>
        <w:rPr>
          <w:lang w:val="es-CO"/>
        </w:rPr>
        <w:t>AIC</w:t>
      </w:r>
      <w:r>
        <w:rPr>
          <w:spacing w:val="15"/>
          <w:lang w:val="es-CO"/>
        </w:rPr>
        <w:t xml:space="preserve"> </w:t>
      </w:r>
      <w:r>
        <w:rPr>
          <w:lang w:val="es-CO"/>
        </w:rPr>
        <w:t>y</w:t>
      </w:r>
      <w:r>
        <w:rPr>
          <w:spacing w:val="15"/>
          <w:lang w:val="es-CO"/>
        </w:rPr>
        <w:t xml:space="preserve"> </w:t>
      </w:r>
      <w:r>
        <w:rPr>
          <w:lang w:val="es-CO"/>
        </w:rPr>
        <w:t>BIC,</w:t>
      </w:r>
      <w:r>
        <w:rPr>
          <w:spacing w:val="15"/>
          <w:lang w:val="es-CO"/>
        </w:rPr>
        <w:t xml:space="preserve"> </w:t>
      </w:r>
      <w:r>
        <w:rPr>
          <w:lang w:val="es-CO"/>
        </w:rPr>
        <w:t>el</w:t>
      </w:r>
      <w:r>
        <w:rPr>
          <w:spacing w:val="15"/>
          <w:lang w:val="es-CO"/>
        </w:rPr>
        <w:t xml:space="preserve"> </w:t>
      </w:r>
      <w:del w:id="397" w:author="Daniel Bertin Ugarte" w:date="2026-01-29T16:41:00Z" w16du:dateUtc="2026-01-29T19:41:00Z">
        <w:r w:rsidDel="008D4CD1">
          <w:rPr>
            <w:lang w:val="es-CO"/>
          </w:rPr>
          <w:delText>M</w:delText>
        </w:r>
      </w:del>
      <w:ins w:id="398" w:author="Daniel Bertin Ugarte" w:date="2026-01-29T16:41:00Z" w16du:dateUtc="2026-01-29T19:41:00Z">
        <w:r w:rsidR="008D4CD1">
          <w:rPr>
            <w:lang w:val="es-CO"/>
          </w:rPr>
          <w:t>m</w:t>
        </w:r>
      </w:ins>
      <w:r>
        <w:rPr>
          <w:lang w:val="es-CO"/>
        </w:rPr>
        <w:t>odelo</w:t>
      </w:r>
      <w:r>
        <w:rPr>
          <w:spacing w:val="15"/>
          <w:lang w:val="es-CO"/>
        </w:rPr>
        <w:t xml:space="preserve"> </w:t>
      </w:r>
      <w:ins w:id="399" w:author="Daniel Bertin Ugarte" w:date="2026-01-29T16:42:00Z" w16du:dateUtc="2026-01-29T19:42:00Z">
        <w:r w:rsidR="008D4CD1">
          <w:rPr>
            <w:spacing w:val="15"/>
            <w:lang w:val="es-CO"/>
          </w:rPr>
          <w:t>‘</w:t>
        </w:r>
      </w:ins>
      <w:del w:id="400" w:author="Daniel Bertin Ugarte" w:date="2026-01-29T16:42:00Z" w16du:dateUtc="2026-01-29T19:42:00Z">
        <w:r w:rsidDel="008D4CD1">
          <w:rPr>
            <w:lang w:val="es-CO"/>
          </w:rPr>
          <w:delText>C</w:delText>
        </w:r>
      </w:del>
      <w:ins w:id="401" w:author="Daniel Bertin Ugarte" w:date="2026-01-29T16:42:00Z" w16du:dateUtc="2026-01-29T19:42:00Z">
        <w:r w:rsidR="008D4CD1">
          <w:rPr>
            <w:lang w:val="es-CO"/>
          </w:rPr>
          <w:t>c</w:t>
        </w:r>
      </w:ins>
      <w:r>
        <w:rPr>
          <w:lang w:val="es-CO"/>
        </w:rPr>
        <w:t>uencas</w:t>
      </w:r>
      <w:ins w:id="402" w:author="Daniel Bertin Ugarte" w:date="2026-01-29T16:42:00Z" w16du:dateUtc="2026-01-29T19:42:00Z">
        <w:r w:rsidR="008D4CD1">
          <w:rPr>
            <w:lang w:val="es-CO"/>
          </w:rPr>
          <w:t>’</w:t>
        </w:r>
      </w:ins>
      <w:r>
        <w:rPr>
          <w:spacing w:val="15"/>
          <w:lang w:val="es-CO"/>
        </w:rPr>
        <w:t xml:space="preserve"> </w:t>
      </w:r>
      <w:r>
        <w:rPr>
          <w:spacing w:val="-2"/>
          <w:lang w:val="es-CO"/>
        </w:rPr>
        <w:t xml:space="preserve">presenta </w:t>
      </w:r>
      <w:r>
        <w:rPr>
          <w:lang w:val="es-CO"/>
        </w:rPr>
        <w:t>valores</w:t>
      </w:r>
      <w:r>
        <w:rPr>
          <w:spacing w:val="5"/>
          <w:lang w:val="es-CO"/>
        </w:rPr>
        <w:t xml:space="preserve"> </w:t>
      </w:r>
      <w:r>
        <w:rPr>
          <w:lang w:val="es-CO"/>
        </w:rPr>
        <w:t>más</w:t>
      </w:r>
      <w:r>
        <w:rPr>
          <w:spacing w:val="5"/>
          <w:lang w:val="es-CO"/>
        </w:rPr>
        <w:t xml:space="preserve"> </w:t>
      </w:r>
      <w:r>
        <w:rPr>
          <w:lang w:val="es-CO"/>
        </w:rPr>
        <w:t>bajos</w:t>
      </w:r>
      <w:r>
        <w:rPr>
          <w:spacing w:val="5"/>
          <w:lang w:val="es-CO"/>
        </w:rPr>
        <w:t xml:space="preserve"> </w:t>
      </w:r>
      <w:r>
        <w:rPr>
          <w:lang w:val="es-CO"/>
        </w:rPr>
        <w:t>(AIC:</w:t>
      </w:r>
      <w:r>
        <w:rPr>
          <w:spacing w:val="6"/>
          <w:lang w:val="es-CO"/>
        </w:rPr>
        <w:t xml:space="preserve"> </w:t>
      </w:r>
      <w:r>
        <w:rPr>
          <w:lang w:val="es-CO"/>
        </w:rPr>
        <w:t>405</w:t>
      </w:r>
      <w:del w:id="403" w:author="Daniel Bertin Ugarte" w:date="2026-01-29T16:44:00Z" w16du:dateUtc="2026-01-29T19:44:00Z">
        <w:r w:rsidDel="008D4CD1">
          <w:rPr>
            <w:lang w:val="es-CO"/>
          </w:rPr>
          <w:delText>.</w:delText>
        </w:r>
      </w:del>
      <w:ins w:id="404" w:author="Daniel Bertin Ugarte" w:date="2026-01-29T16:44:00Z" w16du:dateUtc="2026-01-29T19:44:00Z">
        <w:r w:rsidR="008D4CD1">
          <w:rPr>
            <w:lang w:val="es-CO"/>
          </w:rPr>
          <w:t>,</w:t>
        </w:r>
      </w:ins>
      <w:r>
        <w:rPr>
          <w:lang w:val="es-CO"/>
        </w:rPr>
        <w:t>5</w:t>
      </w:r>
      <w:ins w:id="405" w:author="Daniel Bertin Ugarte" w:date="2026-01-29T16:44:00Z" w16du:dateUtc="2026-01-29T19:44:00Z">
        <w:r w:rsidR="008D4CD1">
          <w:rPr>
            <w:lang w:val="es-CO"/>
          </w:rPr>
          <w:t>;</w:t>
        </w:r>
      </w:ins>
      <w:ins w:id="406" w:author="Daniel Bertin Ugarte" w:date="2026-01-29T16:42:00Z" w16du:dateUtc="2026-01-29T19:42:00Z">
        <w:r w:rsidR="008D4CD1">
          <w:rPr>
            <w:lang w:val="es-CO"/>
          </w:rPr>
          <w:t xml:space="preserve"> </w:t>
        </w:r>
      </w:ins>
      <w:del w:id="407" w:author="Daniel Bertin Ugarte" w:date="2026-01-29T16:42:00Z" w16du:dateUtc="2026-01-29T19:42:00Z">
        <w:r w:rsidDel="008D4CD1">
          <w:rPr>
            <w:spacing w:val="5"/>
            <w:lang w:val="es-CO"/>
          </w:rPr>
          <w:delText xml:space="preserve"> </w:delText>
        </w:r>
        <w:r w:rsidDel="008D4CD1">
          <w:rPr>
            <w:lang w:val="es-CO"/>
          </w:rPr>
          <w:delText>y</w:delText>
        </w:r>
        <w:r w:rsidDel="008D4CD1">
          <w:rPr>
            <w:spacing w:val="5"/>
            <w:lang w:val="es-CO"/>
          </w:rPr>
          <w:delText xml:space="preserve"> </w:delText>
        </w:r>
      </w:del>
      <w:r>
        <w:rPr>
          <w:lang w:val="es-CO"/>
        </w:rPr>
        <w:t>BIC:</w:t>
      </w:r>
      <w:r>
        <w:rPr>
          <w:spacing w:val="6"/>
          <w:lang w:val="es-CO"/>
        </w:rPr>
        <w:t xml:space="preserve"> </w:t>
      </w:r>
      <w:r>
        <w:rPr>
          <w:lang w:val="es-CO"/>
        </w:rPr>
        <w:t>490</w:t>
      </w:r>
      <w:del w:id="408" w:author="Daniel Bertin Ugarte" w:date="2026-01-29T16:44:00Z" w16du:dateUtc="2026-01-29T19:44:00Z">
        <w:r w:rsidDel="008D4CD1">
          <w:rPr>
            <w:lang w:val="es-CO"/>
          </w:rPr>
          <w:delText>.</w:delText>
        </w:r>
      </w:del>
      <w:ins w:id="409" w:author="Daniel Bertin Ugarte" w:date="2026-01-29T16:44:00Z" w16du:dateUtc="2026-01-29T19:44:00Z">
        <w:r w:rsidR="008D4CD1">
          <w:rPr>
            <w:lang w:val="es-CO"/>
          </w:rPr>
          <w:t>,</w:t>
        </w:r>
      </w:ins>
      <w:r>
        <w:rPr>
          <w:lang w:val="es-CO"/>
        </w:rPr>
        <w:t>8)</w:t>
      </w:r>
      <w:r>
        <w:rPr>
          <w:spacing w:val="5"/>
          <w:lang w:val="es-CO"/>
        </w:rPr>
        <w:t xml:space="preserve"> </w:t>
      </w:r>
      <w:r>
        <w:rPr>
          <w:lang w:val="es-CO"/>
        </w:rPr>
        <w:t>en</w:t>
      </w:r>
      <w:r>
        <w:rPr>
          <w:spacing w:val="5"/>
          <w:lang w:val="es-CO"/>
        </w:rPr>
        <w:t xml:space="preserve"> </w:t>
      </w:r>
      <w:r>
        <w:rPr>
          <w:lang w:val="es-CO"/>
        </w:rPr>
        <w:t>comparación</w:t>
      </w:r>
      <w:r>
        <w:rPr>
          <w:spacing w:val="6"/>
          <w:lang w:val="es-CO"/>
        </w:rPr>
        <w:t xml:space="preserve"> </w:t>
      </w:r>
      <w:r>
        <w:rPr>
          <w:lang w:val="es-CO"/>
        </w:rPr>
        <w:t>con</w:t>
      </w:r>
      <w:r>
        <w:rPr>
          <w:spacing w:val="5"/>
          <w:lang w:val="es-CO"/>
        </w:rPr>
        <w:t xml:space="preserve"> </w:t>
      </w:r>
      <w:r>
        <w:rPr>
          <w:lang w:val="es-CO"/>
        </w:rPr>
        <w:t>el</w:t>
      </w:r>
      <w:r>
        <w:rPr>
          <w:spacing w:val="5"/>
          <w:lang w:val="es-CO"/>
        </w:rPr>
        <w:t xml:space="preserve"> </w:t>
      </w:r>
      <w:del w:id="410" w:author="Daniel Bertin Ugarte" w:date="2026-01-29T16:42:00Z" w16du:dateUtc="2026-01-29T19:42:00Z">
        <w:r w:rsidDel="008D4CD1">
          <w:rPr>
            <w:lang w:val="es-CO"/>
          </w:rPr>
          <w:delText>M</w:delText>
        </w:r>
      </w:del>
      <w:ins w:id="411" w:author="Daniel Bertin Ugarte" w:date="2026-01-29T16:42:00Z" w16du:dateUtc="2026-01-29T19:42:00Z">
        <w:r w:rsidR="008D4CD1">
          <w:rPr>
            <w:lang w:val="es-CO"/>
          </w:rPr>
          <w:t>m</w:t>
        </w:r>
      </w:ins>
      <w:r>
        <w:rPr>
          <w:lang w:val="es-CO"/>
        </w:rPr>
        <w:t>odelo</w:t>
      </w:r>
      <w:r>
        <w:rPr>
          <w:spacing w:val="6"/>
          <w:lang w:val="es-CO"/>
        </w:rPr>
        <w:t xml:space="preserve"> </w:t>
      </w:r>
      <w:ins w:id="412" w:author="Daniel Bertin Ugarte" w:date="2026-01-29T16:43:00Z" w16du:dateUtc="2026-01-29T19:43:00Z">
        <w:r w:rsidR="008D4CD1">
          <w:rPr>
            <w:spacing w:val="6"/>
            <w:lang w:val="es-CO"/>
          </w:rPr>
          <w:t>‘</w:t>
        </w:r>
      </w:ins>
      <w:del w:id="413" w:author="Daniel Bertin Ugarte" w:date="2026-01-29T16:43:00Z" w16du:dateUtc="2026-01-29T19:43:00Z">
        <w:r w:rsidDel="008D4CD1">
          <w:rPr>
            <w:lang w:val="es-CO"/>
          </w:rPr>
          <w:delText>C</w:delText>
        </w:r>
      </w:del>
      <w:ins w:id="414" w:author="Daniel Bertin Ugarte" w:date="2026-01-29T16:43:00Z" w16du:dateUtc="2026-01-29T19:43:00Z">
        <w:r w:rsidR="008D4CD1">
          <w:rPr>
            <w:lang w:val="es-CO"/>
          </w:rPr>
          <w:t>c</w:t>
        </w:r>
      </w:ins>
      <w:r>
        <w:rPr>
          <w:lang w:val="es-CO"/>
        </w:rPr>
        <w:t>luster</w:t>
      </w:r>
      <w:ins w:id="415" w:author="Daniel Bertin Ugarte" w:date="2026-01-29T16:43:00Z" w16du:dateUtc="2026-01-29T19:43:00Z">
        <w:r w:rsidR="008D4CD1">
          <w:rPr>
            <w:lang w:val="es-CO"/>
          </w:rPr>
          <w:t>’</w:t>
        </w:r>
      </w:ins>
      <w:r>
        <w:rPr>
          <w:spacing w:val="5"/>
          <w:lang w:val="es-CO"/>
        </w:rPr>
        <w:t xml:space="preserve"> </w:t>
      </w:r>
      <w:r>
        <w:rPr>
          <w:lang w:val="es-CO"/>
        </w:rPr>
        <w:t>(AIC:</w:t>
      </w:r>
      <w:r>
        <w:rPr>
          <w:spacing w:val="5"/>
          <w:lang w:val="es-CO"/>
        </w:rPr>
        <w:t xml:space="preserve"> </w:t>
      </w:r>
      <w:r>
        <w:rPr>
          <w:lang w:val="es-CO"/>
        </w:rPr>
        <w:t>420</w:t>
      </w:r>
      <w:del w:id="416" w:author="Daniel Bertin Ugarte" w:date="2026-01-29T16:44:00Z" w16du:dateUtc="2026-01-29T19:44:00Z">
        <w:r w:rsidDel="008D4CD1">
          <w:rPr>
            <w:lang w:val="es-CO"/>
          </w:rPr>
          <w:delText>.</w:delText>
        </w:r>
      </w:del>
      <w:ins w:id="417" w:author="Daniel Bertin Ugarte" w:date="2026-01-29T16:44:00Z" w16du:dateUtc="2026-01-29T19:44:00Z">
        <w:r w:rsidR="008D4CD1">
          <w:rPr>
            <w:lang w:val="es-CO"/>
          </w:rPr>
          <w:t>,</w:t>
        </w:r>
      </w:ins>
      <w:r>
        <w:rPr>
          <w:lang w:val="es-CO"/>
        </w:rPr>
        <w:t>5</w:t>
      </w:r>
      <w:ins w:id="418" w:author="Daniel Bertin Ugarte" w:date="2026-01-29T16:44:00Z" w16du:dateUtc="2026-01-29T19:44:00Z">
        <w:r w:rsidR="008D4CD1">
          <w:rPr>
            <w:lang w:val="es-CO"/>
          </w:rPr>
          <w:t>;</w:t>
        </w:r>
      </w:ins>
      <w:r>
        <w:rPr>
          <w:spacing w:val="5"/>
          <w:lang w:val="es-CO"/>
        </w:rPr>
        <w:t xml:space="preserve"> </w:t>
      </w:r>
      <w:del w:id="419" w:author="Daniel Bertin Ugarte" w:date="2026-01-29T16:44:00Z" w16du:dateUtc="2026-01-29T19:44:00Z">
        <w:r w:rsidDel="008D4CD1">
          <w:rPr>
            <w:spacing w:val="-10"/>
            <w:lang w:val="es-CO"/>
          </w:rPr>
          <w:delText xml:space="preserve">y </w:delText>
        </w:r>
      </w:del>
      <w:r>
        <w:rPr>
          <w:lang w:val="es-CO"/>
        </w:rPr>
        <w:t>BIC:</w:t>
      </w:r>
      <w:r>
        <w:rPr>
          <w:spacing w:val="-6"/>
          <w:lang w:val="es-CO"/>
        </w:rPr>
        <w:t xml:space="preserve"> </w:t>
      </w:r>
      <w:r>
        <w:rPr>
          <w:lang w:val="es-CO"/>
        </w:rPr>
        <w:t>505</w:t>
      </w:r>
      <w:del w:id="420" w:author="Daniel Bertin Ugarte" w:date="2026-01-29T16:44:00Z" w16du:dateUtc="2026-01-29T19:44:00Z">
        <w:r w:rsidDel="008D4CD1">
          <w:rPr>
            <w:lang w:val="es-CO"/>
          </w:rPr>
          <w:delText>.</w:delText>
        </w:r>
      </w:del>
      <w:ins w:id="421" w:author="Daniel Bertin Ugarte" w:date="2026-01-29T16:44:00Z" w16du:dateUtc="2026-01-29T19:44:00Z">
        <w:r w:rsidR="008D4CD1">
          <w:rPr>
            <w:lang w:val="es-CO"/>
          </w:rPr>
          <w:t>,</w:t>
        </w:r>
      </w:ins>
      <w:r>
        <w:rPr>
          <w:lang w:val="es-CO"/>
        </w:rPr>
        <w:t>8),</w:t>
      </w:r>
      <w:r>
        <w:rPr>
          <w:spacing w:val="-5"/>
          <w:lang w:val="es-CO"/>
        </w:rPr>
        <w:t xml:space="preserve"> </w:t>
      </w:r>
      <w:r>
        <w:rPr>
          <w:lang w:val="es-CO"/>
        </w:rPr>
        <w:t>lo</w:t>
      </w:r>
      <w:r>
        <w:rPr>
          <w:spacing w:val="-6"/>
          <w:lang w:val="es-CO"/>
        </w:rPr>
        <w:t xml:space="preserve"> </w:t>
      </w:r>
      <w:r>
        <w:rPr>
          <w:lang w:val="es-CO"/>
        </w:rPr>
        <w:t>cual</w:t>
      </w:r>
      <w:r>
        <w:rPr>
          <w:spacing w:val="-6"/>
          <w:lang w:val="es-CO"/>
        </w:rPr>
        <w:t xml:space="preserve"> </w:t>
      </w:r>
      <w:r>
        <w:rPr>
          <w:lang w:val="es-CO"/>
        </w:rPr>
        <w:t>sugiere</w:t>
      </w:r>
      <w:r>
        <w:rPr>
          <w:spacing w:val="-6"/>
          <w:lang w:val="es-CO"/>
        </w:rPr>
        <w:t xml:space="preserve"> </w:t>
      </w:r>
      <w:r>
        <w:rPr>
          <w:lang w:val="es-CO"/>
        </w:rPr>
        <w:t>que</w:t>
      </w:r>
      <w:r>
        <w:rPr>
          <w:spacing w:val="-6"/>
          <w:lang w:val="es-CO"/>
        </w:rPr>
        <w:t xml:space="preserve"> </w:t>
      </w:r>
      <w:r>
        <w:rPr>
          <w:lang w:val="es-CO"/>
        </w:rPr>
        <w:t>el</w:t>
      </w:r>
      <w:r>
        <w:rPr>
          <w:spacing w:val="-6"/>
          <w:lang w:val="es-CO"/>
        </w:rPr>
        <w:t xml:space="preserve"> </w:t>
      </w:r>
      <w:r>
        <w:rPr>
          <w:lang w:val="es-CO"/>
        </w:rPr>
        <w:t>modelo</w:t>
      </w:r>
      <w:r>
        <w:rPr>
          <w:spacing w:val="-6"/>
          <w:lang w:val="es-CO"/>
        </w:rPr>
        <w:t xml:space="preserve"> </w:t>
      </w:r>
      <w:r>
        <w:rPr>
          <w:lang w:val="es-CO"/>
        </w:rPr>
        <w:t>basado</w:t>
      </w:r>
      <w:r>
        <w:rPr>
          <w:spacing w:val="-6"/>
          <w:lang w:val="es-CO"/>
        </w:rPr>
        <w:t xml:space="preserve"> </w:t>
      </w:r>
      <w:r>
        <w:rPr>
          <w:lang w:val="es-CO"/>
        </w:rPr>
        <w:t>en</w:t>
      </w:r>
      <w:r>
        <w:rPr>
          <w:spacing w:val="-6"/>
          <w:lang w:val="es-CO"/>
        </w:rPr>
        <w:t xml:space="preserve"> </w:t>
      </w:r>
      <w:r>
        <w:rPr>
          <w:lang w:val="es-CO"/>
        </w:rPr>
        <w:t>cuencas</w:t>
      </w:r>
      <w:r>
        <w:rPr>
          <w:spacing w:val="-6"/>
          <w:lang w:val="es-CO"/>
        </w:rPr>
        <w:t xml:space="preserve"> </w:t>
      </w:r>
      <w:r>
        <w:rPr>
          <w:lang w:val="es-CO"/>
        </w:rPr>
        <w:t>logra</w:t>
      </w:r>
      <w:r>
        <w:rPr>
          <w:spacing w:val="-6"/>
          <w:lang w:val="es-CO"/>
        </w:rPr>
        <w:t xml:space="preserve"> </w:t>
      </w:r>
      <w:r>
        <w:rPr>
          <w:lang w:val="es-CO"/>
        </w:rPr>
        <w:t>un</w:t>
      </w:r>
      <w:r>
        <w:rPr>
          <w:spacing w:val="-6"/>
          <w:lang w:val="es-CO"/>
        </w:rPr>
        <w:t xml:space="preserve"> </w:t>
      </w:r>
      <w:r>
        <w:rPr>
          <w:lang w:val="es-CO"/>
        </w:rPr>
        <w:t>mejor</w:t>
      </w:r>
      <w:r>
        <w:rPr>
          <w:spacing w:val="-6"/>
          <w:lang w:val="es-CO"/>
        </w:rPr>
        <w:t xml:space="preserve"> </w:t>
      </w:r>
      <w:r>
        <w:rPr>
          <w:lang w:val="es-CO"/>
        </w:rPr>
        <w:t>equilibrio</w:t>
      </w:r>
      <w:r>
        <w:rPr>
          <w:spacing w:val="-6"/>
          <w:lang w:val="es-CO"/>
        </w:rPr>
        <w:t xml:space="preserve"> </w:t>
      </w:r>
      <w:r>
        <w:rPr>
          <w:lang w:val="es-CO"/>
        </w:rPr>
        <w:t>entre</w:t>
      </w:r>
      <w:r>
        <w:rPr>
          <w:spacing w:val="-6"/>
          <w:lang w:val="es-CO"/>
        </w:rPr>
        <w:t xml:space="preserve"> </w:t>
      </w:r>
      <w:r>
        <w:rPr>
          <w:lang w:val="es-CO"/>
        </w:rPr>
        <w:t>ajuste</w:t>
      </w:r>
      <w:r>
        <w:rPr>
          <w:spacing w:val="-6"/>
          <w:lang w:val="es-CO"/>
        </w:rPr>
        <w:t xml:space="preserve"> </w:t>
      </w:r>
      <w:r>
        <w:rPr>
          <w:lang w:val="es-CO"/>
        </w:rPr>
        <w:t>y</w:t>
      </w:r>
      <w:r>
        <w:rPr>
          <w:spacing w:val="40"/>
          <w:lang w:val="es-CO"/>
        </w:rPr>
        <w:t xml:space="preserve"> </w:t>
      </w:r>
      <w:r>
        <w:rPr>
          <w:color w:val="000000"/>
          <w:lang w:val="es-CO"/>
        </w:rPr>
        <w:t>co</w:t>
      </w:r>
      <w:r>
        <w:rPr>
          <w:lang w:val="es-CO"/>
        </w:rPr>
        <w:t>mplejidad</w:t>
      </w:r>
      <w:r>
        <w:rPr>
          <w:spacing w:val="-2"/>
          <w:lang w:val="es-CO"/>
        </w:rPr>
        <w:t xml:space="preserve"> </w:t>
      </w:r>
      <w:r>
        <w:rPr>
          <w:lang w:val="es-CO"/>
        </w:rPr>
        <w:t>del</w:t>
      </w:r>
      <w:r>
        <w:rPr>
          <w:spacing w:val="-2"/>
          <w:lang w:val="es-CO"/>
        </w:rPr>
        <w:t xml:space="preserve"> </w:t>
      </w:r>
      <w:r>
        <w:rPr>
          <w:lang w:val="es-CO"/>
        </w:rPr>
        <w:t>modelo. De</w:t>
      </w:r>
      <w:r>
        <w:rPr>
          <w:spacing w:val="-2"/>
          <w:lang w:val="es-CO"/>
        </w:rPr>
        <w:t xml:space="preserve"> </w:t>
      </w:r>
      <w:r>
        <w:rPr>
          <w:lang w:val="es-CO"/>
        </w:rPr>
        <w:t>manera</w:t>
      </w:r>
      <w:r>
        <w:rPr>
          <w:spacing w:val="-2"/>
          <w:lang w:val="es-CO"/>
        </w:rPr>
        <w:t xml:space="preserve"> </w:t>
      </w:r>
      <w:r>
        <w:rPr>
          <w:lang w:val="es-CO"/>
        </w:rPr>
        <w:t>similar,</w:t>
      </w:r>
      <w:r>
        <w:rPr>
          <w:spacing w:val="-2"/>
          <w:lang w:val="es-CO"/>
        </w:rPr>
        <w:t xml:space="preserve"> </w:t>
      </w:r>
      <w:r>
        <w:rPr>
          <w:lang w:val="es-CO"/>
        </w:rPr>
        <w:t>el</w:t>
      </w:r>
      <w:r>
        <w:rPr>
          <w:spacing w:val="-2"/>
          <w:lang w:val="es-CO"/>
        </w:rPr>
        <w:t xml:space="preserve"> </w:t>
      </w:r>
      <w:r>
        <w:rPr>
          <w:lang w:val="es-CO"/>
        </w:rPr>
        <w:t>logaritmo</w:t>
      </w:r>
      <w:r>
        <w:rPr>
          <w:spacing w:val="-2"/>
          <w:lang w:val="es-CO"/>
        </w:rPr>
        <w:t xml:space="preserve"> </w:t>
      </w:r>
      <w:r>
        <w:rPr>
          <w:lang w:val="es-CO"/>
        </w:rPr>
        <w:t>de</w:t>
      </w:r>
      <w:r>
        <w:rPr>
          <w:spacing w:val="-2"/>
          <w:lang w:val="es-CO"/>
        </w:rPr>
        <w:t xml:space="preserve"> </w:t>
      </w:r>
      <w:del w:id="422" w:author="Daniel Bertin Ugarte" w:date="2026-01-29T16:45:00Z" w16du:dateUtc="2026-01-29T19:45:00Z">
        <w:r w:rsidDel="008D4CD1">
          <w:rPr>
            <w:lang w:val="es-CO"/>
          </w:rPr>
          <w:delText>la</w:delText>
        </w:r>
        <w:r w:rsidDel="008D4CD1">
          <w:rPr>
            <w:spacing w:val="-2"/>
            <w:lang w:val="es-CO"/>
          </w:rPr>
          <w:delText xml:space="preserve"> </w:delText>
        </w:r>
      </w:del>
      <w:r>
        <w:rPr>
          <w:lang w:val="es-CO"/>
        </w:rPr>
        <w:t>verosimilitud</w:t>
      </w:r>
      <w:r>
        <w:rPr>
          <w:spacing w:val="-2"/>
          <w:lang w:val="es-CO"/>
        </w:rPr>
        <w:t xml:space="preserve"> </w:t>
      </w:r>
      <w:r>
        <w:rPr>
          <w:lang w:val="es-CO"/>
        </w:rPr>
        <w:t>y</w:t>
      </w:r>
      <w:r>
        <w:rPr>
          <w:spacing w:val="-2"/>
          <w:lang w:val="es-CO"/>
        </w:rPr>
        <w:t xml:space="preserve"> </w:t>
      </w:r>
      <w:r>
        <w:rPr>
          <w:lang w:val="es-CO"/>
        </w:rPr>
        <w:t>la</w:t>
      </w:r>
      <w:r>
        <w:rPr>
          <w:spacing w:val="-2"/>
          <w:lang w:val="es-CO"/>
        </w:rPr>
        <w:t xml:space="preserve"> </w:t>
      </w:r>
      <w:r>
        <w:rPr>
          <w:lang w:val="es-CO"/>
        </w:rPr>
        <w:t>desviación</w:t>
      </w:r>
      <w:r>
        <w:rPr>
          <w:spacing w:val="-2"/>
          <w:lang w:val="es-CO"/>
        </w:rPr>
        <w:t xml:space="preserve"> </w:t>
      </w:r>
      <w:r>
        <w:rPr>
          <w:lang w:val="es-CO"/>
        </w:rPr>
        <w:t>indican</w:t>
      </w:r>
      <w:r>
        <w:rPr>
          <w:spacing w:val="75"/>
          <w:lang w:val="es-CO"/>
        </w:rPr>
        <w:t xml:space="preserve"> </w:t>
      </w:r>
      <w:r>
        <w:rPr>
          <w:lang w:val="es-CO"/>
        </w:rPr>
        <w:t xml:space="preserve">un mejor ajuste para el </w:t>
      </w:r>
      <w:del w:id="423" w:author="Daniel Bertin Ugarte" w:date="2026-01-29T16:45:00Z" w16du:dateUtc="2026-01-29T19:45:00Z">
        <w:r w:rsidDel="008D4CD1">
          <w:rPr>
            <w:lang w:val="es-CO"/>
          </w:rPr>
          <w:delText>M</w:delText>
        </w:r>
      </w:del>
      <w:ins w:id="424" w:author="Daniel Bertin Ugarte" w:date="2026-01-29T16:45:00Z" w16du:dateUtc="2026-01-29T19:45:00Z">
        <w:r w:rsidR="008D4CD1">
          <w:rPr>
            <w:lang w:val="es-CO"/>
          </w:rPr>
          <w:t>m</w:t>
        </w:r>
      </w:ins>
      <w:r>
        <w:rPr>
          <w:lang w:val="es-CO"/>
        </w:rPr>
        <w:t xml:space="preserve">odelo </w:t>
      </w:r>
      <w:ins w:id="425" w:author="Daniel Bertin Ugarte" w:date="2026-01-29T16:45:00Z" w16du:dateUtc="2026-01-29T19:45:00Z">
        <w:r w:rsidR="008D4CD1">
          <w:rPr>
            <w:lang w:val="es-CO"/>
          </w:rPr>
          <w:t>‘</w:t>
        </w:r>
      </w:ins>
      <w:del w:id="426" w:author="Daniel Bertin Ugarte" w:date="2026-01-29T16:45:00Z" w16du:dateUtc="2026-01-29T19:45:00Z">
        <w:r w:rsidDel="008D4CD1">
          <w:rPr>
            <w:lang w:val="es-CO"/>
          </w:rPr>
          <w:delText>C</w:delText>
        </w:r>
      </w:del>
      <w:ins w:id="427" w:author="Daniel Bertin Ugarte" w:date="2026-01-29T16:45:00Z" w16du:dateUtc="2026-01-29T19:45:00Z">
        <w:r w:rsidR="008D4CD1">
          <w:rPr>
            <w:lang w:val="es-CO"/>
          </w:rPr>
          <w:t>c</w:t>
        </w:r>
      </w:ins>
      <w:r>
        <w:rPr>
          <w:lang w:val="es-CO"/>
        </w:rPr>
        <w:t>uencas</w:t>
      </w:r>
      <w:ins w:id="428" w:author="Daniel Bertin Ugarte" w:date="2026-01-29T16:45:00Z" w16du:dateUtc="2026-01-29T19:45:00Z">
        <w:r w:rsidR="008D4CD1">
          <w:rPr>
            <w:lang w:val="es-CO"/>
          </w:rPr>
          <w:t>’</w:t>
        </w:r>
      </w:ins>
      <w:r>
        <w:rPr>
          <w:lang w:val="es-CO"/>
        </w:rPr>
        <w:t xml:space="preserve"> (-182</w:t>
      </w:r>
      <w:del w:id="429" w:author="Daniel Bertin Ugarte" w:date="2026-01-29T16:45:00Z" w16du:dateUtc="2026-01-29T19:45:00Z">
        <w:r w:rsidDel="008D4CD1">
          <w:rPr>
            <w:lang w:val="es-CO"/>
          </w:rPr>
          <w:delText>.</w:delText>
        </w:r>
      </w:del>
      <w:ins w:id="430" w:author="Daniel Bertin Ugarte" w:date="2026-01-29T16:45:00Z" w16du:dateUtc="2026-01-29T19:45:00Z">
        <w:r w:rsidR="008D4CD1">
          <w:rPr>
            <w:lang w:val="es-CO"/>
          </w:rPr>
          <w:t>,</w:t>
        </w:r>
      </w:ins>
      <w:r>
        <w:rPr>
          <w:lang w:val="es-CO"/>
        </w:rPr>
        <w:t>7 y 365</w:t>
      </w:r>
      <w:del w:id="431" w:author="Daniel Bertin Ugarte" w:date="2026-01-29T16:45:00Z" w16du:dateUtc="2026-01-29T19:45:00Z">
        <w:r w:rsidDel="008D4CD1">
          <w:rPr>
            <w:lang w:val="es-CO"/>
          </w:rPr>
          <w:delText>.</w:delText>
        </w:r>
      </w:del>
      <w:ins w:id="432" w:author="Daniel Bertin Ugarte" w:date="2026-01-29T16:45:00Z" w16du:dateUtc="2026-01-29T19:45:00Z">
        <w:r w:rsidR="008D4CD1">
          <w:rPr>
            <w:lang w:val="es-CO"/>
          </w:rPr>
          <w:t>,</w:t>
        </w:r>
      </w:ins>
      <w:r>
        <w:rPr>
          <w:lang w:val="es-CO"/>
        </w:rPr>
        <w:t>5</w:t>
      </w:r>
      <w:ins w:id="433" w:author="Daniel Bertin Ugarte" w:date="2026-01-29T16:45:00Z" w16du:dateUtc="2026-01-29T19:45:00Z">
        <w:r w:rsidR="008D4CD1">
          <w:rPr>
            <w:lang w:val="es-CO"/>
          </w:rPr>
          <w:t>,</w:t>
        </w:r>
      </w:ins>
      <w:r>
        <w:rPr>
          <w:lang w:val="es-CO"/>
        </w:rPr>
        <w:t xml:space="preserve"> respectivamente) frente al </w:t>
      </w:r>
      <w:del w:id="434" w:author="Daniel Bertin Ugarte" w:date="2026-01-29T16:45:00Z" w16du:dateUtc="2026-01-29T19:45:00Z">
        <w:r w:rsidDel="008D4CD1">
          <w:rPr>
            <w:lang w:val="es-CO"/>
          </w:rPr>
          <w:delText>M</w:delText>
        </w:r>
      </w:del>
      <w:ins w:id="435" w:author="Daniel Bertin Ugarte" w:date="2026-01-29T16:45:00Z" w16du:dateUtc="2026-01-29T19:45:00Z">
        <w:r w:rsidR="008D4CD1">
          <w:rPr>
            <w:lang w:val="es-CO"/>
          </w:rPr>
          <w:t>m</w:t>
        </w:r>
      </w:ins>
      <w:r>
        <w:rPr>
          <w:lang w:val="es-CO"/>
        </w:rPr>
        <w:t xml:space="preserve">odelo </w:t>
      </w:r>
      <w:ins w:id="436" w:author="Daniel Bertin Ugarte" w:date="2026-01-29T16:45:00Z" w16du:dateUtc="2026-01-29T19:45:00Z">
        <w:r w:rsidR="008D4CD1">
          <w:rPr>
            <w:lang w:val="es-CO"/>
          </w:rPr>
          <w:t>‘</w:t>
        </w:r>
      </w:ins>
      <w:del w:id="437" w:author="Daniel Bertin Ugarte" w:date="2026-01-29T16:45:00Z" w16du:dateUtc="2026-01-29T19:45:00Z">
        <w:r w:rsidDel="008D4CD1">
          <w:rPr>
            <w:lang w:val="es-CO"/>
          </w:rPr>
          <w:delText>C</w:delText>
        </w:r>
      </w:del>
      <w:ins w:id="438" w:author="Daniel Bertin Ugarte" w:date="2026-01-29T16:45:00Z" w16du:dateUtc="2026-01-29T19:45:00Z">
        <w:r w:rsidR="008D4CD1">
          <w:rPr>
            <w:lang w:val="es-CO"/>
          </w:rPr>
          <w:t>c</w:t>
        </w:r>
      </w:ins>
      <w:r>
        <w:rPr>
          <w:lang w:val="es-CO"/>
        </w:rPr>
        <w:t>luster</w:t>
      </w:r>
      <w:ins w:id="439" w:author="Daniel Bertin Ugarte" w:date="2026-01-29T16:45:00Z" w16du:dateUtc="2026-01-29T19:45:00Z">
        <w:r w:rsidR="008D4CD1">
          <w:rPr>
            <w:lang w:val="es-CO"/>
          </w:rPr>
          <w:t>’</w:t>
        </w:r>
      </w:ins>
      <w:r>
        <w:rPr>
          <w:spacing w:val="71"/>
          <w:lang w:val="es-CO"/>
        </w:rPr>
        <w:t xml:space="preserve"> </w:t>
      </w:r>
      <w:r>
        <w:rPr>
          <w:spacing w:val="-6"/>
          <w:lang w:val="es-CO"/>
        </w:rPr>
        <w:t>(-190</w:t>
      </w:r>
      <w:del w:id="440" w:author="Daniel Bertin Ugarte" w:date="2026-01-29T16:45:00Z" w16du:dateUtc="2026-01-29T19:45:00Z">
        <w:r w:rsidDel="008D4CD1">
          <w:rPr>
            <w:spacing w:val="-6"/>
            <w:lang w:val="es-CO"/>
          </w:rPr>
          <w:delText>.</w:delText>
        </w:r>
      </w:del>
      <w:ins w:id="441" w:author="Daniel Bertin Ugarte" w:date="2026-01-29T16:45:00Z" w16du:dateUtc="2026-01-29T19:45:00Z">
        <w:r w:rsidR="008D4CD1">
          <w:rPr>
            <w:spacing w:val="-6"/>
            <w:lang w:val="es-CO"/>
          </w:rPr>
          <w:t>,</w:t>
        </w:r>
      </w:ins>
      <w:r>
        <w:rPr>
          <w:spacing w:val="-6"/>
          <w:lang w:val="es-CO"/>
        </w:rPr>
        <w:t>2</w:t>
      </w:r>
      <w:r>
        <w:rPr>
          <w:spacing w:val="-2"/>
          <w:lang w:val="es-CO"/>
        </w:rPr>
        <w:t xml:space="preserve"> </w:t>
      </w:r>
      <w:r>
        <w:rPr>
          <w:spacing w:val="-6"/>
          <w:lang w:val="es-CO"/>
        </w:rPr>
        <w:t>y</w:t>
      </w:r>
      <w:r>
        <w:rPr>
          <w:spacing w:val="-2"/>
          <w:lang w:val="es-CO"/>
        </w:rPr>
        <w:t xml:space="preserve"> </w:t>
      </w:r>
      <w:r>
        <w:rPr>
          <w:spacing w:val="-6"/>
          <w:lang w:val="es-CO"/>
        </w:rPr>
        <w:t>380</w:t>
      </w:r>
      <w:del w:id="442" w:author="Daniel Bertin Ugarte" w:date="2026-01-29T16:45:00Z" w16du:dateUtc="2026-01-29T19:45:00Z">
        <w:r w:rsidDel="008D4CD1">
          <w:rPr>
            <w:spacing w:val="-6"/>
            <w:lang w:val="es-CO"/>
          </w:rPr>
          <w:delText>.</w:delText>
        </w:r>
      </w:del>
      <w:ins w:id="443" w:author="Daniel Bertin Ugarte" w:date="2026-01-29T16:45:00Z" w16du:dateUtc="2026-01-29T19:45:00Z">
        <w:r w:rsidR="008D4CD1">
          <w:rPr>
            <w:spacing w:val="-6"/>
            <w:lang w:val="es-CO"/>
          </w:rPr>
          <w:t>,</w:t>
        </w:r>
      </w:ins>
      <w:r>
        <w:rPr>
          <w:spacing w:val="-6"/>
          <w:lang w:val="es-CO"/>
        </w:rPr>
        <w:t>5).</w:t>
      </w:r>
    </w:p>
    <w:p w14:paraId="692E903A" w14:textId="4EBE48F8" w:rsidR="0025462B" w:rsidRPr="00CC34F8" w:rsidRDefault="0025462B" w:rsidP="0025462B">
      <w:pPr>
        <w:pStyle w:val="Ttulo1"/>
        <w:tabs>
          <w:tab w:val="left" w:pos="8414"/>
        </w:tabs>
        <w:spacing w:before="183"/>
        <w:jc w:val="both"/>
        <w:rPr>
          <w:lang w:val="es-CL"/>
        </w:rPr>
      </w:pPr>
      <w:r>
        <w:rPr>
          <w:lang w:val="es-CO"/>
        </w:rPr>
        <w:t>En</w:t>
      </w:r>
      <w:r>
        <w:rPr>
          <w:spacing w:val="10"/>
          <w:lang w:val="es-CO"/>
        </w:rPr>
        <w:t xml:space="preserve"> </w:t>
      </w:r>
      <w:r>
        <w:rPr>
          <w:lang w:val="es-CO"/>
        </w:rPr>
        <w:t>cuanto</w:t>
      </w:r>
      <w:r>
        <w:rPr>
          <w:spacing w:val="10"/>
          <w:lang w:val="es-CO"/>
        </w:rPr>
        <w:t xml:space="preserve"> </w:t>
      </w:r>
      <w:r>
        <w:rPr>
          <w:lang w:val="es-CO"/>
        </w:rPr>
        <w:t>a</w:t>
      </w:r>
      <w:r>
        <w:rPr>
          <w:spacing w:val="10"/>
          <w:lang w:val="es-CO"/>
        </w:rPr>
        <w:t xml:space="preserve"> </w:t>
      </w:r>
      <w:r>
        <w:rPr>
          <w:lang w:val="es-CO"/>
        </w:rPr>
        <w:t>los</w:t>
      </w:r>
      <w:r>
        <w:rPr>
          <w:spacing w:val="11"/>
          <w:lang w:val="es-CO"/>
        </w:rPr>
        <w:t xml:space="preserve"> </w:t>
      </w:r>
      <w:r>
        <w:rPr>
          <w:lang w:val="es-CO"/>
        </w:rPr>
        <w:t>efectos</w:t>
      </w:r>
      <w:r>
        <w:rPr>
          <w:spacing w:val="10"/>
          <w:lang w:val="es-CO"/>
        </w:rPr>
        <w:t xml:space="preserve"> </w:t>
      </w:r>
      <w:r>
        <w:rPr>
          <w:lang w:val="es-CO"/>
        </w:rPr>
        <w:t>fijos,</w:t>
      </w:r>
      <w:r>
        <w:rPr>
          <w:spacing w:val="14"/>
          <w:lang w:val="es-CO"/>
        </w:rPr>
        <w:t xml:space="preserve"> </w:t>
      </w:r>
      <w:r>
        <w:rPr>
          <w:lang w:val="es-CO"/>
        </w:rPr>
        <w:t>los</w:t>
      </w:r>
      <w:r>
        <w:rPr>
          <w:spacing w:val="10"/>
          <w:lang w:val="es-CO"/>
        </w:rPr>
        <w:t xml:space="preserve"> </w:t>
      </w:r>
      <w:r>
        <w:rPr>
          <w:lang w:val="es-CO"/>
        </w:rPr>
        <w:t>coeficientes</w:t>
      </w:r>
      <w:r>
        <w:rPr>
          <w:spacing w:val="10"/>
          <w:lang w:val="es-CO"/>
        </w:rPr>
        <w:t xml:space="preserve"> </w:t>
      </w:r>
      <w:r>
        <w:rPr>
          <w:lang w:val="es-CO"/>
        </w:rPr>
        <w:t>representan</w:t>
      </w:r>
      <w:r>
        <w:rPr>
          <w:spacing w:val="10"/>
          <w:lang w:val="es-CO"/>
        </w:rPr>
        <w:t xml:space="preserve"> </w:t>
      </w:r>
      <w:r>
        <w:rPr>
          <w:lang w:val="es-CO"/>
        </w:rPr>
        <w:t>el</w:t>
      </w:r>
      <w:r>
        <w:rPr>
          <w:spacing w:val="11"/>
          <w:lang w:val="es-CO"/>
        </w:rPr>
        <w:t xml:space="preserve"> </w:t>
      </w:r>
      <w:r>
        <w:rPr>
          <w:lang w:val="es-CO"/>
        </w:rPr>
        <w:t>efecto</w:t>
      </w:r>
      <w:r>
        <w:rPr>
          <w:spacing w:val="10"/>
          <w:lang w:val="es-CO"/>
        </w:rPr>
        <w:t xml:space="preserve"> </w:t>
      </w:r>
      <w:r>
        <w:rPr>
          <w:lang w:val="es-CO"/>
        </w:rPr>
        <w:t>promedio</w:t>
      </w:r>
      <w:r>
        <w:rPr>
          <w:spacing w:val="10"/>
          <w:lang w:val="es-CO"/>
        </w:rPr>
        <w:t xml:space="preserve"> </w:t>
      </w:r>
      <w:r>
        <w:rPr>
          <w:lang w:val="es-CO"/>
        </w:rPr>
        <w:t>de</w:t>
      </w:r>
      <w:r>
        <w:rPr>
          <w:spacing w:val="11"/>
          <w:lang w:val="es-CO"/>
        </w:rPr>
        <w:t xml:space="preserve"> </w:t>
      </w:r>
      <w:r>
        <w:rPr>
          <w:lang w:val="es-CO"/>
        </w:rPr>
        <w:t>cada</w:t>
      </w:r>
      <w:r>
        <w:rPr>
          <w:spacing w:val="10"/>
          <w:lang w:val="es-CO"/>
        </w:rPr>
        <w:t xml:space="preserve"> </w:t>
      </w:r>
      <w:r>
        <w:rPr>
          <w:lang w:val="es-CO"/>
        </w:rPr>
        <w:t>variable</w:t>
      </w:r>
      <w:r>
        <w:rPr>
          <w:spacing w:val="10"/>
          <w:lang w:val="es-CO"/>
        </w:rPr>
        <w:t xml:space="preserve"> </w:t>
      </w:r>
      <w:r>
        <w:rPr>
          <w:spacing w:val="-4"/>
          <w:lang w:val="es-CO"/>
        </w:rPr>
        <w:t>pre</w:t>
      </w:r>
      <w:r>
        <w:rPr>
          <w:lang w:val="es-CO"/>
        </w:rPr>
        <w:t>dictora</w:t>
      </w:r>
      <w:r>
        <w:rPr>
          <w:spacing w:val="13"/>
          <w:lang w:val="es-CO"/>
        </w:rPr>
        <w:t xml:space="preserve"> </w:t>
      </w:r>
      <w:r>
        <w:rPr>
          <w:lang w:val="es-CO"/>
        </w:rPr>
        <w:t>en</w:t>
      </w:r>
      <w:r>
        <w:rPr>
          <w:spacing w:val="14"/>
          <w:lang w:val="es-CO"/>
        </w:rPr>
        <w:t xml:space="preserve"> </w:t>
      </w:r>
      <w:r>
        <w:rPr>
          <w:lang w:val="es-CO"/>
        </w:rPr>
        <w:t>todos</w:t>
      </w:r>
      <w:r>
        <w:rPr>
          <w:spacing w:val="14"/>
          <w:lang w:val="es-CO"/>
        </w:rPr>
        <w:t xml:space="preserve"> </w:t>
      </w:r>
      <w:r>
        <w:rPr>
          <w:lang w:val="es-CO"/>
        </w:rPr>
        <w:t>los</w:t>
      </w:r>
      <w:r>
        <w:rPr>
          <w:spacing w:val="14"/>
          <w:lang w:val="es-CO"/>
        </w:rPr>
        <w:t xml:space="preserve"> </w:t>
      </w:r>
      <w:r>
        <w:rPr>
          <w:lang w:val="es-CO"/>
        </w:rPr>
        <w:t>grupos</w:t>
      </w:r>
      <w:ins w:id="444" w:author="Daniel Bertin Ugarte" w:date="2026-01-29T16:54:00Z" w16du:dateUtc="2026-01-29T19:54:00Z">
        <w:r w:rsidR="00E912CB">
          <w:rPr>
            <w:lang w:val="es-CO"/>
          </w:rPr>
          <w:t xml:space="preserve"> (Tabla 2)</w:t>
        </w:r>
      </w:ins>
      <w:r>
        <w:rPr>
          <w:lang w:val="es-CO"/>
        </w:rPr>
        <w:t>.</w:t>
      </w:r>
      <w:r>
        <w:rPr>
          <w:spacing w:val="45"/>
          <w:lang w:val="es-CO"/>
        </w:rPr>
        <w:t xml:space="preserve"> </w:t>
      </w:r>
      <w:del w:id="445" w:author="Daniel Bertin Ugarte" w:date="2026-01-29T16:54:00Z" w16du:dateUtc="2026-01-29T19:54:00Z">
        <w:r w:rsidDel="00E912CB">
          <w:rPr>
            <w:lang w:val="es-CO"/>
          </w:rPr>
          <w:delText>En</w:delText>
        </w:r>
        <w:r w:rsidDel="00E912CB">
          <w:rPr>
            <w:spacing w:val="14"/>
            <w:lang w:val="es-CO"/>
          </w:rPr>
          <w:delText xml:space="preserve"> </w:delText>
        </w:r>
        <w:r w:rsidDel="00E912CB">
          <w:rPr>
            <w:lang w:val="es-CO"/>
          </w:rPr>
          <w:delText>cuanto</w:delText>
        </w:r>
        <w:r w:rsidDel="00E912CB">
          <w:rPr>
            <w:spacing w:val="14"/>
            <w:lang w:val="es-CO"/>
          </w:rPr>
          <w:delText xml:space="preserve"> </w:delText>
        </w:r>
        <w:r w:rsidDel="00E912CB">
          <w:rPr>
            <w:lang w:val="es-CO"/>
          </w:rPr>
          <w:delText>a</w:delText>
        </w:r>
        <w:r w:rsidDel="00E912CB">
          <w:rPr>
            <w:spacing w:val="14"/>
            <w:lang w:val="es-CO"/>
          </w:rPr>
          <w:delText xml:space="preserve"> </w:delText>
        </w:r>
        <w:r w:rsidDel="00E912CB">
          <w:rPr>
            <w:lang w:val="es-CO"/>
          </w:rPr>
          <w:delText>l</w:delText>
        </w:r>
      </w:del>
      <w:ins w:id="446" w:author="Daniel Bertin Ugarte" w:date="2026-01-29T16:54:00Z" w16du:dateUtc="2026-01-29T19:54:00Z">
        <w:r w:rsidR="00E912CB">
          <w:rPr>
            <w:lang w:val="es-CO"/>
          </w:rPr>
          <w:t>L</w:t>
        </w:r>
      </w:ins>
      <w:r>
        <w:rPr>
          <w:lang w:val="es-CO"/>
        </w:rPr>
        <w:t>os</w:t>
      </w:r>
      <w:r>
        <w:rPr>
          <w:spacing w:val="14"/>
          <w:lang w:val="es-CO"/>
        </w:rPr>
        <w:t xml:space="preserve"> </w:t>
      </w:r>
      <w:r>
        <w:rPr>
          <w:lang w:val="es-CO"/>
        </w:rPr>
        <w:t>coeficientes</w:t>
      </w:r>
      <w:r>
        <w:rPr>
          <w:spacing w:val="14"/>
          <w:lang w:val="es-CO"/>
        </w:rPr>
        <w:t xml:space="preserve"> </w:t>
      </w:r>
      <w:r>
        <w:rPr>
          <w:lang w:val="es-CO"/>
        </w:rPr>
        <w:t>de</w:t>
      </w:r>
      <w:r>
        <w:rPr>
          <w:spacing w:val="14"/>
          <w:lang w:val="es-CO"/>
        </w:rPr>
        <w:t xml:space="preserve"> </w:t>
      </w:r>
      <w:r>
        <w:rPr>
          <w:lang w:val="es-CO"/>
        </w:rPr>
        <w:t>las</w:t>
      </w:r>
      <w:r>
        <w:rPr>
          <w:spacing w:val="14"/>
          <w:lang w:val="es-CO"/>
        </w:rPr>
        <w:t xml:space="preserve"> </w:t>
      </w:r>
      <w:r>
        <w:rPr>
          <w:lang w:val="es-CO"/>
        </w:rPr>
        <w:t>variables</w:t>
      </w:r>
      <w:r>
        <w:rPr>
          <w:spacing w:val="14"/>
          <w:lang w:val="es-CO"/>
        </w:rPr>
        <w:t xml:space="preserve"> </w:t>
      </w:r>
      <w:r>
        <w:rPr>
          <w:lang w:val="es-CO"/>
        </w:rPr>
        <w:t>predictoras,</w:t>
      </w:r>
      <w:r>
        <w:rPr>
          <w:spacing w:val="16"/>
          <w:lang w:val="es-CO"/>
        </w:rPr>
        <w:t xml:space="preserve"> </w:t>
      </w:r>
      <w:r>
        <w:rPr>
          <w:lang w:val="es-CO"/>
        </w:rPr>
        <w:t>por</w:t>
      </w:r>
      <w:r>
        <w:rPr>
          <w:spacing w:val="14"/>
          <w:lang w:val="es-CO"/>
        </w:rPr>
        <w:t xml:space="preserve"> </w:t>
      </w:r>
      <w:r>
        <w:rPr>
          <w:spacing w:val="-2"/>
          <w:lang w:val="es-CO"/>
        </w:rPr>
        <w:t>ejemplo</w:t>
      </w:r>
      <w:ins w:id="447" w:author="Daniel Bertin Ugarte" w:date="2026-01-29T16:57:00Z" w16du:dateUtc="2026-01-29T19:57:00Z">
        <w:r w:rsidR="004E15EE">
          <w:rPr>
            <w:spacing w:val="-2"/>
            <w:lang w:val="es-CO"/>
          </w:rPr>
          <w:t>,</w:t>
        </w:r>
      </w:ins>
      <w:r>
        <w:rPr>
          <w:spacing w:val="-2"/>
          <w:lang w:val="es-CO"/>
        </w:rPr>
        <w:t xml:space="preserve"> </w:t>
      </w:r>
      <w:r>
        <w:rPr>
          <w:lang w:val="es-CO"/>
        </w:rPr>
        <w:t>elevación</w:t>
      </w:r>
      <w:r>
        <w:rPr>
          <w:spacing w:val="3"/>
          <w:lang w:val="es-CO"/>
        </w:rPr>
        <w:t xml:space="preserve"> </w:t>
      </w:r>
      <w:r>
        <w:rPr>
          <w:lang w:val="es-CO"/>
        </w:rPr>
        <w:t>media</w:t>
      </w:r>
      <w:del w:id="448" w:author="Daniel Bertin Ugarte" w:date="2026-01-29T16:55:00Z" w16du:dateUtc="2026-01-29T19:55:00Z">
        <w:r w:rsidDel="004E15EE">
          <w:rPr>
            <w:spacing w:val="3"/>
            <w:lang w:val="es-CO"/>
          </w:rPr>
          <w:delText xml:space="preserve"> </w:delText>
        </w:r>
        <w:r w:rsidDel="004E15EE">
          <w:rPr>
            <w:lang w:val="es-CO"/>
          </w:rPr>
          <w:delText>de</w:delText>
        </w:r>
        <w:r w:rsidDel="004E15EE">
          <w:rPr>
            <w:spacing w:val="3"/>
            <w:lang w:val="es-CO"/>
          </w:rPr>
          <w:delText xml:space="preserve"> </w:delText>
        </w:r>
        <w:r w:rsidDel="004E15EE">
          <w:rPr>
            <w:lang w:val="es-CO"/>
          </w:rPr>
          <w:delText>las</w:delText>
        </w:r>
        <w:r w:rsidDel="004E15EE">
          <w:rPr>
            <w:spacing w:val="3"/>
            <w:lang w:val="es-CO"/>
          </w:rPr>
          <w:delText xml:space="preserve"> </w:delText>
        </w:r>
        <w:r w:rsidDel="004E15EE">
          <w:rPr>
            <w:lang w:val="es-CO"/>
          </w:rPr>
          <w:delText>cuencas</w:delText>
        </w:r>
      </w:del>
      <w:r>
        <w:rPr>
          <w:lang w:val="es-CO"/>
        </w:rPr>
        <w:t>,</w:t>
      </w:r>
      <w:r>
        <w:rPr>
          <w:spacing w:val="3"/>
          <w:lang w:val="es-CO"/>
        </w:rPr>
        <w:t xml:space="preserve"> </w:t>
      </w:r>
      <w:r>
        <w:rPr>
          <w:lang w:val="es-CO"/>
        </w:rPr>
        <w:t>indican</w:t>
      </w:r>
      <w:r>
        <w:rPr>
          <w:spacing w:val="3"/>
          <w:lang w:val="es-CO"/>
        </w:rPr>
        <w:t xml:space="preserve"> </w:t>
      </w:r>
      <w:r>
        <w:rPr>
          <w:lang w:val="es-CO"/>
        </w:rPr>
        <w:t>que</w:t>
      </w:r>
      <w:r>
        <w:rPr>
          <w:spacing w:val="3"/>
          <w:lang w:val="es-CO"/>
        </w:rPr>
        <w:t xml:space="preserve"> </w:t>
      </w:r>
      <w:r>
        <w:rPr>
          <w:lang w:val="es-CO"/>
        </w:rPr>
        <w:t>un</w:t>
      </w:r>
      <w:r>
        <w:rPr>
          <w:spacing w:val="3"/>
          <w:lang w:val="es-CO"/>
        </w:rPr>
        <w:t xml:space="preserve"> </w:t>
      </w:r>
      <w:r>
        <w:rPr>
          <w:lang w:val="es-CO"/>
        </w:rPr>
        <w:t>aumento</w:t>
      </w:r>
      <w:r>
        <w:rPr>
          <w:spacing w:val="3"/>
          <w:lang w:val="es-CO"/>
        </w:rPr>
        <w:t xml:space="preserve"> </w:t>
      </w:r>
      <w:r>
        <w:rPr>
          <w:lang w:val="es-CO"/>
        </w:rPr>
        <w:t>de</w:t>
      </w:r>
      <w:r>
        <w:rPr>
          <w:spacing w:val="3"/>
          <w:lang w:val="es-CO"/>
        </w:rPr>
        <w:t xml:space="preserve"> </w:t>
      </w:r>
      <w:r>
        <w:rPr>
          <w:lang w:val="es-CO"/>
        </w:rPr>
        <w:t>una</w:t>
      </w:r>
      <w:r>
        <w:rPr>
          <w:spacing w:val="3"/>
          <w:lang w:val="es-CO"/>
        </w:rPr>
        <w:t xml:space="preserve"> </w:t>
      </w:r>
      <w:r>
        <w:rPr>
          <w:lang w:val="es-CO"/>
        </w:rPr>
        <w:t>unidad</w:t>
      </w:r>
      <w:r>
        <w:rPr>
          <w:spacing w:val="4"/>
          <w:lang w:val="es-CO"/>
        </w:rPr>
        <w:t xml:space="preserve"> </w:t>
      </w:r>
      <w:r>
        <w:rPr>
          <w:lang w:val="es-CO"/>
        </w:rPr>
        <w:t>en</w:t>
      </w:r>
      <w:r>
        <w:rPr>
          <w:spacing w:val="3"/>
          <w:lang w:val="es-CO"/>
        </w:rPr>
        <w:t xml:space="preserve"> </w:t>
      </w:r>
      <w:r>
        <w:rPr>
          <w:lang w:val="es-CO"/>
        </w:rPr>
        <w:t>la</w:t>
      </w:r>
      <w:r>
        <w:rPr>
          <w:spacing w:val="3"/>
          <w:lang w:val="es-CO"/>
        </w:rPr>
        <w:t xml:space="preserve"> </w:t>
      </w:r>
      <w:r>
        <w:rPr>
          <w:lang w:val="es-CO"/>
        </w:rPr>
        <w:t>elevación</w:t>
      </w:r>
      <w:del w:id="449" w:author="Daniel Bertin Ugarte" w:date="2026-01-29T16:57:00Z" w16du:dateUtc="2026-01-29T19:57:00Z">
        <w:r w:rsidDel="004E15EE">
          <w:rPr>
            <w:lang w:val="es-CO"/>
          </w:rPr>
          <w:delText>,</w:delText>
        </w:r>
      </w:del>
      <w:r>
        <w:rPr>
          <w:spacing w:val="3"/>
          <w:lang w:val="es-CO"/>
        </w:rPr>
        <w:t xml:space="preserve"> </w:t>
      </w:r>
      <w:r>
        <w:rPr>
          <w:spacing w:val="-2"/>
          <w:lang w:val="es-CO"/>
        </w:rPr>
        <w:t xml:space="preserve">incrementa </w:t>
      </w:r>
      <w:ins w:id="450" w:author="Daniel Bertin Ugarte" w:date="2026-01-29T16:57:00Z" w16du:dateUtc="2026-01-29T19:57:00Z">
        <w:r w:rsidR="004E15EE">
          <w:rPr>
            <w:spacing w:val="-2"/>
            <w:lang w:val="es-CO"/>
          </w:rPr>
          <w:t>e</w:t>
        </w:r>
      </w:ins>
      <w:r>
        <w:rPr>
          <w:lang w:val="es-CO"/>
        </w:rPr>
        <w:t>l</w:t>
      </w:r>
      <w:del w:id="451" w:author="Daniel Bertin Ugarte" w:date="2026-01-29T16:57:00Z" w16du:dateUtc="2026-01-29T19:57:00Z">
        <w:r w:rsidDel="004E15EE">
          <w:rPr>
            <w:lang w:val="es-CO"/>
          </w:rPr>
          <w:delText>os</w:delText>
        </w:r>
      </w:del>
      <w:r>
        <w:rPr>
          <w:lang w:val="es-CO"/>
        </w:rPr>
        <w:t xml:space="preserve"> logaritmo</w:t>
      </w:r>
      <w:del w:id="452" w:author="Daniel Bertin Ugarte" w:date="2026-01-29T16:57:00Z" w16du:dateUtc="2026-01-29T19:57:00Z">
        <w:r w:rsidDel="004E15EE">
          <w:rPr>
            <w:lang w:val="es-CO"/>
          </w:rPr>
          <w:delText>s</w:delText>
        </w:r>
      </w:del>
      <w:r>
        <w:rPr>
          <w:lang w:val="es-CO"/>
        </w:rPr>
        <w:t xml:space="preserve"> de la</w:t>
      </w:r>
      <w:del w:id="453" w:author="Daniel Bertin Ugarte" w:date="2026-01-29T16:58:00Z" w16du:dateUtc="2026-01-29T19:58:00Z">
        <w:r w:rsidDel="004E15EE">
          <w:rPr>
            <w:lang w:val="es-CO"/>
          </w:rPr>
          <w:delText>s</w:delText>
        </w:r>
      </w:del>
      <w:r>
        <w:rPr>
          <w:lang w:val="es-CO"/>
        </w:rPr>
        <w:t xml:space="preserve"> probabilidad</w:t>
      </w:r>
      <w:del w:id="454" w:author="Daniel Bertin Ugarte" w:date="2026-01-29T16:58:00Z" w16du:dateUtc="2026-01-29T19:58:00Z">
        <w:r w:rsidDel="004E15EE">
          <w:rPr>
            <w:lang w:val="es-CO"/>
          </w:rPr>
          <w:delText>es</w:delText>
        </w:r>
      </w:del>
      <w:r>
        <w:rPr>
          <w:lang w:val="es-CO"/>
        </w:rPr>
        <w:t xml:space="preserve"> de la ocurrencia de un movimiento en masa en </w:t>
      </w:r>
      <w:r>
        <w:rPr>
          <w:lang w:val="es-CO"/>
        </w:rPr>
        <w:lastRenderedPageBreak/>
        <w:t>0</w:t>
      </w:r>
      <w:del w:id="455" w:author="Daniel Bertin Ugarte" w:date="2026-01-29T16:58:00Z" w16du:dateUtc="2026-01-29T19:58:00Z">
        <w:r w:rsidDel="004E15EE">
          <w:rPr>
            <w:lang w:val="es-CO"/>
          </w:rPr>
          <w:delText>.</w:delText>
        </w:r>
      </w:del>
      <w:ins w:id="456" w:author="Daniel Bertin Ugarte" w:date="2026-01-29T16:58:00Z" w16du:dateUtc="2026-01-29T19:58:00Z">
        <w:r w:rsidR="004E15EE">
          <w:rPr>
            <w:lang w:val="es-CO"/>
          </w:rPr>
          <w:t>,</w:t>
        </w:r>
      </w:ins>
      <w:r>
        <w:rPr>
          <w:lang w:val="es-CO"/>
        </w:rPr>
        <w:t>8566. Los</w:t>
      </w:r>
      <w:r>
        <w:rPr>
          <w:spacing w:val="3"/>
          <w:lang w:val="es-CO"/>
        </w:rPr>
        <w:t xml:space="preserve"> </w:t>
      </w:r>
      <w:r>
        <w:rPr>
          <w:lang w:val="es-CO"/>
        </w:rPr>
        <w:t>efectos</w:t>
      </w:r>
      <w:r>
        <w:rPr>
          <w:spacing w:val="3"/>
          <w:lang w:val="es-CO"/>
        </w:rPr>
        <w:t xml:space="preserve"> </w:t>
      </w:r>
      <w:r>
        <w:rPr>
          <w:lang w:val="es-CO"/>
        </w:rPr>
        <w:t>fijos</w:t>
      </w:r>
      <w:r>
        <w:rPr>
          <w:spacing w:val="3"/>
          <w:lang w:val="es-CO"/>
        </w:rPr>
        <w:t xml:space="preserve"> </w:t>
      </w:r>
      <w:r>
        <w:rPr>
          <w:lang w:val="es-CO"/>
        </w:rPr>
        <w:t>para</w:t>
      </w:r>
      <w:r>
        <w:rPr>
          <w:spacing w:val="3"/>
          <w:lang w:val="es-CO"/>
        </w:rPr>
        <w:t xml:space="preserve"> </w:t>
      </w:r>
      <w:r>
        <w:rPr>
          <w:lang w:val="es-CO"/>
        </w:rPr>
        <w:t>ambos</w:t>
      </w:r>
      <w:r>
        <w:rPr>
          <w:spacing w:val="3"/>
          <w:lang w:val="es-CO"/>
        </w:rPr>
        <w:t xml:space="preserve"> </w:t>
      </w:r>
      <w:r>
        <w:rPr>
          <w:lang w:val="es-CO"/>
        </w:rPr>
        <w:t>modelos</w:t>
      </w:r>
      <w:r>
        <w:rPr>
          <w:spacing w:val="3"/>
          <w:lang w:val="es-CO"/>
        </w:rPr>
        <w:t xml:space="preserve"> </w:t>
      </w:r>
      <w:r>
        <w:rPr>
          <w:lang w:val="es-CO"/>
        </w:rPr>
        <w:t>muestran</w:t>
      </w:r>
      <w:r>
        <w:rPr>
          <w:spacing w:val="3"/>
          <w:lang w:val="es-CO"/>
        </w:rPr>
        <w:t xml:space="preserve"> </w:t>
      </w:r>
      <w:r>
        <w:rPr>
          <w:lang w:val="es-CO"/>
        </w:rPr>
        <w:t>coeficientes</w:t>
      </w:r>
      <w:r>
        <w:rPr>
          <w:spacing w:val="3"/>
          <w:lang w:val="es-CO"/>
        </w:rPr>
        <w:t xml:space="preserve"> </w:t>
      </w:r>
      <w:r>
        <w:rPr>
          <w:lang w:val="es-CO"/>
        </w:rPr>
        <w:t>relativamente</w:t>
      </w:r>
      <w:r>
        <w:rPr>
          <w:spacing w:val="3"/>
          <w:lang w:val="es-CO"/>
        </w:rPr>
        <w:t xml:space="preserve"> </w:t>
      </w:r>
      <w:r>
        <w:rPr>
          <w:lang w:val="es-CO"/>
        </w:rPr>
        <w:t>similares,</w:t>
      </w:r>
      <w:r>
        <w:rPr>
          <w:spacing w:val="3"/>
          <w:lang w:val="es-CO"/>
        </w:rPr>
        <w:t xml:space="preserve"> </w:t>
      </w:r>
      <w:r>
        <w:rPr>
          <w:lang w:val="es-CO"/>
        </w:rPr>
        <w:t>pero</w:t>
      </w:r>
      <w:r>
        <w:rPr>
          <w:spacing w:val="3"/>
          <w:lang w:val="es-CO"/>
        </w:rPr>
        <w:t xml:space="preserve"> </w:t>
      </w:r>
      <w:r>
        <w:rPr>
          <w:lang w:val="es-CO"/>
        </w:rPr>
        <w:t>con</w:t>
      </w:r>
      <w:r>
        <w:rPr>
          <w:spacing w:val="3"/>
          <w:lang w:val="es-CO"/>
        </w:rPr>
        <w:t xml:space="preserve"> </w:t>
      </w:r>
      <w:r>
        <w:rPr>
          <w:spacing w:val="-2"/>
          <w:lang w:val="es-CO"/>
        </w:rPr>
        <w:t>algu</w:t>
      </w:r>
      <w:r>
        <w:rPr>
          <w:lang w:val="es-CO"/>
        </w:rPr>
        <w:t>nas</w:t>
      </w:r>
      <w:r>
        <w:rPr>
          <w:spacing w:val="10"/>
          <w:lang w:val="es-CO"/>
        </w:rPr>
        <w:t xml:space="preserve"> </w:t>
      </w:r>
      <w:r>
        <w:rPr>
          <w:lang w:val="es-CO"/>
        </w:rPr>
        <w:t>diferencias</w:t>
      </w:r>
      <w:del w:id="457" w:author="Daniel Bertin Ugarte" w:date="2026-01-29T16:58:00Z" w16du:dateUtc="2026-01-29T19:58:00Z">
        <w:r w:rsidDel="004E15EE">
          <w:rPr>
            <w:spacing w:val="10"/>
            <w:lang w:val="es-CO"/>
          </w:rPr>
          <w:delText xml:space="preserve"> </w:delText>
        </w:r>
        <w:r w:rsidDel="004E15EE">
          <w:rPr>
            <w:lang w:val="es-CO"/>
          </w:rPr>
          <w:delText>notables.</w:delText>
        </w:r>
        <w:r w:rsidDel="004E15EE">
          <w:rPr>
            <w:spacing w:val="43"/>
            <w:lang w:val="es-CO"/>
          </w:rPr>
          <w:delText xml:space="preserve"> </w:delText>
        </w:r>
      </w:del>
      <w:ins w:id="458" w:author="Daniel Bertin Ugarte" w:date="2026-01-29T16:58:00Z" w16du:dateUtc="2026-01-29T19:58:00Z">
        <w:r w:rsidR="004E15EE">
          <w:rPr>
            <w:lang w:val="es-CO"/>
          </w:rPr>
          <w:t xml:space="preserve">: </w:t>
        </w:r>
      </w:ins>
      <w:del w:id="459" w:author="Daniel Bertin Ugarte" w:date="2026-01-29T16:58:00Z" w16du:dateUtc="2026-01-29T19:58:00Z">
        <w:r w:rsidDel="004E15EE">
          <w:rPr>
            <w:lang w:val="es-CO"/>
          </w:rPr>
          <w:delText>E</w:delText>
        </w:r>
      </w:del>
      <w:ins w:id="460" w:author="Daniel Bertin Ugarte" w:date="2026-01-29T16:58:00Z" w16du:dateUtc="2026-01-29T19:58:00Z">
        <w:r w:rsidR="004E15EE">
          <w:rPr>
            <w:lang w:val="es-CO"/>
          </w:rPr>
          <w:t>e</w:t>
        </w:r>
      </w:ins>
      <w:r>
        <w:rPr>
          <w:lang w:val="es-CO"/>
        </w:rPr>
        <w:t>l</w:t>
      </w:r>
      <w:r>
        <w:rPr>
          <w:spacing w:val="10"/>
          <w:lang w:val="es-CO"/>
        </w:rPr>
        <w:t xml:space="preserve"> </w:t>
      </w:r>
      <w:r>
        <w:rPr>
          <w:lang w:val="es-CO"/>
        </w:rPr>
        <w:t>relieve</w:t>
      </w:r>
      <w:r>
        <w:rPr>
          <w:spacing w:val="10"/>
          <w:lang w:val="es-CO"/>
        </w:rPr>
        <w:t xml:space="preserve"> </w:t>
      </w:r>
      <w:r>
        <w:rPr>
          <w:lang w:val="es-CO"/>
        </w:rPr>
        <w:t>tiene</w:t>
      </w:r>
      <w:r>
        <w:rPr>
          <w:spacing w:val="10"/>
          <w:lang w:val="es-CO"/>
        </w:rPr>
        <w:t xml:space="preserve"> </w:t>
      </w:r>
      <w:r>
        <w:rPr>
          <w:lang w:val="es-CO"/>
        </w:rPr>
        <w:t>un</w:t>
      </w:r>
      <w:r>
        <w:rPr>
          <w:spacing w:val="10"/>
          <w:lang w:val="es-CO"/>
        </w:rPr>
        <w:t xml:space="preserve"> </w:t>
      </w:r>
      <w:r>
        <w:rPr>
          <w:lang w:val="es-CO"/>
        </w:rPr>
        <w:t>coeficiente</w:t>
      </w:r>
      <w:r>
        <w:rPr>
          <w:spacing w:val="10"/>
          <w:lang w:val="es-CO"/>
        </w:rPr>
        <w:t xml:space="preserve"> </w:t>
      </w:r>
      <w:r>
        <w:rPr>
          <w:lang w:val="es-CO"/>
        </w:rPr>
        <w:t>más</w:t>
      </w:r>
      <w:r>
        <w:rPr>
          <w:spacing w:val="10"/>
          <w:lang w:val="es-CO"/>
        </w:rPr>
        <w:t xml:space="preserve"> </w:t>
      </w:r>
      <w:r>
        <w:rPr>
          <w:lang w:val="es-CO"/>
        </w:rPr>
        <w:t>alto</w:t>
      </w:r>
      <w:r>
        <w:rPr>
          <w:spacing w:val="10"/>
          <w:lang w:val="es-CO"/>
        </w:rPr>
        <w:t xml:space="preserve"> </w:t>
      </w:r>
      <w:r>
        <w:rPr>
          <w:lang w:val="es-CO"/>
        </w:rPr>
        <w:t>en</w:t>
      </w:r>
      <w:r>
        <w:rPr>
          <w:spacing w:val="10"/>
          <w:lang w:val="es-CO"/>
        </w:rPr>
        <w:t xml:space="preserve"> </w:t>
      </w:r>
      <w:r>
        <w:rPr>
          <w:lang w:val="es-CO"/>
        </w:rPr>
        <w:t>el</w:t>
      </w:r>
      <w:r>
        <w:rPr>
          <w:spacing w:val="10"/>
          <w:lang w:val="es-CO"/>
        </w:rPr>
        <w:t xml:space="preserve"> </w:t>
      </w:r>
      <w:del w:id="461" w:author="Daniel Bertin Ugarte" w:date="2026-01-29T16:58:00Z" w16du:dateUtc="2026-01-29T19:58:00Z">
        <w:r w:rsidDel="004E15EE">
          <w:rPr>
            <w:lang w:val="es-CO"/>
          </w:rPr>
          <w:delText>M</w:delText>
        </w:r>
      </w:del>
      <w:ins w:id="462" w:author="Daniel Bertin Ugarte" w:date="2026-01-29T16:58:00Z" w16du:dateUtc="2026-01-29T19:58:00Z">
        <w:r w:rsidR="004E15EE">
          <w:rPr>
            <w:lang w:val="es-CO"/>
          </w:rPr>
          <w:t>m</w:t>
        </w:r>
      </w:ins>
      <w:r>
        <w:rPr>
          <w:lang w:val="es-CO"/>
        </w:rPr>
        <w:t>odelo</w:t>
      </w:r>
      <w:r>
        <w:rPr>
          <w:spacing w:val="10"/>
          <w:lang w:val="es-CO"/>
        </w:rPr>
        <w:t xml:space="preserve"> </w:t>
      </w:r>
      <w:ins w:id="463" w:author="Daniel Bertin Ugarte" w:date="2026-01-29T16:58:00Z" w16du:dateUtc="2026-01-29T19:58:00Z">
        <w:r w:rsidR="004E15EE">
          <w:rPr>
            <w:spacing w:val="10"/>
            <w:lang w:val="es-CO"/>
          </w:rPr>
          <w:t>‘</w:t>
        </w:r>
      </w:ins>
      <w:del w:id="464" w:author="Daniel Bertin Ugarte" w:date="2026-01-29T16:58:00Z" w16du:dateUtc="2026-01-29T19:58:00Z">
        <w:r w:rsidDel="004E15EE">
          <w:rPr>
            <w:lang w:val="es-CO"/>
          </w:rPr>
          <w:delText>C</w:delText>
        </w:r>
      </w:del>
      <w:ins w:id="465" w:author="Daniel Bertin Ugarte" w:date="2026-01-29T16:58:00Z" w16du:dateUtc="2026-01-29T19:58:00Z">
        <w:r w:rsidR="004E15EE">
          <w:rPr>
            <w:lang w:val="es-CO"/>
          </w:rPr>
          <w:t>c</w:t>
        </w:r>
      </w:ins>
      <w:r>
        <w:rPr>
          <w:lang w:val="es-CO"/>
        </w:rPr>
        <w:t>luster</w:t>
      </w:r>
      <w:ins w:id="466" w:author="Daniel Bertin Ugarte" w:date="2026-01-29T16:58:00Z" w16du:dateUtc="2026-01-29T19:58:00Z">
        <w:r w:rsidR="004E15EE">
          <w:rPr>
            <w:lang w:val="es-CO"/>
          </w:rPr>
          <w:t>’</w:t>
        </w:r>
      </w:ins>
      <w:r>
        <w:rPr>
          <w:spacing w:val="10"/>
          <w:lang w:val="es-CO"/>
        </w:rPr>
        <w:t xml:space="preserve"> </w:t>
      </w:r>
      <w:r>
        <w:rPr>
          <w:lang w:val="es-CO"/>
        </w:rPr>
        <w:t>(1</w:t>
      </w:r>
      <w:del w:id="467" w:author="Daniel Bertin Ugarte" w:date="2026-01-29T16:58:00Z" w16du:dateUtc="2026-01-29T19:58:00Z">
        <w:r w:rsidDel="004E15EE">
          <w:rPr>
            <w:lang w:val="es-CO"/>
          </w:rPr>
          <w:delText>.</w:delText>
        </w:r>
      </w:del>
      <w:ins w:id="468" w:author="Daniel Bertin Ugarte" w:date="2026-01-29T16:58:00Z" w16du:dateUtc="2026-01-29T19:58:00Z">
        <w:r w:rsidR="004E15EE">
          <w:rPr>
            <w:lang w:val="es-CO"/>
          </w:rPr>
          <w:t>,</w:t>
        </w:r>
      </w:ins>
      <w:r>
        <w:rPr>
          <w:lang w:val="es-CO"/>
        </w:rPr>
        <w:t>2863)</w:t>
      </w:r>
      <w:r>
        <w:rPr>
          <w:spacing w:val="10"/>
          <w:lang w:val="es-CO"/>
        </w:rPr>
        <w:t xml:space="preserve"> </w:t>
      </w:r>
      <w:r>
        <w:rPr>
          <w:spacing w:val="-5"/>
          <w:lang w:val="es-CO"/>
        </w:rPr>
        <w:t xml:space="preserve">en </w:t>
      </w:r>
      <w:r>
        <w:rPr>
          <w:lang w:val="es-CO"/>
        </w:rPr>
        <w:t>comparación</w:t>
      </w:r>
      <w:r>
        <w:rPr>
          <w:spacing w:val="4"/>
          <w:lang w:val="es-CO"/>
        </w:rPr>
        <w:t xml:space="preserve"> </w:t>
      </w:r>
      <w:r>
        <w:rPr>
          <w:lang w:val="es-CO"/>
        </w:rPr>
        <w:t>con</w:t>
      </w:r>
      <w:r>
        <w:rPr>
          <w:spacing w:val="4"/>
          <w:lang w:val="es-CO"/>
        </w:rPr>
        <w:t xml:space="preserve"> </w:t>
      </w:r>
      <w:r>
        <w:rPr>
          <w:lang w:val="es-CO"/>
        </w:rPr>
        <w:t>el</w:t>
      </w:r>
      <w:r>
        <w:rPr>
          <w:spacing w:val="4"/>
          <w:lang w:val="es-CO"/>
        </w:rPr>
        <w:t xml:space="preserve"> </w:t>
      </w:r>
      <w:del w:id="469" w:author="Daniel Bertin Ugarte" w:date="2026-01-29T16:58:00Z" w16du:dateUtc="2026-01-29T19:58:00Z">
        <w:r w:rsidDel="004E15EE">
          <w:rPr>
            <w:lang w:val="es-CO"/>
          </w:rPr>
          <w:delText>M</w:delText>
        </w:r>
      </w:del>
      <w:ins w:id="470" w:author="Daniel Bertin Ugarte" w:date="2026-01-29T16:58:00Z" w16du:dateUtc="2026-01-29T19:58:00Z">
        <w:r w:rsidR="004E15EE">
          <w:rPr>
            <w:lang w:val="es-CO"/>
          </w:rPr>
          <w:t>m</w:t>
        </w:r>
      </w:ins>
      <w:r>
        <w:rPr>
          <w:lang w:val="es-CO"/>
        </w:rPr>
        <w:t>odelo</w:t>
      </w:r>
      <w:r>
        <w:rPr>
          <w:spacing w:val="3"/>
          <w:lang w:val="es-CO"/>
        </w:rPr>
        <w:t xml:space="preserve"> </w:t>
      </w:r>
      <w:ins w:id="471" w:author="Daniel Bertin Ugarte" w:date="2026-01-29T16:58:00Z" w16du:dateUtc="2026-01-29T19:58:00Z">
        <w:r w:rsidR="004E15EE">
          <w:rPr>
            <w:spacing w:val="3"/>
            <w:lang w:val="es-CO"/>
          </w:rPr>
          <w:t>‘</w:t>
        </w:r>
      </w:ins>
      <w:del w:id="472" w:author="Daniel Bertin Ugarte" w:date="2026-01-29T16:58:00Z" w16du:dateUtc="2026-01-29T19:58:00Z">
        <w:r w:rsidDel="004E15EE">
          <w:rPr>
            <w:lang w:val="es-CO"/>
          </w:rPr>
          <w:delText>C</w:delText>
        </w:r>
      </w:del>
      <w:ins w:id="473" w:author="Daniel Bertin Ugarte" w:date="2026-01-29T16:58:00Z" w16du:dateUtc="2026-01-29T19:58:00Z">
        <w:r w:rsidR="004E15EE">
          <w:rPr>
            <w:lang w:val="es-CO"/>
          </w:rPr>
          <w:t>c</w:t>
        </w:r>
      </w:ins>
      <w:r>
        <w:rPr>
          <w:lang w:val="es-CO"/>
        </w:rPr>
        <w:t>uencas</w:t>
      </w:r>
      <w:ins w:id="474" w:author="Daniel Bertin Ugarte" w:date="2026-01-29T16:58:00Z" w16du:dateUtc="2026-01-29T19:58:00Z">
        <w:r w:rsidR="004E15EE">
          <w:rPr>
            <w:lang w:val="es-CO"/>
          </w:rPr>
          <w:t>’</w:t>
        </w:r>
      </w:ins>
      <w:r>
        <w:rPr>
          <w:spacing w:val="4"/>
          <w:lang w:val="es-CO"/>
        </w:rPr>
        <w:t xml:space="preserve"> </w:t>
      </w:r>
      <w:r>
        <w:rPr>
          <w:lang w:val="es-CO"/>
        </w:rPr>
        <w:t>(1</w:t>
      </w:r>
      <w:del w:id="475" w:author="Daniel Bertin Ugarte" w:date="2026-01-29T16:58:00Z" w16du:dateUtc="2026-01-29T19:58:00Z">
        <w:r w:rsidDel="004E15EE">
          <w:rPr>
            <w:lang w:val="es-CO"/>
          </w:rPr>
          <w:delText>.</w:delText>
        </w:r>
      </w:del>
      <w:ins w:id="476" w:author="Daniel Bertin Ugarte" w:date="2026-01-29T16:58:00Z" w16du:dateUtc="2026-01-29T19:58:00Z">
        <w:r w:rsidR="004E15EE">
          <w:rPr>
            <w:lang w:val="es-CO"/>
          </w:rPr>
          <w:t>,</w:t>
        </w:r>
      </w:ins>
      <w:r>
        <w:rPr>
          <w:lang w:val="es-CO"/>
        </w:rPr>
        <w:t>0958),</w:t>
      </w:r>
      <w:r>
        <w:rPr>
          <w:spacing w:val="5"/>
          <w:lang w:val="es-CO"/>
        </w:rPr>
        <w:t xml:space="preserve"> </w:t>
      </w:r>
      <w:r>
        <w:rPr>
          <w:lang w:val="es-CO"/>
        </w:rPr>
        <w:t>lo</w:t>
      </w:r>
      <w:r>
        <w:rPr>
          <w:spacing w:val="4"/>
          <w:lang w:val="es-CO"/>
        </w:rPr>
        <w:t xml:space="preserve"> </w:t>
      </w:r>
      <w:r>
        <w:rPr>
          <w:lang w:val="es-CO"/>
        </w:rPr>
        <w:t>cual</w:t>
      </w:r>
      <w:r>
        <w:rPr>
          <w:spacing w:val="4"/>
          <w:lang w:val="es-CO"/>
        </w:rPr>
        <w:t xml:space="preserve"> </w:t>
      </w:r>
      <w:r>
        <w:rPr>
          <w:lang w:val="es-CO"/>
        </w:rPr>
        <w:t>indica</w:t>
      </w:r>
      <w:r>
        <w:rPr>
          <w:spacing w:val="4"/>
          <w:lang w:val="es-CO"/>
        </w:rPr>
        <w:t xml:space="preserve"> </w:t>
      </w:r>
      <w:r>
        <w:rPr>
          <w:lang w:val="es-CO"/>
        </w:rPr>
        <w:t>una</w:t>
      </w:r>
      <w:r>
        <w:rPr>
          <w:spacing w:val="5"/>
          <w:lang w:val="es-CO"/>
        </w:rPr>
        <w:t xml:space="preserve"> </w:t>
      </w:r>
      <w:r>
        <w:rPr>
          <w:lang w:val="es-CO"/>
        </w:rPr>
        <w:t>mayor</w:t>
      </w:r>
      <w:r>
        <w:rPr>
          <w:spacing w:val="4"/>
          <w:lang w:val="es-CO"/>
        </w:rPr>
        <w:t xml:space="preserve"> </w:t>
      </w:r>
      <w:r>
        <w:rPr>
          <w:lang w:val="es-CO"/>
        </w:rPr>
        <w:t>influencia</w:t>
      </w:r>
      <w:r>
        <w:rPr>
          <w:spacing w:val="3"/>
          <w:lang w:val="es-CO"/>
        </w:rPr>
        <w:t xml:space="preserve"> </w:t>
      </w:r>
      <w:r>
        <w:rPr>
          <w:lang w:val="es-CO"/>
        </w:rPr>
        <w:t>del</w:t>
      </w:r>
      <w:r>
        <w:rPr>
          <w:spacing w:val="4"/>
          <w:lang w:val="es-CO"/>
        </w:rPr>
        <w:t xml:space="preserve"> </w:t>
      </w:r>
      <w:r>
        <w:rPr>
          <w:lang w:val="es-CO"/>
        </w:rPr>
        <w:t>relieve</w:t>
      </w:r>
      <w:r>
        <w:rPr>
          <w:spacing w:val="4"/>
          <w:lang w:val="es-CO"/>
        </w:rPr>
        <w:t xml:space="preserve"> </w:t>
      </w:r>
      <w:r>
        <w:rPr>
          <w:lang w:val="es-CO"/>
        </w:rPr>
        <w:t>en</w:t>
      </w:r>
      <w:r>
        <w:rPr>
          <w:spacing w:val="4"/>
          <w:lang w:val="es-CO"/>
        </w:rPr>
        <w:t xml:space="preserve"> </w:t>
      </w:r>
      <w:r>
        <w:rPr>
          <w:spacing w:val="-5"/>
          <w:lang w:val="es-CO"/>
        </w:rPr>
        <w:t xml:space="preserve">la </w:t>
      </w:r>
      <w:r>
        <w:rPr>
          <w:lang w:val="es-CO"/>
        </w:rPr>
        <w:t>susceptibilidad</w:t>
      </w:r>
      <w:del w:id="477" w:author="Daniel Bertin Ugarte" w:date="2026-01-29T16:59:00Z" w16du:dateUtc="2026-01-29T19:59:00Z">
        <w:r w:rsidDel="004E15EE">
          <w:rPr>
            <w:spacing w:val="10"/>
            <w:lang w:val="es-CO"/>
          </w:rPr>
          <w:delText xml:space="preserve"> </w:delText>
        </w:r>
        <w:r w:rsidDel="004E15EE">
          <w:rPr>
            <w:lang w:val="es-CO"/>
          </w:rPr>
          <w:delText>en</w:delText>
        </w:r>
        <w:r w:rsidDel="004E15EE">
          <w:rPr>
            <w:spacing w:val="10"/>
            <w:lang w:val="es-CO"/>
          </w:rPr>
          <w:delText xml:space="preserve"> </w:delText>
        </w:r>
        <w:r w:rsidDel="004E15EE">
          <w:rPr>
            <w:lang w:val="es-CO"/>
          </w:rPr>
          <w:delText>el</w:delText>
        </w:r>
        <w:r w:rsidDel="004E15EE">
          <w:rPr>
            <w:spacing w:val="10"/>
            <w:lang w:val="es-CO"/>
          </w:rPr>
          <w:delText xml:space="preserve"> </w:delText>
        </w:r>
        <w:r w:rsidDel="004E15EE">
          <w:rPr>
            <w:lang w:val="es-CO"/>
          </w:rPr>
          <w:delText>contexto</w:delText>
        </w:r>
        <w:r w:rsidDel="004E15EE">
          <w:rPr>
            <w:spacing w:val="11"/>
            <w:lang w:val="es-CO"/>
          </w:rPr>
          <w:delText xml:space="preserve"> </w:delText>
        </w:r>
        <w:r w:rsidDel="004E15EE">
          <w:rPr>
            <w:lang w:val="es-CO"/>
          </w:rPr>
          <w:delText>del</w:delText>
        </w:r>
        <w:r w:rsidDel="004E15EE">
          <w:rPr>
            <w:spacing w:val="11"/>
            <w:lang w:val="es-CO"/>
          </w:rPr>
          <w:delText xml:space="preserve"> </w:delText>
        </w:r>
        <w:r w:rsidDel="004E15EE">
          <w:rPr>
            <w:lang w:val="es-CO"/>
          </w:rPr>
          <w:delText>análisis</w:delText>
        </w:r>
        <w:r w:rsidDel="004E15EE">
          <w:rPr>
            <w:spacing w:val="9"/>
            <w:lang w:val="es-CO"/>
          </w:rPr>
          <w:delText xml:space="preserve"> </w:delText>
        </w:r>
        <w:r w:rsidDel="004E15EE">
          <w:rPr>
            <w:lang w:val="es-CO"/>
          </w:rPr>
          <w:delText>de</w:delText>
        </w:r>
        <w:r w:rsidDel="004E15EE">
          <w:rPr>
            <w:spacing w:val="11"/>
            <w:lang w:val="es-CO"/>
          </w:rPr>
          <w:delText xml:space="preserve"> </w:delText>
        </w:r>
        <w:r w:rsidDel="004E15EE">
          <w:rPr>
            <w:lang w:val="es-CO"/>
          </w:rPr>
          <w:delText>grupos</w:delText>
        </w:r>
      </w:del>
      <w:r>
        <w:rPr>
          <w:lang w:val="es-CO"/>
        </w:rPr>
        <w:t>.</w:t>
      </w:r>
      <w:r>
        <w:rPr>
          <w:spacing w:val="34"/>
          <w:lang w:val="es-CO"/>
        </w:rPr>
        <w:t xml:space="preserve"> </w:t>
      </w:r>
      <w:r>
        <w:rPr>
          <w:lang w:val="es-CO"/>
        </w:rPr>
        <w:t>Por</w:t>
      </w:r>
      <w:r>
        <w:rPr>
          <w:spacing w:val="10"/>
          <w:lang w:val="es-CO"/>
        </w:rPr>
        <w:t xml:space="preserve"> </w:t>
      </w:r>
      <w:r>
        <w:rPr>
          <w:lang w:val="es-CO"/>
        </w:rPr>
        <w:t>otro</w:t>
      </w:r>
      <w:r>
        <w:rPr>
          <w:spacing w:val="10"/>
          <w:lang w:val="es-CO"/>
        </w:rPr>
        <w:t xml:space="preserve"> </w:t>
      </w:r>
      <w:r>
        <w:rPr>
          <w:lang w:val="es-CO"/>
        </w:rPr>
        <w:t>lado,</w:t>
      </w:r>
      <w:r>
        <w:rPr>
          <w:spacing w:val="12"/>
          <w:lang w:val="es-CO"/>
        </w:rPr>
        <w:t xml:space="preserve"> </w:t>
      </w:r>
      <w:r>
        <w:rPr>
          <w:lang w:val="es-CO"/>
        </w:rPr>
        <w:t>el</w:t>
      </w:r>
      <w:r>
        <w:rPr>
          <w:spacing w:val="10"/>
          <w:lang w:val="es-CO"/>
        </w:rPr>
        <w:t xml:space="preserve"> </w:t>
      </w:r>
      <w:r>
        <w:rPr>
          <w:lang w:val="es-CO"/>
        </w:rPr>
        <w:t>área</w:t>
      </w:r>
      <w:ins w:id="478" w:author="Daniel Bertin Ugarte" w:date="2026-01-29T17:02:00Z" w16du:dateUtc="2026-01-29T20:02:00Z">
        <w:r w:rsidR="004E15EE">
          <w:rPr>
            <w:lang w:val="es-CO"/>
          </w:rPr>
          <w:t xml:space="preserve"> de la subcuenca</w:t>
        </w:r>
      </w:ins>
      <w:r>
        <w:rPr>
          <w:spacing w:val="11"/>
          <w:lang w:val="es-CO"/>
        </w:rPr>
        <w:t xml:space="preserve"> </w:t>
      </w:r>
      <w:r>
        <w:rPr>
          <w:lang w:val="es-CO"/>
        </w:rPr>
        <w:t>muestra</w:t>
      </w:r>
      <w:r>
        <w:rPr>
          <w:spacing w:val="9"/>
          <w:lang w:val="es-CO"/>
        </w:rPr>
        <w:t xml:space="preserve"> </w:t>
      </w:r>
      <w:r>
        <w:rPr>
          <w:lang w:val="es-CO"/>
        </w:rPr>
        <w:t>un</w:t>
      </w:r>
      <w:r>
        <w:rPr>
          <w:spacing w:val="11"/>
          <w:lang w:val="es-CO"/>
        </w:rPr>
        <w:t xml:space="preserve"> </w:t>
      </w:r>
      <w:r>
        <w:rPr>
          <w:spacing w:val="-2"/>
          <w:lang w:val="es-CO"/>
        </w:rPr>
        <w:t xml:space="preserve">incremento </w:t>
      </w:r>
      <w:r>
        <w:rPr>
          <w:lang w:val="es-CO"/>
        </w:rPr>
        <w:t>significativo</w:t>
      </w:r>
      <w:r>
        <w:rPr>
          <w:spacing w:val="2"/>
          <w:lang w:val="es-CO"/>
        </w:rPr>
        <w:t xml:space="preserve"> </w:t>
      </w:r>
      <w:r>
        <w:rPr>
          <w:lang w:val="es-CO"/>
        </w:rPr>
        <w:t>en</w:t>
      </w:r>
      <w:r>
        <w:rPr>
          <w:spacing w:val="3"/>
          <w:lang w:val="es-CO"/>
        </w:rPr>
        <w:t xml:space="preserve"> </w:t>
      </w:r>
      <w:r>
        <w:rPr>
          <w:lang w:val="es-CO"/>
        </w:rPr>
        <w:t>su</w:t>
      </w:r>
      <w:r>
        <w:rPr>
          <w:spacing w:val="3"/>
          <w:lang w:val="es-CO"/>
        </w:rPr>
        <w:t xml:space="preserve"> </w:t>
      </w:r>
      <w:r>
        <w:rPr>
          <w:lang w:val="es-CO"/>
        </w:rPr>
        <w:t>influencia</w:t>
      </w:r>
      <w:r>
        <w:rPr>
          <w:spacing w:val="3"/>
          <w:lang w:val="es-CO"/>
        </w:rPr>
        <w:t xml:space="preserve"> </w:t>
      </w:r>
      <w:r>
        <w:rPr>
          <w:lang w:val="es-CO"/>
        </w:rPr>
        <w:t>en</w:t>
      </w:r>
      <w:r>
        <w:rPr>
          <w:spacing w:val="3"/>
          <w:lang w:val="es-CO"/>
        </w:rPr>
        <w:t xml:space="preserve"> </w:t>
      </w:r>
      <w:r>
        <w:rPr>
          <w:lang w:val="es-CO"/>
        </w:rPr>
        <w:t>el</w:t>
      </w:r>
      <w:r>
        <w:rPr>
          <w:spacing w:val="3"/>
          <w:lang w:val="es-CO"/>
        </w:rPr>
        <w:t xml:space="preserve"> </w:t>
      </w:r>
      <w:del w:id="479" w:author="Daniel Bertin Ugarte" w:date="2026-01-29T17:02:00Z" w16du:dateUtc="2026-01-29T20:02:00Z">
        <w:r w:rsidDel="004E15EE">
          <w:rPr>
            <w:lang w:val="es-CO"/>
          </w:rPr>
          <w:delText>M</w:delText>
        </w:r>
      </w:del>
      <w:ins w:id="480" w:author="Daniel Bertin Ugarte" w:date="2026-01-29T17:02:00Z" w16du:dateUtc="2026-01-29T20:02:00Z">
        <w:r w:rsidR="004E15EE">
          <w:rPr>
            <w:lang w:val="es-CO"/>
          </w:rPr>
          <w:t>m</w:t>
        </w:r>
      </w:ins>
      <w:r>
        <w:rPr>
          <w:lang w:val="es-CO"/>
        </w:rPr>
        <w:t>odelo</w:t>
      </w:r>
      <w:r>
        <w:rPr>
          <w:spacing w:val="3"/>
          <w:lang w:val="es-CO"/>
        </w:rPr>
        <w:t xml:space="preserve"> </w:t>
      </w:r>
      <w:ins w:id="481" w:author="Daniel Bertin Ugarte" w:date="2026-01-29T17:02:00Z" w16du:dateUtc="2026-01-29T20:02:00Z">
        <w:r w:rsidR="004E15EE">
          <w:rPr>
            <w:spacing w:val="3"/>
            <w:lang w:val="es-CO"/>
          </w:rPr>
          <w:t>‘</w:t>
        </w:r>
      </w:ins>
      <w:del w:id="482" w:author="Daniel Bertin Ugarte" w:date="2026-01-29T17:02:00Z" w16du:dateUtc="2026-01-29T20:02:00Z">
        <w:r w:rsidDel="004E15EE">
          <w:rPr>
            <w:lang w:val="es-CO"/>
          </w:rPr>
          <w:delText>C</w:delText>
        </w:r>
      </w:del>
      <w:ins w:id="483" w:author="Daniel Bertin Ugarte" w:date="2026-01-29T17:02:00Z" w16du:dateUtc="2026-01-29T20:02:00Z">
        <w:r w:rsidR="004E15EE">
          <w:rPr>
            <w:lang w:val="es-CO"/>
          </w:rPr>
          <w:t>c</w:t>
        </w:r>
      </w:ins>
      <w:r>
        <w:rPr>
          <w:lang w:val="es-CO"/>
        </w:rPr>
        <w:t>luster</w:t>
      </w:r>
      <w:ins w:id="484" w:author="Daniel Bertin Ugarte" w:date="2026-01-29T17:02:00Z" w16du:dateUtc="2026-01-29T20:02:00Z">
        <w:r w:rsidR="004E15EE">
          <w:rPr>
            <w:lang w:val="es-CO"/>
          </w:rPr>
          <w:t>’</w:t>
        </w:r>
      </w:ins>
      <w:r>
        <w:rPr>
          <w:spacing w:val="3"/>
          <w:lang w:val="es-CO"/>
        </w:rPr>
        <w:t xml:space="preserve"> </w:t>
      </w:r>
      <w:r>
        <w:rPr>
          <w:lang w:val="es-CO"/>
        </w:rPr>
        <w:t>(1</w:t>
      </w:r>
      <w:del w:id="485" w:author="Daniel Bertin Ugarte" w:date="2026-01-29T17:03:00Z" w16du:dateUtc="2026-01-29T20:03:00Z">
        <w:r w:rsidDel="004E15EE">
          <w:rPr>
            <w:lang w:val="es-CO"/>
          </w:rPr>
          <w:delText>.</w:delText>
        </w:r>
      </w:del>
      <w:ins w:id="486" w:author="Daniel Bertin Ugarte" w:date="2026-01-29T17:03:00Z" w16du:dateUtc="2026-01-29T20:03:00Z">
        <w:r w:rsidR="004E15EE">
          <w:rPr>
            <w:lang w:val="es-CO"/>
          </w:rPr>
          <w:t>,</w:t>
        </w:r>
      </w:ins>
      <w:r>
        <w:rPr>
          <w:lang w:val="es-CO"/>
        </w:rPr>
        <w:t>2102)</w:t>
      </w:r>
      <w:r>
        <w:rPr>
          <w:spacing w:val="3"/>
          <w:lang w:val="es-CO"/>
        </w:rPr>
        <w:t xml:space="preserve"> </w:t>
      </w:r>
      <w:r>
        <w:rPr>
          <w:lang w:val="es-CO"/>
        </w:rPr>
        <w:t>frente</w:t>
      </w:r>
      <w:r>
        <w:rPr>
          <w:spacing w:val="3"/>
          <w:lang w:val="es-CO"/>
        </w:rPr>
        <w:t xml:space="preserve"> </w:t>
      </w:r>
      <w:r>
        <w:rPr>
          <w:lang w:val="es-CO"/>
        </w:rPr>
        <w:t>al</w:t>
      </w:r>
      <w:ins w:id="487" w:author="Daniel Bertin Ugarte" w:date="2026-01-29T17:03:00Z" w16du:dateUtc="2026-01-29T20:03:00Z">
        <w:r w:rsidR="004E15EE">
          <w:rPr>
            <w:lang w:val="es-CO"/>
          </w:rPr>
          <w:t xml:space="preserve"> otro</w:t>
        </w:r>
      </w:ins>
      <w:r>
        <w:rPr>
          <w:spacing w:val="3"/>
          <w:lang w:val="es-CO"/>
        </w:rPr>
        <w:t xml:space="preserve"> </w:t>
      </w:r>
      <w:del w:id="488" w:author="Daniel Bertin Ugarte" w:date="2026-01-29T17:03:00Z" w16du:dateUtc="2026-01-29T20:03:00Z">
        <w:r w:rsidDel="004E15EE">
          <w:rPr>
            <w:lang w:val="es-CO"/>
          </w:rPr>
          <w:delText>M</w:delText>
        </w:r>
      </w:del>
      <w:ins w:id="489" w:author="Daniel Bertin Ugarte" w:date="2026-01-29T17:03:00Z" w16du:dateUtc="2026-01-29T20:03:00Z">
        <w:r w:rsidR="004E15EE">
          <w:rPr>
            <w:lang w:val="es-CO"/>
          </w:rPr>
          <w:t>m</w:t>
        </w:r>
      </w:ins>
      <w:r>
        <w:rPr>
          <w:lang w:val="es-CO"/>
        </w:rPr>
        <w:t>odelo</w:t>
      </w:r>
      <w:r>
        <w:rPr>
          <w:spacing w:val="3"/>
          <w:lang w:val="es-CO"/>
        </w:rPr>
        <w:t xml:space="preserve"> </w:t>
      </w:r>
      <w:del w:id="490" w:author="Daniel Bertin Ugarte" w:date="2026-01-29T17:03:00Z" w16du:dateUtc="2026-01-29T20:03:00Z">
        <w:r w:rsidDel="004E15EE">
          <w:rPr>
            <w:lang w:val="es-CO"/>
          </w:rPr>
          <w:delText>Cuencas</w:delText>
        </w:r>
        <w:r w:rsidDel="004E15EE">
          <w:rPr>
            <w:spacing w:val="3"/>
            <w:lang w:val="es-CO"/>
          </w:rPr>
          <w:delText xml:space="preserve"> </w:delText>
        </w:r>
      </w:del>
      <w:r>
        <w:rPr>
          <w:lang w:val="es-CO"/>
        </w:rPr>
        <w:t>(0</w:t>
      </w:r>
      <w:del w:id="491" w:author="Daniel Bertin Ugarte" w:date="2026-01-29T17:03:00Z" w16du:dateUtc="2026-01-29T20:03:00Z">
        <w:r w:rsidDel="004E15EE">
          <w:rPr>
            <w:lang w:val="es-CO"/>
          </w:rPr>
          <w:delText>.</w:delText>
        </w:r>
      </w:del>
      <w:ins w:id="492" w:author="Daniel Bertin Ugarte" w:date="2026-01-29T17:03:00Z" w16du:dateUtc="2026-01-29T20:03:00Z">
        <w:r w:rsidR="004E15EE">
          <w:rPr>
            <w:lang w:val="es-CO"/>
          </w:rPr>
          <w:t>,</w:t>
        </w:r>
      </w:ins>
      <w:r>
        <w:rPr>
          <w:lang w:val="es-CO"/>
        </w:rPr>
        <w:t>7033).</w:t>
      </w:r>
      <w:r>
        <w:rPr>
          <w:spacing w:val="29"/>
          <w:lang w:val="es-CO"/>
        </w:rPr>
        <w:t xml:space="preserve"> </w:t>
      </w:r>
      <w:r>
        <w:rPr>
          <w:spacing w:val="-5"/>
          <w:lang w:val="es-CO"/>
        </w:rPr>
        <w:t xml:space="preserve">En </w:t>
      </w:r>
      <w:r>
        <w:rPr>
          <w:lang w:val="es-CO"/>
        </w:rPr>
        <w:t>cambio,</w:t>
      </w:r>
      <w:r>
        <w:rPr>
          <w:spacing w:val="-1"/>
          <w:lang w:val="es-CO"/>
        </w:rPr>
        <w:t xml:space="preserve"> </w:t>
      </w:r>
      <w:r>
        <w:rPr>
          <w:lang w:val="es-CO"/>
        </w:rPr>
        <w:t>la</w:t>
      </w:r>
      <w:r>
        <w:rPr>
          <w:spacing w:val="-2"/>
          <w:lang w:val="es-CO"/>
        </w:rPr>
        <w:t xml:space="preserve"> </w:t>
      </w:r>
      <w:r>
        <w:rPr>
          <w:lang w:val="es-CO"/>
        </w:rPr>
        <w:t>precipitación</w:t>
      </w:r>
      <w:r>
        <w:rPr>
          <w:spacing w:val="-2"/>
          <w:lang w:val="es-CO"/>
        </w:rPr>
        <w:t xml:space="preserve"> </w:t>
      </w:r>
      <w:r>
        <w:rPr>
          <w:lang w:val="es-CO"/>
        </w:rPr>
        <w:t>anual</w:t>
      </w:r>
      <w:r>
        <w:rPr>
          <w:spacing w:val="-1"/>
          <w:lang w:val="es-CO"/>
        </w:rPr>
        <w:t xml:space="preserve"> </w:t>
      </w:r>
      <w:r>
        <w:rPr>
          <w:lang w:val="es-CO"/>
        </w:rPr>
        <w:t>tiene</w:t>
      </w:r>
      <w:r>
        <w:rPr>
          <w:spacing w:val="-2"/>
          <w:lang w:val="es-CO"/>
        </w:rPr>
        <w:t xml:space="preserve"> </w:t>
      </w:r>
      <w:r>
        <w:rPr>
          <w:lang w:val="es-CO"/>
        </w:rPr>
        <w:t>un</w:t>
      </w:r>
      <w:r>
        <w:rPr>
          <w:spacing w:val="-2"/>
          <w:lang w:val="es-CO"/>
        </w:rPr>
        <w:t xml:space="preserve"> </w:t>
      </w:r>
      <w:r>
        <w:rPr>
          <w:lang w:val="es-CO"/>
        </w:rPr>
        <w:t>efecto</w:t>
      </w:r>
      <w:r>
        <w:rPr>
          <w:spacing w:val="-1"/>
          <w:lang w:val="es-CO"/>
        </w:rPr>
        <w:t xml:space="preserve"> </w:t>
      </w:r>
      <w:r>
        <w:rPr>
          <w:lang w:val="es-CO"/>
        </w:rPr>
        <w:t>negativo</w:t>
      </w:r>
      <w:r>
        <w:rPr>
          <w:spacing w:val="-3"/>
          <w:lang w:val="es-CO"/>
        </w:rPr>
        <w:t xml:space="preserve"> </w:t>
      </w:r>
      <w:r>
        <w:rPr>
          <w:lang w:val="es-CO"/>
        </w:rPr>
        <w:t>en</w:t>
      </w:r>
      <w:r>
        <w:rPr>
          <w:spacing w:val="-2"/>
          <w:lang w:val="es-CO"/>
        </w:rPr>
        <w:t xml:space="preserve"> </w:t>
      </w:r>
      <w:r>
        <w:rPr>
          <w:lang w:val="es-CO"/>
        </w:rPr>
        <w:t>ambos</w:t>
      </w:r>
      <w:r>
        <w:rPr>
          <w:spacing w:val="-2"/>
          <w:lang w:val="es-CO"/>
        </w:rPr>
        <w:t xml:space="preserve"> </w:t>
      </w:r>
      <w:r>
        <w:rPr>
          <w:lang w:val="es-CO"/>
        </w:rPr>
        <w:t>modelos, pero</w:t>
      </w:r>
      <w:r>
        <w:rPr>
          <w:spacing w:val="-2"/>
          <w:lang w:val="es-CO"/>
        </w:rPr>
        <w:t xml:space="preserve"> </w:t>
      </w:r>
      <w:r>
        <w:rPr>
          <w:lang w:val="es-CO"/>
        </w:rPr>
        <w:t>es</w:t>
      </w:r>
      <w:r>
        <w:rPr>
          <w:spacing w:val="-2"/>
          <w:lang w:val="es-CO"/>
        </w:rPr>
        <w:t xml:space="preserve"> </w:t>
      </w:r>
      <w:r>
        <w:rPr>
          <w:lang w:val="es-CO"/>
        </w:rPr>
        <w:t>más</w:t>
      </w:r>
      <w:r>
        <w:rPr>
          <w:spacing w:val="-1"/>
          <w:lang w:val="es-CO"/>
        </w:rPr>
        <w:t xml:space="preserve"> </w:t>
      </w:r>
      <w:r>
        <w:rPr>
          <w:spacing w:val="-2"/>
          <w:lang w:val="es-CO"/>
        </w:rPr>
        <w:t xml:space="preserve">pronunciado </w:t>
      </w:r>
      <w:r>
        <w:rPr>
          <w:lang w:val="es-CO"/>
        </w:rPr>
        <w:t>en</w:t>
      </w:r>
      <w:r>
        <w:rPr>
          <w:spacing w:val="-10"/>
          <w:lang w:val="es-CO"/>
        </w:rPr>
        <w:t xml:space="preserve"> </w:t>
      </w:r>
      <w:r>
        <w:rPr>
          <w:lang w:val="es-CO"/>
        </w:rPr>
        <w:t>el</w:t>
      </w:r>
      <w:r>
        <w:rPr>
          <w:spacing w:val="-10"/>
          <w:lang w:val="es-CO"/>
        </w:rPr>
        <w:t xml:space="preserve"> </w:t>
      </w:r>
      <w:del w:id="493" w:author="Daniel Bertin Ugarte" w:date="2026-01-29T17:04:00Z" w16du:dateUtc="2026-01-29T20:04:00Z">
        <w:r w:rsidDel="004E15EE">
          <w:rPr>
            <w:lang w:val="es-CO"/>
          </w:rPr>
          <w:delText>M</w:delText>
        </w:r>
      </w:del>
      <w:ins w:id="494" w:author="Daniel Bertin Ugarte" w:date="2026-01-29T17:04:00Z" w16du:dateUtc="2026-01-29T20:04:00Z">
        <w:r w:rsidR="004E15EE">
          <w:rPr>
            <w:lang w:val="es-CO"/>
          </w:rPr>
          <w:t>m</w:t>
        </w:r>
      </w:ins>
      <w:r>
        <w:rPr>
          <w:lang w:val="es-CO"/>
        </w:rPr>
        <w:t>odelo</w:t>
      </w:r>
      <w:r>
        <w:rPr>
          <w:spacing w:val="-9"/>
          <w:lang w:val="es-CO"/>
        </w:rPr>
        <w:t xml:space="preserve"> </w:t>
      </w:r>
      <w:ins w:id="495" w:author="Daniel Bertin Ugarte" w:date="2026-01-29T17:04:00Z" w16du:dateUtc="2026-01-29T20:04:00Z">
        <w:r w:rsidR="004E15EE">
          <w:rPr>
            <w:spacing w:val="-9"/>
            <w:lang w:val="es-CO"/>
          </w:rPr>
          <w:t>‘</w:t>
        </w:r>
      </w:ins>
      <w:del w:id="496" w:author="Daniel Bertin Ugarte" w:date="2026-01-29T17:04:00Z" w16du:dateUtc="2026-01-29T20:04:00Z">
        <w:r w:rsidDel="004E15EE">
          <w:rPr>
            <w:lang w:val="es-CO"/>
          </w:rPr>
          <w:delText>C</w:delText>
        </w:r>
      </w:del>
      <w:ins w:id="497" w:author="Daniel Bertin Ugarte" w:date="2026-01-29T17:04:00Z" w16du:dateUtc="2026-01-29T20:04:00Z">
        <w:r w:rsidR="004E15EE">
          <w:rPr>
            <w:lang w:val="es-CO"/>
          </w:rPr>
          <w:t>c</w:t>
        </w:r>
      </w:ins>
      <w:r>
        <w:rPr>
          <w:lang w:val="es-CO"/>
        </w:rPr>
        <w:t>luster</w:t>
      </w:r>
      <w:ins w:id="498" w:author="Daniel Bertin Ugarte" w:date="2026-01-29T17:04:00Z" w16du:dateUtc="2026-01-29T20:04:00Z">
        <w:r w:rsidR="004E15EE">
          <w:rPr>
            <w:lang w:val="es-CO"/>
          </w:rPr>
          <w:t>’</w:t>
        </w:r>
      </w:ins>
      <w:r>
        <w:rPr>
          <w:spacing w:val="-10"/>
          <w:lang w:val="es-CO"/>
        </w:rPr>
        <w:t xml:space="preserve"> </w:t>
      </w:r>
      <w:r>
        <w:rPr>
          <w:lang w:val="es-CO"/>
        </w:rPr>
        <w:t>(-0</w:t>
      </w:r>
      <w:del w:id="499" w:author="Daniel Bertin Ugarte" w:date="2026-01-29T17:04:00Z" w16du:dateUtc="2026-01-29T20:04:00Z">
        <w:r w:rsidDel="004E15EE">
          <w:rPr>
            <w:lang w:val="es-CO"/>
          </w:rPr>
          <w:delText>.</w:delText>
        </w:r>
      </w:del>
      <w:ins w:id="500" w:author="Daniel Bertin Ugarte" w:date="2026-01-29T17:04:00Z" w16du:dateUtc="2026-01-29T20:04:00Z">
        <w:r w:rsidR="004E15EE">
          <w:rPr>
            <w:lang w:val="es-CO"/>
          </w:rPr>
          <w:t>,</w:t>
        </w:r>
      </w:ins>
      <w:r>
        <w:rPr>
          <w:lang w:val="es-CO"/>
        </w:rPr>
        <w:t>4966)</w:t>
      </w:r>
      <w:del w:id="501" w:author="Daniel Bertin Ugarte" w:date="2026-01-29T17:04:00Z" w16du:dateUtc="2026-01-29T20:04:00Z">
        <w:r w:rsidDel="004E15EE">
          <w:rPr>
            <w:spacing w:val="-9"/>
            <w:lang w:val="es-CO"/>
          </w:rPr>
          <w:delText xml:space="preserve"> </w:delText>
        </w:r>
        <w:r w:rsidDel="004E15EE">
          <w:rPr>
            <w:lang w:val="es-CO"/>
          </w:rPr>
          <w:delText>comparado</w:delText>
        </w:r>
        <w:r w:rsidDel="004E15EE">
          <w:rPr>
            <w:spacing w:val="-10"/>
            <w:lang w:val="es-CO"/>
          </w:rPr>
          <w:delText xml:space="preserve"> </w:delText>
        </w:r>
        <w:r w:rsidDel="004E15EE">
          <w:rPr>
            <w:lang w:val="es-CO"/>
          </w:rPr>
          <w:delText>con</w:delText>
        </w:r>
        <w:r w:rsidDel="004E15EE">
          <w:rPr>
            <w:spacing w:val="-10"/>
            <w:lang w:val="es-CO"/>
          </w:rPr>
          <w:delText xml:space="preserve"> </w:delText>
        </w:r>
        <w:r w:rsidDel="004E15EE">
          <w:rPr>
            <w:lang w:val="es-CO"/>
          </w:rPr>
          <w:delText>el</w:delText>
        </w:r>
        <w:r w:rsidDel="004E15EE">
          <w:rPr>
            <w:spacing w:val="-9"/>
            <w:lang w:val="es-CO"/>
          </w:rPr>
          <w:delText xml:space="preserve"> </w:delText>
        </w:r>
        <w:r w:rsidDel="004E15EE">
          <w:rPr>
            <w:lang w:val="es-CO"/>
          </w:rPr>
          <w:delText>Modelo</w:delText>
        </w:r>
        <w:r w:rsidDel="004E15EE">
          <w:rPr>
            <w:spacing w:val="-10"/>
            <w:lang w:val="es-CO"/>
          </w:rPr>
          <w:delText xml:space="preserve"> </w:delText>
        </w:r>
        <w:r w:rsidDel="004E15EE">
          <w:rPr>
            <w:lang w:val="es-CO"/>
          </w:rPr>
          <w:delText>Cuencas</w:delText>
        </w:r>
        <w:r w:rsidDel="004E15EE">
          <w:rPr>
            <w:spacing w:val="-9"/>
            <w:lang w:val="es-CO"/>
          </w:rPr>
          <w:delText xml:space="preserve"> </w:delText>
        </w:r>
        <w:r w:rsidDel="004E15EE">
          <w:rPr>
            <w:lang w:val="es-CO"/>
          </w:rPr>
          <w:delText>(-</w:delText>
        </w:r>
        <w:r w:rsidDel="004E15EE">
          <w:rPr>
            <w:spacing w:val="-2"/>
            <w:lang w:val="es-CO"/>
          </w:rPr>
          <w:delText>0.3884)</w:delText>
        </w:r>
      </w:del>
      <w:r>
        <w:rPr>
          <w:spacing w:val="-2"/>
          <w:lang w:val="es-CO"/>
        </w:rPr>
        <w:t xml:space="preserve">. </w:t>
      </w:r>
    </w:p>
    <w:p w14:paraId="75E2E1DD" w14:textId="6722CB63" w:rsidR="00D05FC9" w:rsidRPr="00CC34F8" w:rsidRDefault="00510033">
      <w:pPr>
        <w:pStyle w:val="Ttulo1"/>
        <w:tabs>
          <w:tab w:val="left" w:pos="8414"/>
        </w:tabs>
        <w:spacing w:before="178"/>
        <w:jc w:val="both"/>
        <w:rPr>
          <w:lang w:val="es-CL"/>
        </w:rPr>
      </w:pPr>
      <w:r>
        <w:rPr>
          <w:lang w:val="es-CO"/>
        </w:rPr>
        <w:t>En</w:t>
      </w:r>
      <w:r>
        <w:rPr>
          <w:spacing w:val="11"/>
          <w:lang w:val="es-CO"/>
        </w:rPr>
        <w:t xml:space="preserve"> </w:t>
      </w:r>
      <w:r>
        <w:rPr>
          <w:lang w:val="es-CO"/>
        </w:rPr>
        <w:t>cuanto</w:t>
      </w:r>
      <w:r>
        <w:rPr>
          <w:spacing w:val="11"/>
          <w:lang w:val="es-CO"/>
        </w:rPr>
        <w:t xml:space="preserve"> </w:t>
      </w:r>
      <w:r>
        <w:rPr>
          <w:lang w:val="es-CO"/>
        </w:rPr>
        <w:t>a</w:t>
      </w:r>
      <w:r>
        <w:rPr>
          <w:spacing w:val="11"/>
          <w:lang w:val="es-CO"/>
        </w:rPr>
        <w:t xml:space="preserve"> </w:t>
      </w:r>
      <w:r>
        <w:rPr>
          <w:lang w:val="es-CO"/>
        </w:rPr>
        <w:t>los</w:t>
      </w:r>
      <w:r>
        <w:rPr>
          <w:spacing w:val="11"/>
          <w:lang w:val="es-CO"/>
        </w:rPr>
        <w:t xml:space="preserve"> </w:t>
      </w:r>
      <w:r>
        <w:rPr>
          <w:lang w:val="es-CO"/>
        </w:rPr>
        <w:t>efectos</w:t>
      </w:r>
      <w:r>
        <w:rPr>
          <w:spacing w:val="11"/>
          <w:lang w:val="es-CO"/>
        </w:rPr>
        <w:t xml:space="preserve"> </w:t>
      </w:r>
      <w:r>
        <w:rPr>
          <w:lang w:val="es-CO"/>
        </w:rPr>
        <w:t>aleatorios,</w:t>
      </w:r>
      <w:r>
        <w:rPr>
          <w:spacing w:val="14"/>
          <w:lang w:val="es-CO"/>
        </w:rPr>
        <w:t xml:space="preserve"> </w:t>
      </w:r>
      <w:r>
        <w:rPr>
          <w:lang w:val="es-CO"/>
        </w:rPr>
        <w:t>la</w:t>
      </w:r>
      <w:r>
        <w:rPr>
          <w:spacing w:val="11"/>
          <w:lang w:val="es-CO"/>
        </w:rPr>
        <w:t xml:space="preserve"> </w:t>
      </w:r>
      <w:r>
        <w:rPr>
          <w:lang w:val="es-CO"/>
        </w:rPr>
        <w:t>varianza</w:t>
      </w:r>
      <w:r>
        <w:rPr>
          <w:spacing w:val="11"/>
          <w:lang w:val="es-CO"/>
        </w:rPr>
        <w:t xml:space="preserve"> </w:t>
      </w:r>
      <w:r>
        <w:rPr>
          <w:lang w:val="es-CO"/>
        </w:rPr>
        <w:t>del</w:t>
      </w:r>
      <w:r>
        <w:rPr>
          <w:spacing w:val="11"/>
          <w:lang w:val="es-CO"/>
        </w:rPr>
        <w:t xml:space="preserve"> </w:t>
      </w:r>
      <w:r>
        <w:rPr>
          <w:lang w:val="es-CO"/>
        </w:rPr>
        <w:t>intercepto</w:t>
      </w:r>
      <w:r>
        <w:rPr>
          <w:spacing w:val="12"/>
          <w:lang w:val="es-CO"/>
        </w:rPr>
        <w:t xml:space="preserve"> </w:t>
      </w:r>
      <w:r>
        <w:rPr>
          <w:lang w:val="es-CO"/>
        </w:rPr>
        <w:t>es</w:t>
      </w:r>
      <w:r>
        <w:rPr>
          <w:spacing w:val="11"/>
          <w:lang w:val="es-CO"/>
        </w:rPr>
        <w:t xml:space="preserve"> </w:t>
      </w:r>
      <w:r>
        <w:rPr>
          <w:lang w:val="es-CO"/>
        </w:rPr>
        <w:t>cero</w:t>
      </w:r>
      <w:r>
        <w:rPr>
          <w:spacing w:val="11"/>
          <w:lang w:val="es-CO"/>
        </w:rPr>
        <w:t xml:space="preserve"> </w:t>
      </w:r>
      <w:r>
        <w:rPr>
          <w:lang w:val="es-CO"/>
        </w:rPr>
        <w:t>en</w:t>
      </w:r>
      <w:r>
        <w:rPr>
          <w:spacing w:val="11"/>
          <w:lang w:val="es-CO"/>
        </w:rPr>
        <w:t xml:space="preserve"> </w:t>
      </w:r>
      <w:r>
        <w:rPr>
          <w:lang w:val="es-CO"/>
        </w:rPr>
        <w:t>ambos</w:t>
      </w:r>
      <w:r>
        <w:rPr>
          <w:spacing w:val="11"/>
          <w:lang w:val="es-CO"/>
        </w:rPr>
        <w:t xml:space="preserve"> </w:t>
      </w:r>
      <w:r>
        <w:rPr>
          <w:lang w:val="es-CO"/>
        </w:rPr>
        <w:t>modelos,</w:t>
      </w:r>
      <w:r>
        <w:rPr>
          <w:spacing w:val="14"/>
          <w:lang w:val="es-CO"/>
        </w:rPr>
        <w:t xml:space="preserve"> </w:t>
      </w:r>
      <w:r>
        <w:rPr>
          <w:spacing w:val="-2"/>
          <w:lang w:val="es-CO"/>
        </w:rPr>
        <w:t xml:space="preserve">indicando </w:t>
      </w:r>
      <w:r>
        <w:rPr>
          <w:lang w:val="es-CO"/>
        </w:rPr>
        <w:t>que</w:t>
      </w:r>
      <w:r>
        <w:rPr>
          <w:spacing w:val="-4"/>
          <w:lang w:val="es-CO"/>
        </w:rPr>
        <w:t xml:space="preserve"> </w:t>
      </w:r>
      <w:r>
        <w:rPr>
          <w:lang w:val="es-CO"/>
        </w:rPr>
        <w:t>no</w:t>
      </w:r>
      <w:r>
        <w:rPr>
          <w:spacing w:val="-4"/>
          <w:lang w:val="es-CO"/>
        </w:rPr>
        <w:t xml:space="preserve"> </w:t>
      </w:r>
      <w:r>
        <w:rPr>
          <w:lang w:val="es-CO"/>
        </w:rPr>
        <w:t>hay</w:t>
      </w:r>
      <w:r>
        <w:rPr>
          <w:spacing w:val="-4"/>
          <w:lang w:val="es-CO"/>
        </w:rPr>
        <w:t xml:space="preserve"> </w:t>
      </w:r>
      <w:r>
        <w:rPr>
          <w:lang w:val="es-CO"/>
        </w:rPr>
        <w:t>una</w:t>
      </w:r>
      <w:r>
        <w:rPr>
          <w:spacing w:val="-4"/>
          <w:lang w:val="es-CO"/>
        </w:rPr>
        <w:t xml:space="preserve"> </w:t>
      </w:r>
      <w:r>
        <w:rPr>
          <w:lang w:val="es-CO"/>
        </w:rPr>
        <w:t>variabilidad</w:t>
      </w:r>
      <w:r>
        <w:rPr>
          <w:spacing w:val="-3"/>
          <w:lang w:val="es-CO"/>
        </w:rPr>
        <w:t xml:space="preserve"> </w:t>
      </w:r>
      <w:r>
        <w:rPr>
          <w:lang w:val="es-CO"/>
        </w:rPr>
        <w:t>considerable</w:t>
      </w:r>
      <w:r>
        <w:rPr>
          <w:spacing w:val="-4"/>
          <w:lang w:val="es-CO"/>
        </w:rPr>
        <w:t xml:space="preserve"> </w:t>
      </w:r>
      <w:r>
        <w:rPr>
          <w:lang w:val="es-CO"/>
        </w:rPr>
        <w:t>entre</w:t>
      </w:r>
      <w:r>
        <w:rPr>
          <w:spacing w:val="-4"/>
          <w:lang w:val="es-CO"/>
        </w:rPr>
        <w:t xml:space="preserve"> </w:t>
      </w:r>
      <w:r>
        <w:rPr>
          <w:lang w:val="es-CO"/>
        </w:rPr>
        <w:t>las</w:t>
      </w:r>
      <w:r>
        <w:rPr>
          <w:spacing w:val="-4"/>
          <w:lang w:val="es-CO"/>
        </w:rPr>
        <w:t xml:space="preserve"> </w:t>
      </w:r>
      <w:r>
        <w:rPr>
          <w:lang w:val="es-CO"/>
        </w:rPr>
        <w:t>regiones</w:t>
      </w:r>
      <w:r>
        <w:rPr>
          <w:spacing w:val="-4"/>
          <w:lang w:val="es-CO"/>
        </w:rPr>
        <w:t xml:space="preserve"> </w:t>
      </w:r>
      <w:r>
        <w:rPr>
          <w:lang w:val="es-CO"/>
        </w:rPr>
        <w:t>en</w:t>
      </w:r>
      <w:r>
        <w:rPr>
          <w:spacing w:val="-3"/>
          <w:lang w:val="es-CO"/>
        </w:rPr>
        <w:t xml:space="preserve"> </w:t>
      </w:r>
      <w:r>
        <w:rPr>
          <w:lang w:val="es-CO"/>
        </w:rPr>
        <w:t>términos</w:t>
      </w:r>
      <w:r>
        <w:rPr>
          <w:spacing w:val="-4"/>
          <w:lang w:val="es-CO"/>
        </w:rPr>
        <w:t xml:space="preserve"> </w:t>
      </w:r>
      <w:r>
        <w:rPr>
          <w:lang w:val="es-CO"/>
        </w:rPr>
        <w:t>del</w:t>
      </w:r>
      <w:r>
        <w:rPr>
          <w:spacing w:val="-4"/>
          <w:lang w:val="es-CO"/>
        </w:rPr>
        <w:t xml:space="preserve"> </w:t>
      </w:r>
      <w:r>
        <w:rPr>
          <w:lang w:val="es-CO"/>
        </w:rPr>
        <w:t>valor</w:t>
      </w:r>
      <w:r>
        <w:rPr>
          <w:spacing w:val="-4"/>
          <w:lang w:val="es-CO"/>
        </w:rPr>
        <w:t xml:space="preserve"> </w:t>
      </w:r>
      <w:r>
        <w:rPr>
          <w:lang w:val="es-CO"/>
        </w:rPr>
        <w:t>base.</w:t>
      </w:r>
      <w:r>
        <w:rPr>
          <w:spacing w:val="12"/>
          <w:lang w:val="es-CO"/>
        </w:rPr>
        <w:t xml:space="preserve"> </w:t>
      </w:r>
      <w:r>
        <w:rPr>
          <w:lang w:val="es-CO"/>
        </w:rPr>
        <w:t>Sin</w:t>
      </w:r>
      <w:r>
        <w:rPr>
          <w:spacing w:val="-4"/>
          <w:lang w:val="es-CO"/>
        </w:rPr>
        <w:t xml:space="preserve"> </w:t>
      </w:r>
      <w:r>
        <w:rPr>
          <w:spacing w:val="-2"/>
          <w:lang w:val="es-CO"/>
        </w:rPr>
        <w:t xml:space="preserve">embargo, </w:t>
      </w:r>
      <w:r>
        <w:rPr>
          <w:lang w:val="es-CO"/>
        </w:rPr>
        <w:t>la</w:t>
      </w:r>
      <w:r>
        <w:rPr>
          <w:spacing w:val="11"/>
          <w:lang w:val="es-CO"/>
        </w:rPr>
        <w:t xml:space="preserve"> </w:t>
      </w:r>
      <w:r>
        <w:rPr>
          <w:lang w:val="es-CO"/>
        </w:rPr>
        <w:t>varianza</w:t>
      </w:r>
      <w:r>
        <w:rPr>
          <w:spacing w:val="12"/>
          <w:lang w:val="es-CO"/>
        </w:rPr>
        <w:t xml:space="preserve"> </w:t>
      </w:r>
      <w:r>
        <w:rPr>
          <w:lang w:val="es-CO"/>
        </w:rPr>
        <w:t>del</w:t>
      </w:r>
      <w:r>
        <w:rPr>
          <w:spacing w:val="12"/>
          <w:lang w:val="es-CO"/>
        </w:rPr>
        <w:t xml:space="preserve"> </w:t>
      </w:r>
      <w:r>
        <w:rPr>
          <w:lang w:val="es-CO"/>
        </w:rPr>
        <w:t>relieve</w:t>
      </w:r>
      <w:r>
        <w:rPr>
          <w:spacing w:val="12"/>
          <w:lang w:val="es-CO"/>
        </w:rPr>
        <w:t xml:space="preserve"> </w:t>
      </w:r>
      <w:r>
        <w:rPr>
          <w:lang w:val="es-CO"/>
        </w:rPr>
        <w:t>es</w:t>
      </w:r>
      <w:r>
        <w:rPr>
          <w:spacing w:val="12"/>
          <w:lang w:val="es-CO"/>
        </w:rPr>
        <w:t xml:space="preserve"> </w:t>
      </w:r>
      <w:r>
        <w:rPr>
          <w:lang w:val="es-CO"/>
        </w:rPr>
        <w:t>mucho</w:t>
      </w:r>
      <w:r>
        <w:rPr>
          <w:spacing w:val="12"/>
          <w:lang w:val="es-CO"/>
        </w:rPr>
        <w:t xml:space="preserve"> </w:t>
      </w:r>
      <w:r>
        <w:rPr>
          <w:lang w:val="es-CO"/>
        </w:rPr>
        <w:t>mayor</w:t>
      </w:r>
      <w:r>
        <w:rPr>
          <w:spacing w:val="12"/>
          <w:lang w:val="es-CO"/>
        </w:rPr>
        <w:t xml:space="preserve"> </w:t>
      </w:r>
      <w:r>
        <w:rPr>
          <w:lang w:val="es-CO"/>
        </w:rPr>
        <w:t>en</w:t>
      </w:r>
      <w:r>
        <w:rPr>
          <w:spacing w:val="12"/>
          <w:lang w:val="es-CO"/>
        </w:rPr>
        <w:t xml:space="preserve"> </w:t>
      </w:r>
      <w:r>
        <w:rPr>
          <w:lang w:val="es-CO"/>
        </w:rPr>
        <w:t>el</w:t>
      </w:r>
      <w:r>
        <w:rPr>
          <w:spacing w:val="12"/>
          <w:lang w:val="es-CO"/>
        </w:rPr>
        <w:t xml:space="preserve"> </w:t>
      </w:r>
      <w:del w:id="502" w:author="Daniel Bertin Ugarte" w:date="2026-01-29T17:06:00Z" w16du:dateUtc="2026-01-29T20:06:00Z">
        <w:r w:rsidDel="00D42E19">
          <w:rPr>
            <w:lang w:val="es-CO"/>
          </w:rPr>
          <w:delText>M</w:delText>
        </w:r>
      </w:del>
      <w:ins w:id="503" w:author="Daniel Bertin Ugarte" w:date="2026-01-29T17:06:00Z" w16du:dateUtc="2026-01-29T20:06:00Z">
        <w:r w:rsidR="00D42E19">
          <w:rPr>
            <w:lang w:val="es-CO"/>
          </w:rPr>
          <w:t>m</w:t>
        </w:r>
      </w:ins>
      <w:r>
        <w:rPr>
          <w:lang w:val="es-CO"/>
        </w:rPr>
        <w:t>odelo</w:t>
      </w:r>
      <w:r>
        <w:rPr>
          <w:spacing w:val="12"/>
          <w:lang w:val="es-CO"/>
        </w:rPr>
        <w:t xml:space="preserve"> </w:t>
      </w:r>
      <w:ins w:id="504" w:author="Daniel Bertin Ugarte" w:date="2026-01-29T17:06:00Z" w16du:dateUtc="2026-01-29T20:06:00Z">
        <w:r w:rsidR="00D42E19">
          <w:rPr>
            <w:spacing w:val="12"/>
            <w:lang w:val="es-CO"/>
          </w:rPr>
          <w:t>‘</w:t>
        </w:r>
      </w:ins>
      <w:del w:id="505" w:author="Daniel Bertin Ugarte" w:date="2026-01-29T17:06:00Z" w16du:dateUtc="2026-01-29T20:06:00Z">
        <w:r w:rsidDel="00D42E19">
          <w:rPr>
            <w:lang w:val="es-CO"/>
          </w:rPr>
          <w:delText>C</w:delText>
        </w:r>
      </w:del>
      <w:ins w:id="506" w:author="Daniel Bertin Ugarte" w:date="2026-01-29T17:06:00Z" w16du:dateUtc="2026-01-29T20:06:00Z">
        <w:r w:rsidR="00D42E19">
          <w:rPr>
            <w:lang w:val="es-CO"/>
          </w:rPr>
          <w:t>c</w:t>
        </w:r>
      </w:ins>
      <w:r>
        <w:rPr>
          <w:lang w:val="es-CO"/>
        </w:rPr>
        <w:t>uencas</w:t>
      </w:r>
      <w:ins w:id="507" w:author="Daniel Bertin Ugarte" w:date="2026-01-29T17:06:00Z" w16du:dateUtc="2026-01-29T20:06:00Z">
        <w:r w:rsidR="00D42E19">
          <w:rPr>
            <w:lang w:val="es-CO"/>
          </w:rPr>
          <w:t>’</w:t>
        </w:r>
      </w:ins>
      <w:r>
        <w:rPr>
          <w:spacing w:val="11"/>
          <w:lang w:val="es-CO"/>
        </w:rPr>
        <w:t xml:space="preserve"> </w:t>
      </w:r>
      <w:r>
        <w:rPr>
          <w:lang w:val="es-CO"/>
        </w:rPr>
        <w:t>(0</w:t>
      </w:r>
      <w:del w:id="508" w:author="Daniel Bertin Ugarte" w:date="2026-01-29T17:06:00Z" w16du:dateUtc="2026-01-29T20:06:00Z">
        <w:r w:rsidDel="00D42E19">
          <w:rPr>
            <w:lang w:val="es-CO"/>
          </w:rPr>
          <w:delText>.</w:delText>
        </w:r>
      </w:del>
      <w:ins w:id="509" w:author="Daniel Bertin Ugarte" w:date="2026-01-29T17:06:00Z" w16du:dateUtc="2026-01-29T20:06:00Z">
        <w:r w:rsidR="00D42E19">
          <w:rPr>
            <w:lang w:val="es-CO"/>
          </w:rPr>
          <w:t>,</w:t>
        </w:r>
      </w:ins>
      <w:r>
        <w:rPr>
          <w:lang w:val="es-CO"/>
        </w:rPr>
        <w:t>8298)</w:t>
      </w:r>
      <w:r>
        <w:rPr>
          <w:spacing w:val="12"/>
          <w:lang w:val="es-CO"/>
        </w:rPr>
        <w:t xml:space="preserve"> </w:t>
      </w:r>
      <w:r>
        <w:rPr>
          <w:lang w:val="es-CO"/>
        </w:rPr>
        <w:t>comparado</w:t>
      </w:r>
      <w:r>
        <w:rPr>
          <w:spacing w:val="12"/>
          <w:lang w:val="es-CO"/>
        </w:rPr>
        <w:t xml:space="preserve"> </w:t>
      </w:r>
      <w:r>
        <w:rPr>
          <w:lang w:val="es-CO"/>
        </w:rPr>
        <w:t>con</w:t>
      </w:r>
      <w:r>
        <w:rPr>
          <w:spacing w:val="12"/>
          <w:lang w:val="es-CO"/>
        </w:rPr>
        <w:t xml:space="preserve"> </w:t>
      </w:r>
      <w:r>
        <w:rPr>
          <w:lang w:val="es-CO"/>
        </w:rPr>
        <w:t>el</w:t>
      </w:r>
      <w:r>
        <w:rPr>
          <w:spacing w:val="12"/>
          <w:lang w:val="es-CO"/>
        </w:rPr>
        <w:t xml:space="preserve"> </w:t>
      </w:r>
      <w:del w:id="510" w:author="Daniel Bertin Ugarte" w:date="2026-01-29T17:06:00Z" w16du:dateUtc="2026-01-29T20:06:00Z">
        <w:r w:rsidDel="00D42E19">
          <w:rPr>
            <w:spacing w:val="-2"/>
            <w:lang w:val="es-CO"/>
          </w:rPr>
          <w:delText>M</w:delText>
        </w:r>
      </w:del>
      <w:ins w:id="511" w:author="Daniel Bertin Ugarte" w:date="2026-01-29T17:06:00Z" w16du:dateUtc="2026-01-29T20:06:00Z">
        <w:r w:rsidR="00D42E19">
          <w:rPr>
            <w:spacing w:val="-2"/>
            <w:lang w:val="es-CO"/>
          </w:rPr>
          <w:t>m</w:t>
        </w:r>
      </w:ins>
      <w:r>
        <w:rPr>
          <w:spacing w:val="-2"/>
          <w:lang w:val="es-CO"/>
        </w:rPr>
        <w:t xml:space="preserve">odelo </w:t>
      </w:r>
      <w:ins w:id="512" w:author="Daniel Bertin Ugarte" w:date="2026-01-29T17:06:00Z" w16du:dateUtc="2026-01-29T20:06:00Z">
        <w:r w:rsidR="00D42E19">
          <w:rPr>
            <w:spacing w:val="-2"/>
            <w:lang w:val="es-CO"/>
          </w:rPr>
          <w:t>‘</w:t>
        </w:r>
      </w:ins>
      <w:del w:id="513" w:author="Daniel Bertin Ugarte" w:date="2026-01-29T17:06:00Z" w16du:dateUtc="2026-01-29T20:06:00Z">
        <w:r w:rsidDel="00D42E19">
          <w:rPr>
            <w:lang w:val="es-CO"/>
          </w:rPr>
          <w:delText>C</w:delText>
        </w:r>
      </w:del>
      <w:ins w:id="514" w:author="Daniel Bertin Ugarte" w:date="2026-01-29T17:06:00Z" w16du:dateUtc="2026-01-29T20:06:00Z">
        <w:r w:rsidR="00D42E19">
          <w:rPr>
            <w:lang w:val="es-CO"/>
          </w:rPr>
          <w:t>c</w:t>
        </w:r>
      </w:ins>
      <w:r>
        <w:rPr>
          <w:lang w:val="es-CO"/>
        </w:rPr>
        <w:t>luster</w:t>
      </w:r>
      <w:ins w:id="515" w:author="Daniel Bertin Ugarte" w:date="2026-01-29T17:06:00Z" w16du:dateUtc="2026-01-29T20:06:00Z">
        <w:r w:rsidR="00D42E19">
          <w:rPr>
            <w:lang w:val="es-CO"/>
          </w:rPr>
          <w:t>’</w:t>
        </w:r>
      </w:ins>
      <w:r>
        <w:rPr>
          <w:spacing w:val="-5"/>
          <w:lang w:val="es-CO"/>
        </w:rPr>
        <w:t xml:space="preserve"> </w:t>
      </w:r>
      <w:r>
        <w:rPr>
          <w:lang w:val="es-CO"/>
        </w:rPr>
        <w:t>(0</w:t>
      </w:r>
      <w:del w:id="516" w:author="Daniel Bertin Ugarte" w:date="2026-01-29T17:06:00Z" w16du:dateUtc="2026-01-29T20:06:00Z">
        <w:r w:rsidDel="00D42E19">
          <w:rPr>
            <w:lang w:val="es-CO"/>
          </w:rPr>
          <w:delText>.</w:delText>
        </w:r>
      </w:del>
      <w:ins w:id="517" w:author="Daniel Bertin Ugarte" w:date="2026-01-29T17:06:00Z" w16du:dateUtc="2026-01-29T20:06:00Z">
        <w:r w:rsidR="00D42E19">
          <w:rPr>
            <w:lang w:val="es-CO"/>
          </w:rPr>
          <w:t>,</w:t>
        </w:r>
      </w:ins>
      <w:r>
        <w:rPr>
          <w:lang w:val="es-CO"/>
        </w:rPr>
        <w:t>1016),</w:t>
      </w:r>
      <w:r>
        <w:rPr>
          <w:spacing w:val="-3"/>
          <w:lang w:val="es-CO"/>
        </w:rPr>
        <w:t xml:space="preserve"> </w:t>
      </w:r>
      <w:r>
        <w:rPr>
          <w:lang w:val="es-CO"/>
        </w:rPr>
        <w:t>lo</w:t>
      </w:r>
      <w:r>
        <w:rPr>
          <w:spacing w:val="-3"/>
          <w:lang w:val="es-CO"/>
        </w:rPr>
        <w:t xml:space="preserve"> </w:t>
      </w:r>
      <w:r>
        <w:rPr>
          <w:lang w:val="es-CO"/>
        </w:rPr>
        <w:t>cual</w:t>
      </w:r>
      <w:r>
        <w:rPr>
          <w:spacing w:val="-4"/>
          <w:lang w:val="es-CO"/>
        </w:rPr>
        <w:t xml:space="preserve"> </w:t>
      </w:r>
      <w:r>
        <w:rPr>
          <w:lang w:val="es-CO"/>
        </w:rPr>
        <w:t>sugiere</w:t>
      </w:r>
      <w:r>
        <w:rPr>
          <w:spacing w:val="-5"/>
          <w:lang w:val="es-CO"/>
        </w:rPr>
        <w:t xml:space="preserve"> </w:t>
      </w:r>
      <w:r>
        <w:rPr>
          <w:lang w:val="es-CO"/>
        </w:rPr>
        <w:t>una</w:t>
      </w:r>
      <w:r>
        <w:rPr>
          <w:spacing w:val="-3"/>
          <w:lang w:val="es-CO"/>
        </w:rPr>
        <w:t xml:space="preserve"> </w:t>
      </w:r>
      <w:r>
        <w:rPr>
          <w:lang w:val="es-CO"/>
        </w:rPr>
        <w:t>mayor</w:t>
      </w:r>
      <w:r>
        <w:rPr>
          <w:spacing w:val="-4"/>
          <w:lang w:val="es-CO"/>
        </w:rPr>
        <w:t xml:space="preserve"> </w:t>
      </w:r>
      <w:r>
        <w:rPr>
          <w:lang w:val="es-CO"/>
        </w:rPr>
        <w:t>heterogeneidad</w:t>
      </w:r>
      <w:r>
        <w:rPr>
          <w:spacing w:val="-4"/>
          <w:lang w:val="es-CO"/>
        </w:rPr>
        <w:t xml:space="preserve"> </w:t>
      </w:r>
      <w:r>
        <w:rPr>
          <w:lang w:val="es-CO"/>
        </w:rPr>
        <w:t>en</w:t>
      </w:r>
      <w:r>
        <w:rPr>
          <w:spacing w:val="-4"/>
          <w:lang w:val="es-CO"/>
        </w:rPr>
        <w:t xml:space="preserve"> </w:t>
      </w:r>
      <w:r>
        <w:rPr>
          <w:lang w:val="es-CO"/>
        </w:rPr>
        <w:t>el</w:t>
      </w:r>
      <w:r>
        <w:rPr>
          <w:spacing w:val="-4"/>
          <w:lang w:val="es-CO"/>
        </w:rPr>
        <w:t xml:space="preserve"> </w:t>
      </w:r>
      <w:r>
        <w:rPr>
          <w:lang w:val="es-CO"/>
        </w:rPr>
        <w:t>efecto</w:t>
      </w:r>
      <w:r>
        <w:rPr>
          <w:spacing w:val="-4"/>
          <w:lang w:val="es-CO"/>
        </w:rPr>
        <w:t xml:space="preserve"> </w:t>
      </w:r>
      <w:r>
        <w:rPr>
          <w:lang w:val="es-CO"/>
        </w:rPr>
        <w:t>del</w:t>
      </w:r>
      <w:r>
        <w:rPr>
          <w:spacing w:val="-4"/>
          <w:lang w:val="es-CO"/>
        </w:rPr>
        <w:t xml:space="preserve"> </w:t>
      </w:r>
      <w:r>
        <w:rPr>
          <w:lang w:val="es-CO"/>
        </w:rPr>
        <w:t>relieve</w:t>
      </w:r>
      <w:r>
        <w:rPr>
          <w:spacing w:val="-4"/>
          <w:lang w:val="es-CO"/>
        </w:rPr>
        <w:t xml:space="preserve"> </w:t>
      </w:r>
      <w:r>
        <w:rPr>
          <w:lang w:val="es-CO"/>
        </w:rPr>
        <w:t>entre</w:t>
      </w:r>
      <w:r>
        <w:rPr>
          <w:spacing w:val="-3"/>
          <w:lang w:val="es-CO"/>
        </w:rPr>
        <w:t xml:space="preserve"> </w:t>
      </w:r>
      <w:r>
        <w:rPr>
          <w:lang w:val="es-CO"/>
        </w:rPr>
        <w:t>las</w:t>
      </w:r>
      <w:r>
        <w:rPr>
          <w:spacing w:val="-5"/>
          <w:lang w:val="es-CO"/>
        </w:rPr>
        <w:t xml:space="preserve"> </w:t>
      </w:r>
      <w:r>
        <w:rPr>
          <w:spacing w:val="-2"/>
          <w:lang w:val="es-CO"/>
        </w:rPr>
        <w:t xml:space="preserve">cuencas. </w:t>
      </w:r>
      <w:r>
        <w:rPr>
          <w:lang w:val="es-CO"/>
        </w:rPr>
        <w:t>De</w:t>
      </w:r>
      <w:r>
        <w:rPr>
          <w:spacing w:val="-3"/>
          <w:lang w:val="es-CO"/>
        </w:rPr>
        <w:t xml:space="preserve"> </w:t>
      </w:r>
      <w:r>
        <w:rPr>
          <w:lang w:val="es-CO"/>
        </w:rPr>
        <w:t>manera</w:t>
      </w:r>
      <w:r>
        <w:rPr>
          <w:spacing w:val="-2"/>
          <w:lang w:val="es-CO"/>
        </w:rPr>
        <w:t xml:space="preserve"> </w:t>
      </w:r>
      <w:r>
        <w:rPr>
          <w:lang w:val="es-CO"/>
        </w:rPr>
        <w:t>similar,</w:t>
      </w:r>
      <w:r>
        <w:rPr>
          <w:spacing w:val="-2"/>
          <w:lang w:val="es-CO"/>
        </w:rPr>
        <w:t xml:space="preserve"> </w:t>
      </w:r>
      <w:r>
        <w:rPr>
          <w:lang w:val="es-CO"/>
        </w:rPr>
        <w:t>la</w:t>
      </w:r>
      <w:r>
        <w:rPr>
          <w:spacing w:val="-2"/>
          <w:lang w:val="es-CO"/>
        </w:rPr>
        <w:t xml:space="preserve"> </w:t>
      </w:r>
      <w:r>
        <w:rPr>
          <w:lang w:val="es-CO"/>
        </w:rPr>
        <w:t>varianza</w:t>
      </w:r>
      <w:r>
        <w:rPr>
          <w:spacing w:val="-3"/>
          <w:lang w:val="es-CO"/>
        </w:rPr>
        <w:t xml:space="preserve"> </w:t>
      </w:r>
      <w:r>
        <w:rPr>
          <w:lang w:val="es-CO"/>
        </w:rPr>
        <w:t>del</w:t>
      </w:r>
      <w:r>
        <w:rPr>
          <w:spacing w:val="-2"/>
          <w:lang w:val="es-CO"/>
        </w:rPr>
        <w:t xml:space="preserve"> </w:t>
      </w:r>
      <w:r>
        <w:rPr>
          <w:lang w:val="es-CO"/>
        </w:rPr>
        <w:t>área</w:t>
      </w:r>
      <w:ins w:id="518" w:author="Daniel Bertin Ugarte" w:date="2026-01-29T17:07:00Z" w16du:dateUtc="2026-01-29T20:07:00Z">
        <w:r w:rsidR="00D42E19">
          <w:rPr>
            <w:lang w:val="es-CO"/>
          </w:rPr>
          <w:t xml:space="preserve"> de la subcuenca</w:t>
        </w:r>
      </w:ins>
      <w:r>
        <w:rPr>
          <w:spacing w:val="-2"/>
          <w:lang w:val="es-CO"/>
        </w:rPr>
        <w:t xml:space="preserve"> </w:t>
      </w:r>
      <w:r>
        <w:rPr>
          <w:lang w:val="es-CO"/>
        </w:rPr>
        <w:t>es</w:t>
      </w:r>
      <w:r>
        <w:rPr>
          <w:spacing w:val="-2"/>
          <w:lang w:val="es-CO"/>
        </w:rPr>
        <w:t xml:space="preserve"> </w:t>
      </w:r>
      <w:r>
        <w:rPr>
          <w:lang w:val="es-CO"/>
        </w:rPr>
        <w:t>mayor</w:t>
      </w:r>
      <w:r>
        <w:rPr>
          <w:spacing w:val="-3"/>
          <w:lang w:val="es-CO"/>
        </w:rPr>
        <w:t xml:space="preserve"> </w:t>
      </w:r>
      <w:r>
        <w:rPr>
          <w:lang w:val="es-CO"/>
        </w:rPr>
        <w:t>en</w:t>
      </w:r>
      <w:r>
        <w:rPr>
          <w:spacing w:val="-2"/>
          <w:lang w:val="es-CO"/>
        </w:rPr>
        <w:t xml:space="preserve"> </w:t>
      </w:r>
      <w:r>
        <w:rPr>
          <w:lang w:val="es-CO"/>
        </w:rPr>
        <w:t>el</w:t>
      </w:r>
      <w:r>
        <w:rPr>
          <w:spacing w:val="-2"/>
          <w:lang w:val="es-CO"/>
        </w:rPr>
        <w:t xml:space="preserve"> </w:t>
      </w:r>
      <w:del w:id="519" w:author="Daniel Bertin Ugarte" w:date="2026-01-29T17:07:00Z" w16du:dateUtc="2026-01-29T20:07:00Z">
        <w:r w:rsidDel="00D42E19">
          <w:rPr>
            <w:lang w:val="es-CO"/>
          </w:rPr>
          <w:delText>M</w:delText>
        </w:r>
      </w:del>
      <w:ins w:id="520" w:author="Daniel Bertin Ugarte" w:date="2026-01-29T17:07:00Z" w16du:dateUtc="2026-01-29T20:07:00Z">
        <w:r w:rsidR="00D42E19">
          <w:rPr>
            <w:lang w:val="es-CO"/>
          </w:rPr>
          <w:t>m</w:t>
        </w:r>
      </w:ins>
      <w:r>
        <w:rPr>
          <w:lang w:val="es-CO"/>
        </w:rPr>
        <w:t>odelo</w:t>
      </w:r>
      <w:r>
        <w:rPr>
          <w:spacing w:val="-2"/>
          <w:lang w:val="es-CO"/>
        </w:rPr>
        <w:t xml:space="preserve"> </w:t>
      </w:r>
      <w:ins w:id="521" w:author="Daniel Bertin Ugarte" w:date="2026-01-29T17:07:00Z" w16du:dateUtc="2026-01-29T20:07:00Z">
        <w:r w:rsidR="00D42E19">
          <w:rPr>
            <w:spacing w:val="-2"/>
            <w:lang w:val="es-CO"/>
          </w:rPr>
          <w:t>‘</w:t>
        </w:r>
      </w:ins>
      <w:del w:id="522" w:author="Daniel Bertin Ugarte" w:date="2026-01-29T17:07:00Z" w16du:dateUtc="2026-01-29T20:07:00Z">
        <w:r w:rsidDel="00D42E19">
          <w:rPr>
            <w:lang w:val="es-CO"/>
          </w:rPr>
          <w:delText>C</w:delText>
        </w:r>
      </w:del>
      <w:ins w:id="523" w:author="Daniel Bertin Ugarte" w:date="2026-01-29T17:07:00Z" w16du:dateUtc="2026-01-29T20:07:00Z">
        <w:r w:rsidR="00D42E19">
          <w:rPr>
            <w:lang w:val="es-CO"/>
          </w:rPr>
          <w:t>c</w:t>
        </w:r>
      </w:ins>
      <w:r>
        <w:rPr>
          <w:lang w:val="es-CO"/>
        </w:rPr>
        <w:t>luster</w:t>
      </w:r>
      <w:ins w:id="524" w:author="Daniel Bertin Ugarte" w:date="2026-01-29T17:07:00Z" w16du:dateUtc="2026-01-29T20:07:00Z">
        <w:r w:rsidR="00D42E19">
          <w:rPr>
            <w:lang w:val="es-CO"/>
          </w:rPr>
          <w:t>’</w:t>
        </w:r>
      </w:ins>
      <w:r>
        <w:rPr>
          <w:spacing w:val="-2"/>
          <w:lang w:val="es-CO"/>
        </w:rPr>
        <w:t xml:space="preserve"> </w:t>
      </w:r>
      <w:r>
        <w:rPr>
          <w:lang w:val="es-CO"/>
        </w:rPr>
        <w:t>(0.3551)</w:t>
      </w:r>
      <w:r>
        <w:rPr>
          <w:spacing w:val="-3"/>
          <w:lang w:val="es-CO"/>
        </w:rPr>
        <w:t xml:space="preserve"> </w:t>
      </w:r>
      <w:r>
        <w:rPr>
          <w:lang w:val="es-CO"/>
        </w:rPr>
        <w:t>en</w:t>
      </w:r>
      <w:r>
        <w:rPr>
          <w:spacing w:val="-2"/>
          <w:lang w:val="es-CO"/>
        </w:rPr>
        <w:t xml:space="preserve"> </w:t>
      </w:r>
      <w:r>
        <w:rPr>
          <w:lang w:val="es-CO"/>
        </w:rPr>
        <w:t>comparación</w:t>
      </w:r>
      <w:r>
        <w:rPr>
          <w:spacing w:val="-2"/>
          <w:lang w:val="es-CO"/>
        </w:rPr>
        <w:t xml:space="preserve"> </w:t>
      </w:r>
      <w:r>
        <w:rPr>
          <w:spacing w:val="-5"/>
          <w:lang w:val="es-CO"/>
        </w:rPr>
        <w:t xml:space="preserve">con </w:t>
      </w:r>
      <w:r>
        <w:rPr>
          <w:lang w:val="es-CO"/>
        </w:rPr>
        <w:t>el</w:t>
      </w:r>
      <w:ins w:id="525" w:author="Daniel Bertin Ugarte" w:date="2026-01-29T17:07:00Z" w16du:dateUtc="2026-01-29T20:07:00Z">
        <w:r w:rsidR="00D42E19">
          <w:rPr>
            <w:lang w:val="es-CO"/>
          </w:rPr>
          <w:t xml:space="preserve"> otro</w:t>
        </w:r>
      </w:ins>
      <w:r>
        <w:rPr>
          <w:spacing w:val="-5"/>
          <w:lang w:val="es-CO"/>
        </w:rPr>
        <w:t xml:space="preserve"> </w:t>
      </w:r>
      <w:del w:id="526" w:author="Daniel Bertin Ugarte" w:date="2026-01-29T17:07:00Z" w16du:dateUtc="2026-01-29T20:07:00Z">
        <w:r w:rsidDel="00D42E19">
          <w:rPr>
            <w:lang w:val="es-CO"/>
          </w:rPr>
          <w:delText>M</w:delText>
        </w:r>
      </w:del>
      <w:ins w:id="527" w:author="Daniel Bertin Ugarte" w:date="2026-01-29T17:07:00Z" w16du:dateUtc="2026-01-29T20:07:00Z">
        <w:r w:rsidR="00D42E19">
          <w:rPr>
            <w:lang w:val="es-CO"/>
          </w:rPr>
          <w:t>m</w:t>
        </w:r>
      </w:ins>
      <w:r>
        <w:rPr>
          <w:lang w:val="es-CO"/>
        </w:rPr>
        <w:t>odelo</w:t>
      </w:r>
      <w:r>
        <w:rPr>
          <w:spacing w:val="-4"/>
          <w:lang w:val="es-CO"/>
        </w:rPr>
        <w:t xml:space="preserve"> </w:t>
      </w:r>
      <w:del w:id="528" w:author="Daniel Bertin Ugarte" w:date="2026-01-29T17:07:00Z" w16du:dateUtc="2026-01-29T20:07:00Z">
        <w:r w:rsidDel="00D42E19">
          <w:rPr>
            <w:lang w:val="es-CO"/>
          </w:rPr>
          <w:delText>Cuencas</w:delText>
        </w:r>
        <w:r w:rsidDel="00D42E19">
          <w:rPr>
            <w:spacing w:val="-4"/>
            <w:lang w:val="es-CO"/>
          </w:rPr>
          <w:delText xml:space="preserve"> </w:delText>
        </w:r>
      </w:del>
      <w:r>
        <w:rPr>
          <w:lang w:val="es-CO"/>
        </w:rPr>
        <w:t>(0</w:t>
      </w:r>
      <w:del w:id="529" w:author="Daniel Bertin Ugarte" w:date="2026-01-29T17:07:00Z" w16du:dateUtc="2026-01-29T20:07:00Z">
        <w:r w:rsidDel="00D42E19">
          <w:rPr>
            <w:lang w:val="es-CO"/>
          </w:rPr>
          <w:delText>.</w:delText>
        </w:r>
      </w:del>
      <w:ins w:id="530" w:author="Daniel Bertin Ugarte" w:date="2026-01-29T17:07:00Z" w16du:dateUtc="2026-01-29T20:07:00Z">
        <w:r w:rsidR="00D42E19">
          <w:rPr>
            <w:lang w:val="es-CO"/>
          </w:rPr>
          <w:t>,</w:t>
        </w:r>
      </w:ins>
      <w:r>
        <w:rPr>
          <w:lang w:val="es-CO"/>
        </w:rPr>
        <w:t>0075),</w:t>
      </w:r>
      <w:r>
        <w:rPr>
          <w:spacing w:val="-4"/>
          <w:lang w:val="es-CO"/>
        </w:rPr>
        <w:t xml:space="preserve"> </w:t>
      </w:r>
      <w:r>
        <w:rPr>
          <w:lang w:val="es-CO"/>
        </w:rPr>
        <w:t>indicando</w:t>
      </w:r>
      <w:r>
        <w:rPr>
          <w:spacing w:val="-4"/>
          <w:lang w:val="es-CO"/>
        </w:rPr>
        <w:t xml:space="preserve"> </w:t>
      </w:r>
      <w:r>
        <w:rPr>
          <w:lang w:val="es-CO"/>
        </w:rPr>
        <w:t>que</w:t>
      </w:r>
      <w:r>
        <w:rPr>
          <w:spacing w:val="-5"/>
          <w:lang w:val="es-CO"/>
        </w:rPr>
        <w:t xml:space="preserve"> </w:t>
      </w:r>
      <w:r>
        <w:rPr>
          <w:lang w:val="es-CO"/>
        </w:rPr>
        <w:t>la</w:t>
      </w:r>
      <w:r>
        <w:rPr>
          <w:spacing w:val="-4"/>
          <w:lang w:val="es-CO"/>
        </w:rPr>
        <w:t xml:space="preserve"> </w:t>
      </w:r>
      <w:r>
        <w:rPr>
          <w:lang w:val="es-CO"/>
        </w:rPr>
        <w:t>variabilidad</w:t>
      </w:r>
      <w:r>
        <w:rPr>
          <w:spacing w:val="-4"/>
          <w:lang w:val="es-CO"/>
        </w:rPr>
        <w:t xml:space="preserve"> </w:t>
      </w:r>
      <w:r>
        <w:rPr>
          <w:lang w:val="es-CO"/>
        </w:rPr>
        <w:t>espacial</w:t>
      </w:r>
      <w:r>
        <w:rPr>
          <w:spacing w:val="-4"/>
          <w:lang w:val="es-CO"/>
        </w:rPr>
        <w:t xml:space="preserve"> </w:t>
      </w:r>
      <w:r>
        <w:rPr>
          <w:lang w:val="es-CO"/>
        </w:rPr>
        <w:t>de</w:t>
      </w:r>
      <w:r>
        <w:rPr>
          <w:spacing w:val="-4"/>
          <w:lang w:val="es-CO"/>
        </w:rPr>
        <w:t xml:space="preserve"> </w:t>
      </w:r>
      <w:r>
        <w:rPr>
          <w:lang w:val="es-CO"/>
        </w:rPr>
        <w:t>esta</w:t>
      </w:r>
      <w:r>
        <w:rPr>
          <w:spacing w:val="-5"/>
          <w:lang w:val="es-CO"/>
        </w:rPr>
        <w:t xml:space="preserve"> </w:t>
      </w:r>
      <w:r>
        <w:rPr>
          <w:lang w:val="es-CO"/>
        </w:rPr>
        <w:t>variable</w:t>
      </w:r>
      <w:r>
        <w:rPr>
          <w:spacing w:val="-4"/>
          <w:lang w:val="es-CO"/>
        </w:rPr>
        <w:t xml:space="preserve"> </w:t>
      </w:r>
      <w:r>
        <w:rPr>
          <w:lang w:val="es-CO"/>
        </w:rPr>
        <w:t>se</w:t>
      </w:r>
      <w:r>
        <w:rPr>
          <w:spacing w:val="-4"/>
          <w:lang w:val="es-CO"/>
        </w:rPr>
        <w:t xml:space="preserve"> </w:t>
      </w:r>
      <w:r>
        <w:rPr>
          <w:lang w:val="es-CO"/>
        </w:rPr>
        <w:t>captura</w:t>
      </w:r>
      <w:r>
        <w:rPr>
          <w:spacing w:val="-4"/>
          <w:lang w:val="es-CO"/>
        </w:rPr>
        <w:t xml:space="preserve"> </w:t>
      </w:r>
      <w:r>
        <w:rPr>
          <w:spacing w:val="-2"/>
          <w:lang w:val="es-CO"/>
        </w:rPr>
        <w:t xml:space="preserve">mejor </w:t>
      </w:r>
      <w:r>
        <w:rPr>
          <w:spacing w:val="-6"/>
          <w:lang w:val="es-CO"/>
        </w:rPr>
        <w:t>en</w:t>
      </w:r>
      <w:r>
        <w:rPr>
          <w:spacing w:val="2"/>
          <w:lang w:val="es-CO"/>
        </w:rPr>
        <w:t xml:space="preserve"> </w:t>
      </w:r>
      <w:r>
        <w:rPr>
          <w:spacing w:val="-6"/>
          <w:lang w:val="es-CO"/>
        </w:rPr>
        <w:t>el</w:t>
      </w:r>
      <w:r>
        <w:rPr>
          <w:spacing w:val="3"/>
          <w:lang w:val="es-CO"/>
        </w:rPr>
        <w:t xml:space="preserve"> </w:t>
      </w:r>
      <w:r>
        <w:rPr>
          <w:spacing w:val="-6"/>
          <w:lang w:val="es-CO"/>
        </w:rPr>
        <w:t>análisis</w:t>
      </w:r>
      <w:r>
        <w:rPr>
          <w:spacing w:val="2"/>
          <w:lang w:val="es-CO"/>
        </w:rPr>
        <w:t xml:space="preserve"> </w:t>
      </w:r>
      <w:r>
        <w:rPr>
          <w:spacing w:val="-6"/>
          <w:lang w:val="es-CO"/>
        </w:rPr>
        <w:t>basado</w:t>
      </w:r>
      <w:r>
        <w:rPr>
          <w:spacing w:val="3"/>
          <w:lang w:val="es-CO"/>
        </w:rPr>
        <w:t xml:space="preserve"> </w:t>
      </w:r>
      <w:r>
        <w:rPr>
          <w:spacing w:val="-6"/>
          <w:lang w:val="es-CO"/>
        </w:rPr>
        <w:t>en</w:t>
      </w:r>
      <w:r>
        <w:rPr>
          <w:spacing w:val="3"/>
          <w:lang w:val="es-CO"/>
        </w:rPr>
        <w:t xml:space="preserve"> </w:t>
      </w:r>
      <w:r>
        <w:rPr>
          <w:spacing w:val="-2"/>
          <w:lang w:val="es-CO"/>
        </w:rPr>
        <w:t xml:space="preserve">grupos. </w:t>
      </w:r>
    </w:p>
    <w:p w14:paraId="5028E33E" w14:textId="1B85A33D" w:rsidR="00D42E19" w:rsidRDefault="00510033">
      <w:pPr>
        <w:pStyle w:val="Ttulo1"/>
        <w:tabs>
          <w:tab w:val="left" w:pos="8414"/>
        </w:tabs>
        <w:spacing w:before="193"/>
        <w:jc w:val="both"/>
        <w:rPr>
          <w:ins w:id="531" w:author="Daniel Bertin Ugarte" w:date="2026-01-29T17:11:00Z" w16du:dateUtc="2026-01-29T20:11:00Z"/>
          <w:lang w:val="es-CO"/>
        </w:rPr>
      </w:pPr>
      <w:r>
        <w:rPr>
          <w:lang w:val="es-CO"/>
        </w:rPr>
        <w:t>En la</w:t>
      </w:r>
      <w:r>
        <w:rPr>
          <w:spacing w:val="1"/>
          <w:lang w:val="es-CO"/>
        </w:rPr>
        <w:t xml:space="preserve"> </w:t>
      </w:r>
      <w:del w:id="532" w:author="Daniel Bertin Ugarte" w:date="2026-01-29T17:08:00Z" w16du:dateUtc="2026-01-29T20:08:00Z">
        <w:r w:rsidDel="00D42E19">
          <w:rPr>
            <w:lang w:val="es-CO"/>
          </w:rPr>
          <w:delText>T</w:delText>
        </w:r>
      </w:del>
      <w:ins w:id="533" w:author="Daniel Bertin Ugarte" w:date="2026-01-29T17:08:00Z" w16du:dateUtc="2026-01-29T20:08:00Z">
        <w:r w:rsidR="00D42E19">
          <w:rPr>
            <w:lang w:val="es-CO"/>
          </w:rPr>
          <w:t>t</w:t>
        </w:r>
      </w:ins>
      <w:r>
        <w:rPr>
          <w:lang w:val="es-CO"/>
        </w:rPr>
        <w:t>abla</w:t>
      </w:r>
      <w:r>
        <w:rPr>
          <w:spacing w:val="1"/>
          <w:lang w:val="es-CO"/>
        </w:rPr>
        <w:t xml:space="preserve"> </w:t>
      </w:r>
      <w:r>
        <w:rPr>
          <w:color w:val="00004C"/>
          <w:spacing w:val="1"/>
          <w:lang w:val="es-CO"/>
        </w:rPr>
        <w:t xml:space="preserve">3 </w:t>
      </w:r>
      <w:r>
        <w:rPr>
          <w:lang w:val="es-CO"/>
        </w:rPr>
        <w:t>se</w:t>
      </w:r>
      <w:r>
        <w:rPr>
          <w:spacing w:val="1"/>
          <w:lang w:val="es-CO"/>
        </w:rPr>
        <w:t xml:space="preserve"> </w:t>
      </w:r>
      <w:r>
        <w:rPr>
          <w:lang w:val="es-CO"/>
        </w:rPr>
        <w:t>presentan</w:t>
      </w:r>
      <w:r>
        <w:rPr>
          <w:spacing w:val="1"/>
          <w:lang w:val="es-CO"/>
        </w:rPr>
        <w:t xml:space="preserve"> </w:t>
      </w:r>
      <w:r>
        <w:rPr>
          <w:lang w:val="es-CO"/>
        </w:rPr>
        <w:t>los</w:t>
      </w:r>
      <w:r>
        <w:rPr>
          <w:spacing w:val="1"/>
          <w:lang w:val="es-CO"/>
        </w:rPr>
        <w:t xml:space="preserve"> </w:t>
      </w:r>
      <w:r>
        <w:rPr>
          <w:lang w:val="es-CO"/>
        </w:rPr>
        <w:t>coeficientes</w:t>
      </w:r>
      <w:r>
        <w:rPr>
          <w:spacing w:val="1"/>
          <w:lang w:val="es-CO"/>
        </w:rPr>
        <w:t xml:space="preserve"> </w:t>
      </w:r>
      <w:r>
        <w:rPr>
          <w:lang w:val="es-CO"/>
        </w:rPr>
        <w:t>de los</w:t>
      </w:r>
      <w:r>
        <w:rPr>
          <w:spacing w:val="1"/>
          <w:lang w:val="es-CO"/>
        </w:rPr>
        <w:t xml:space="preserve"> </w:t>
      </w:r>
      <w:r>
        <w:rPr>
          <w:lang w:val="es-CO"/>
        </w:rPr>
        <w:t>efectos</w:t>
      </w:r>
      <w:r>
        <w:rPr>
          <w:spacing w:val="1"/>
          <w:lang w:val="es-CO"/>
        </w:rPr>
        <w:t xml:space="preserve"> </w:t>
      </w:r>
      <w:r>
        <w:rPr>
          <w:lang w:val="es-CO"/>
        </w:rPr>
        <w:t>aleatorios</w:t>
      </w:r>
      <w:r>
        <w:rPr>
          <w:spacing w:val="1"/>
          <w:lang w:val="es-CO"/>
        </w:rPr>
        <w:t xml:space="preserve"> </w:t>
      </w:r>
      <w:r>
        <w:rPr>
          <w:lang w:val="es-CO"/>
        </w:rPr>
        <w:t>para</w:t>
      </w:r>
      <w:r>
        <w:rPr>
          <w:spacing w:val="1"/>
          <w:lang w:val="es-CO"/>
        </w:rPr>
        <w:t xml:space="preserve"> </w:t>
      </w:r>
      <w:r>
        <w:rPr>
          <w:lang w:val="es-CO"/>
        </w:rPr>
        <w:t>cada</w:t>
      </w:r>
      <w:r>
        <w:rPr>
          <w:spacing w:val="1"/>
          <w:lang w:val="es-CO"/>
        </w:rPr>
        <w:t xml:space="preserve"> </w:t>
      </w:r>
      <w:r>
        <w:rPr>
          <w:lang w:val="es-CO"/>
        </w:rPr>
        <w:t>cuenca</w:t>
      </w:r>
      <w:r>
        <w:rPr>
          <w:spacing w:val="1"/>
          <w:lang w:val="es-CO"/>
        </w:rPr>
        <w:t xml:space="preserve"> </w:t>
      </w:r>
      <w:r>
        <w:rPr>
          <w:lang w:val="es-CO"/>
        </w:rPr>
        <w:t>utilizada</w:t>
      </w:r>
      <w:r>
        <w:rPr>
          <w:spacing w:val="1"/>
          <w:lang w:val="es-CO"/>
        </w:rPr>
        <w:t xml:space="preserve"> </w:t>
      </w:r>
      <w:r>
        <w:rPr>
          <w:spacing w:val="-4"/>
          <w:lang w:val="es-CO"/>
        </w:rPr>
        <w:t xml:space="preserve">como </w:t>
      </w:r>
      <w:r>
        <w:rPr>
          <w:lang w:val="es-CO"/>
        </w:rPr>
        <w:t>variable</w:t>
      </w:r>
      <w:r>
        <w:rPr>
          <w:spacing w:val="-5"/>
          <w:lang w:val="es-CO"/>
        </w:rPr>
        <w:t xml:space="preserve"> </w:t>
      </w:r>
      <w:r>
        <w:rPr>
          <w:lang w:val="es-CO"/>
        </w:rPr>
        <w:t>aleatoria</w:t>
      </w:r>
      <w:r>
        <w:rPr>
          <w:spacing w:val="-5"/>
          <w:lang w:val="es-CO"/>
        </w:rPr>
        <w:t xml:space="preserve"> </w:t>
      </w:r>
      <w:r>
        <w:rPr>
          <w:lang w:val="es-CO"/>
        </w:rPr>
        <w:t>en</w:t>
      </w:r>
      <w:r>
        <w:rPr>
          <w:spacing w:val="-4"/>
          <w:lang w:val="es-CO"/>
        </w:rPr>
        <w:t xml:space="preserve"> </w:t>
      </w:r>
      <w:r>
        <w:rPr>
          <w:lang w:val="es-CO"/>
        </w:rPr>
        <w:t>el</w:t>
      </w:r>
      <w:r>
        <w:rPr>
          <w:spacing w:val="-5"/>
          <w:lang w:val="es-CO"/>
        </w:rPr>
        <w:t xml:space="preserve"> </w:t>
      </w:r>
      <w:r>
        <w:rPr>
          <w:lang w:val="es-CO"/>
        </w:rPr>
        <w:t>modelo</w:t>
      </w:r>
      <w:r>
        <w:rPr>
          <w:spacing w:val="-4"/>
          <w:lang w:val="es-CO"/>
        </w:rPr>
        <w:t xml:space="preserve"> </w:t>
      </w:r>
      <w:r>
        <w:rPr>
          <w:lang w:val="es-CO"/>
        </w:rPr>
        <w:t>multinivel.</w:t>
      </w:r>
      <w:r>
        <w:rPr>
          <w:spacing w:val="8"/>
          <w:lang w:val="es-CO"/>
        </w:rPr>
        <w:t xml:space="preserve"> </w:t>
      </w:r>
      <w:r>
        <w:rPr>
          <w:lang w:val="es-CO"/>
        </w:rPr>
        <w:t>El</w:t>
      </w:r>
      <w:r>
        <w:rPr>
          <w:spacing w:val="-5"/>
          <w:lang w:val="es-CO"/>
        </w:rPr>
        <w:t xml:space="preserve"> </w:t>
      </w:r>
      <w:r>
        <w:rPr>
          <w:lang w:val="es-CO"/>
        </w:rPr>
        <w:t>intercepto</w:t>
      </w:r>
      <w:r>
        <w:rPr>
          <w:spacing w:val="-4"/>
          <w:lang w:val="es-CO"/>
        </w:rPr>
        <w:t xml:space="preserve"> </w:t>
      </w:r>
      <w:r>
        <w:rPr>
          <w:lang w:val="es-CO"/>
        </w:rPr>
        <w:t>para</w:t>
      </w:r>
      <w:r>
        <w:rPr>
          <w:spacing w:val="-5"/>
          <w:lang w:val="es-CO"/>
        </w:rPr>
        <w:t xml:space="preserve"> </w:t>
      </w:r>
      <w:r>
        <w:rPr>
          <w:lang w:val="es-CO"/>
        </w:rPr>
        <w:t>cada</w:t>
      </w:r>
      <w:r>
        <w:rPr>
          <w:spacing w:val="-4"/>
          <w:lang w:val="es-CO"/>
        </w:rPr>
        <w:t xml:space="preserve"> </w:t>
      </w:r>
      <w:r>
        <w:rPr>
          <w:lang w:val="es-CO"/>
        </w:rPr>
        <w:t>cuenca</w:t>
      </w:r>
      <w:r>
        <w:rPr>
          <w:spacing w:val="-5"/>
          <w:lang w:val="es-CO"/>
        </w:rPr>
        <w:t xml:space="preserve"> </w:t>
      </w:r>
      <w:r>
        <w:rPr>
          <w:lang w:val="es-CO"/>
        </w:rPr>
        <w:t>es</w:t>
      </w:r>
      <w:r>
        <w:rPr>
          <w:spacing w:val="-5"/>
          <w:lang w:val="es-CO"/>
        </w:rPr>
        <w:t xml:space="preserve"> </w:t>
      </w:r>
      <w:r>
        <w:rPr>
          <w:lang w:val="es-CO"/>
        </w:rPr>
        <w:t>0,</w:t>
      </w:r>
      <w:r>
        <w:rPr>
          <w:spacing w:val="-3"/>
          <w:lang w:val="es-CO"/>
        </w:rPr>
        <w:t xml:space="preserve"> </w:t>
      </w:r>
      <w:r>
        <w:rPr>
          <w:lang w:val="es-CO"/>
        </w:rPr>
        <w:t>lo</w:t>
      </w:r>
      <w:r>
        <w:rPr>
          <w:spacing w:val="-5"/>
          <w:lang w:val="es-CO"/>
        </w:rPr>
        <w:t xml:space="preserve"> </w:t>
      </w:r>
      <w:r>
        <w:rPr>
          <w:lang w:val="es-CO"/>
        </w:rPr>
        <w:t>cual</w:t>
      </w:r>
      <w:r>
        <w:rPr>
          <w:spacing w:val="-4"/>
          <w:lang w:val="es-CO"/>
        </w:rPr>
        <w:t xml:space="preserve"> </w:t>
      </w:r>
      <w:r>
        <w:rPr>
          <w:lang w:val="es-CO"/>
        </w:rPr>
        <w:t>implica</w:t>
      </w:r>
      <w:r>
        <w:rPr>
          <w:spacing w:val="-5"/>
          <w:lang w:val="es-CO"/>
        </w:rPr>
        <w:t xml:space="preserve"> </w:t>
      </w:r>
      <w:r>
        <w:rPr>
          <w:lang w:val="es-CO"/>
        </w:rPr>
        <w:t>que</w:t>
      </w:r>
      <w:r>
        <w:rPr>
          <w:spacing w:val="-4"/>
          <w:lang w:val="es-CO"/>
        </w:rPr>
        <w:t xml:space="preserve"> </w:t>
      </w:r>
      <w:r>
        <w:rPr>
          <w:spacing w:val="-5"/>
          <w:lang w:val="es-CO"/>
        </w:rPr>
        <w:t xml:space="preserve">el </w:t>
      </w:r>
      <w:r>
        <w:rPr>
          <w:lang w:val="es-CO"/>
        </w:rPr>
        <w:t>punto</w:t>
      </w:r>
      <w:r>
        <w:rPr>
          <w:spacing w:val="-6"/>
          <w:lang w:val="es-CO"/>
        </w:rPr>
        <w:t xml:space="preserve"> </w:t>
      </w:r>
      <w:r>
        <w:rPr>
          <w:lang w:val="es-CO"/>
        </w:rPr>
        <w:t>de</w:t>
      </w:r>
      <w:r>
        <w:rPr>
          <w:spacing w:val="-5"/>
          <w:lang w:val="es-CO"/>
        </w:rPr>
        <w:t xml:space="preserve"> </w:t>
      </w:r>
      <w:r>
        <w:rPr>
          <w:lang w:val="es-CO"/>
        </w:rPr>
        <w:t>partida</w:t>
      </w:r>
      <w:r>
        <w:rPr>
          <w:spacing w:val="-6"/>
          <w:lang w:val="es-CO"/>
        </w:rPr>
        <w:t xml:space="preserve"> </w:t>
      </w:r>
      <w:r>
        <w:rPr>
          <w:lang w:val="es-CO"/>
        </w:rPr>
        <w:t>de</w:t>
      </w:r>
      <w:r>
        <w:rPr>
          <w:spacing w:val="-5"/>
          <w:lang w:val="es-CO"/>
        </w:rPr>
        <w:t xml:space="preserve"> </w:t>
      </w:r>
      <w:r>
        <w:rPr>
          <w:lang w:val="es-CO"/>
        </w:rPr>
        <w:t>la</w:t>
      </w:r>
      <w:r>
        <w:rPr>
          <w:spacing w:val="-6"/>
          <w:lang w:val="es-CO"/>
        </w:rPr>
        <w:t xml:space="preserve"> </w:t>
      </w:r>
      <w:r>
        <w:rPr>
          <w:lang w:val="es-CO"/>
        </w:rPr>
        <w:t>predicción</w:t>
      </w:r>
      <w:r>
        <w:rPr>
          <w:spacing w:val="-5"/>
          <w:lang w:val="es-CO"/>
        </w:rPr>
        <w:t xml:space="preserve"> </w:t>
      </w:r>
      <w:r>
        <w:rPr>
          <w:lang w:val="es-CO"/>
        </w:rPr>
        <w:t>es</w:t>
      </w:r>
      <w:r>
        <w:rPr>
          <w:spacing w:val="-5"/>
          <w:lang w:val="es-CO"/>
        </w:rPr>
        <w:t xml:space="preserve"> </w:t>
      </w:r>
      <w:r>
        <w:rPr>
          <w:lang w:val="es-CO"/>
        </w:rPr>
        <w:t>consistente</w:t>
      </w:r>
      <w:r>
        <w:rPr>
          <w:spacing w:val="-6"/>
          <w:lang w:val="es-CO"/>
        </w:rPr>
        <w:t xml:space="preserve"> </w:t>
      </w:r>
      <w:r>
        <w:rPr>
          <w:lang w:val="es-CO"/>
        </w:rPr>
        <w:t>entre</w:t>
      </w:r>
      <w:r>
        <w:rPr>
          <w:spacing w:val="-5"/>
          <w:lang w:val="es-CO"/>
        </w:rPr>
        <w:t xml:space="preserve"> </w:t>
      </w:r>
      <w:r>
        <w:rPr>
          <w:lang w:val="es-CO"/>
        </w:rPr>
        <w:t>todas</w:t>
      </w:r>
      <w:r>
        <w:rPr>
          <w:spacing w:val="-6"/>
          <w:lang w:val="es-CO"/>
        </w:rPr>
        <w:t xml:space="preserve"> </w:t>
      </w:r>
      <w:r>
        <w:rPr>
          <w:lang w:val="es-CO"/>
        </w:rPr>
        <w:t>las</w:t>
      </w:r>
      <w:r>
        <w:rPr>
          <w:spacing w:val="-5"/>
          <w:lang w:val="es-CO"/>
        </w:rPr>
        <w:t xml:space="preserve"> </w:t>
      </w:r>
      <w:r>
        <w:rPr>
          <w:lang w:val="es-CO"/>
        </w:rPr>
        <w:t>cuencas.</w:t>
      </w:r>
      <w:r>
        <w:rPr>
          <w:spacing w:val="11"/>
          <w:lang w:val="es-CO"/>
        </w:rPr>
        <w:t xml:space="preserve"> </w:t>
      </w:r>
      <w:r>
        <w:rPr>
          <w:lang w:val="es-CO"/>
        </w:rPr>
        <w:t>En</w:t>
      </w:r>
      <w:r>
        <w:rPr>
          <w:spacing w:val="-5"/>
          <w:lang w:val="es-CO"/>
        </w:rPr>
        <w:t xml:space="preserve"> </w:t>
      </w:r>
      <w:r>
        <w:rPr>
          <w:lang w:val="es-CO"/>
        </w:rPr>
        <w:t>la</w:t>
      </w:r>
      <w:ins w:id="534" w:author="Daniel Bertin Ugarte" w:date="2026-01-29T17:10:00Z" w16du:dateUtc="2026-01-29T20:10:00Z">
        <w:r w:rsidR="00D42E19">
          <w:rPr>
            <w:lang w:val="es-CO"/>
          </w:rPr>
          <w:t>s</w:t>
        </w:r>
      </w:ins>
      <w:r>
        <w:rPr>
          <w:spacing w:val="-5"/>
          <w:lang w:val="es-CO"/>
        </w:rPr>
        <w:t xml:space="preserve"> </w:t>
      </w:r>
      <w:r>
        <w:rPr>
          <w:lang w:val="es-CO"/>
        </w:rPr>
        <w:t>cuenca</w:t>
      </w:r>
      <w:ins w:id="535" w:author="Daniel Bertin Ugarte" w:date="2026-01-29T17:10:00Z" w16du:dateUtc="2026-01-29T20:10:00Z">
        <w:r w:rsidR="00D42E19">
          <w:rPr>
            <w:lang w:val="es-CO"/>
          </w:rPr>
          <w:t>s</w:t>
        </w:r>
      </w:ins>
      <w:r>
        <w:rPr>
          <w:spacing w:val="-6"/>
          <w:lang w:val="es-CO"/>
        </w:rPr>
        <w:t xml:space="preserve"> </w:t>
      </w:r>
      <w:r>
        <w:rPr>
          <w:lang w:val="es-CO"/>
        </w:rPr>
        <w:t>del</w:t>
      </w:r>
      <w:r>
        <w:rPr>
          <w:spacing w:val="-5"/>
          <w:lang w:val="es-CO"/>
        </w:rPr>
        <w:t xml:space="preserve"> </w:t>
      </w:r>
      <w:r>
        <w:rPr>
          <w:lang w:val="es-CO"/>
        </w:rPr>
        <w:t>Atrato</w:t>
      </w:r>
      <w:r>
        <w:rPr>
          <w:spacing w:val="-6"/>
          <w:lang w:val="es-CO"/>
        </w:rPr>
        <w:t xml:space="preserve"> </w:t>
      </w:r>
      <w:r>
        <w:rPr>
          <w:lang w:val="es-CO"/>
        </w:rPr>
        <w:t>y</w:t>
      </w:r>
      <w:r>
        <w:rPr>
          <w:spacing w:val="-5"/>
          <w:lang w:val="es-CO"/>
        </w:rPr>
        <w:t xml:space="preserve"> del </w:t>
      </w:r>
      <w:r>
        <w:rPr>
          <w:lang w:val="es-CO"/>
        </w:rPr>
        <w:t>Magdalena,</w:t>
      </w:r>
      <w:r>
        <w:rPr>
          <w:spacing w:val="1"/>
          <w:lang w:val="es-CO"/>
        </w:rPr>
        <w:t xml:space="preserve"> </w:t>
      </w:r>
      <w:r>
        <w:rPr>
          <w:lang w:val="es-CO"/>
        </w:rPr>
        <w:t>el</w:t>
      </w:r>
      <w:r>
        <w:rPr>
          <w:spacing w:val="-1"/>
          <w:lang w:val="es-CO"/>
        </w:rPr>
        <w:t xml:space="preserve"> </w:t>
      </w:r>
      <w:r>
        <w:rPr>
          <w:lang w:val="es-CO"/>
        </w:rPr>
        <w:t>coeficiente</w:t>
      </w:r>
      <w:r>
        <w:rPr>
          <w:spacing w:val="-1"/>
          <w:lang w:val="es-CO"/>
        </w:rPr>
        <w:t xml:space="preserve"> </w:t>
      </w:r>
      <w:r>
        <w:rPr>
          <w:lang w:val="es-CO"/>
        </w:rPr>
        <w:t>de</w:t>
      </w:r>
      <w:r>
        <w:rPr>
          <w:spacing w:val="-1"/>
          <w:lang w:val="es-CO"/>
        </w:rPr>
        <w:t xml:space="preserve"> </w:t>
      </w:r>
      <w:r>
        <w:rPr>
          <w:lang w:val="es-CO"/>
        </w:rPr>
        <w:t>la</w:t>
      </w:r>
      <w:r>
        <w:rPr>
          <w:spacing w:val="-1"/>
          <w:lang w:val="es-CO"/>
        </w:rPr>
        <w:t xml:space="preserve"> </w:t>
      </w:r>
      <w:r>
        <w:rPr>
          <w:lang w:val="es-CO"/>
        </w:rPr>
        <w:t>elevación</w:t>
      </w:r>
      <w:r>
        <w:rPr>
          <w:spacing w:val="-1"/>
          <w:lang w:val="es-CO"/>
        </w:rPr>
        <w:t xml:space="preserve"> </w:t>
      </w:r>
      <w:r>
        <w:rPr>
          <w:lang w:val="es-CO"/>
        </w:rPr>
        <w:t>media</w:t>
      </w:r>
      <w:r>
        <w:rPr>
          <w:spacing w:val="-1"/>
          <w:lang w:val="es-CO"/>
        </w:rPr>
        <w:t xml:space="preserve"> </w:t>
      </w:r>
      <w:r>
        <w:rPr>
          <w:lang w:val="es-CO"/>
        </w:rPr>
        <w:t>es</w:t>
      </w:r>
      <w:r>
        <w:rPr>
          <w:spacing w:val="-2"/>
          <w:lang w:val="es-CO"/>
        </w:rPr>
        <w:t xml:space="preserve"> </w:t>
      </w:r>
      <w:r>
        <w:rPr>
          <w:lang w:val="es-CO"/>
        </w:rPr>
        <w:t>negativo</w:t>
      </w:r>
      <w:del w:id="536" w:author="Daniel Bertin Ugarte" w:date="2026-01-29T17:10:00Z" w16du:dateUtc="2026-01-29T20:10:00Z">
        <w:r w:rsidDel="00D42E19">
          <w:rPr>
            <w:spacing w:val="-1"/>
            <w:lang w:val="es-CO"/>
          </w:rPr>
          <w:delText xml:space="preserve"> </w:delText>
        </w:r>
        <w:r w:rsidDel="00D42E19">
          <w:rPr>
            <w:lang w:val="es-CO"/>
          </w:rPr>
          <w:delText>(-0.032)</w:delText>
        </w:r>
        <w:r w:rsidDel="00D42E19">
          <w:rPr>
            <w:spacing w:val="-1"/>
            <w:lang w:val="es-CO"/>
          </w:rPr>
          <w:delText xml:space="preserve"> </w:delText>
        </w:r>
        <w:r w:rsidDel="00D42E19">
          <w:rPr>
            <w:lang w:val="es-CO"/>
          </w:rPr>
          <w:delText>y</w:delText>
        </w:r>
        <w:r w:rsidDel="00D42E19">
          <w:rPr>
            <w:spacing w:val="-1"/>
            <w:lang w:val="es-CO"/>
          </w:rPr>
          <w:delText xml:space="preserve"> </w:delText>
        </w:r>
        <w:r w:rsidDel="00D42E19">
          <w:rPr>
            <w:lang w:val="es-CO"/>
          </w:rPr>
          <w:delText>(-0.043),</w:delText>
        </w:r>
        <w:r w:rsidDel="00D42E19">
          <w:rPr>
            <w:spacing w:val="2"/>
            <w:lang w:val="es-CO"/>
          </w:rPr>
          <w:delText xml:space="preserve"> </w:delText>
        </w:r>
        <w:r w:rsidDel="00D42E19">
          <w:rPr>
            <w:lang w:val="es-CO"/>
          </w:rPr>
          <w:delText>respectivamente</w:delText>
        </w:r>
      </w:del>
      <w:r>
        <w:rPr>
          <w:lang w:val="es-CO"/>
        </w:rPr>
        <w:t>,</w:t>
      </w:r>
      <w:r>
        <w:rPr>
          <w:spacing w:val="1"/>
          <w:lang w:val="es-CO"/>
        </w:rPr>
        <w:t xml:space="preserve"> </w:t>
      </w:r>
      <w:r>
        <w:rPr>
          <w:spacing w:val="-5"/>
          <w:lang w:val="es-CO"/>
        </w:rPr>
        <w:t xml:space="preserve">lo </w:t>
      </w:r>
      <w:r>
        <w:rPr>
          <w:lang w:val="es-CO"/>
        </w:rPr>
        <w:t>cual</w:t>
      </w:r>
      <w:r>
        <w:rPr>
          <w:spacing w:val="-11"/>
          <w:lang w:val="es-CO"/>
        </w:rPr>
        <w:t xml:space="preserve"> </w:t>
      </w:r>
      <w:r>
        <w:rPr>
          <w:lang w:val="es-CO"/>
        </w:rPr>
        <w:t>indica</w:t>
      </w:r>
      <w:r>
        <w:rPr>
          <w:spacing w:val="-10"/>
          <w:lang w:val="es-CO"/>
        </w:rPr>
        <w:t xml:space="preserve"> </w:t>
      </w:r>
      <w:r>
        <w:rPr>
          <w:lang w:val="es-CO"/>
        </w:rPr>
        <w:t>que</w:t>
      </w:r>
      <w:del w:id="537" w:author="Daniel Bertin Ugarte" w:date="2026-01-29T17:10:00Z" w16du:dateUtc="2026-01-29T20:10:00Z">
        <w:r w:rsidDel="00D42E19">
          <w:rPr>
            <w:lang w:val="es-CO"/>
          </w:rPr>
          <w:delText>,</w:delText>
        </w:r>
        <w:r w:rsidDel="00D42E19">
          <w:rPr>
            <w:spacing w:val="-7"/>
            <w:lang w:val="es-CO"/>
          </w:rPr>
          <w:delText xml:space="preserve"> </w:delText>
        </w:r>
        <w:r w:rsidDel="00D42E19">
          <w:rPr>
            <w:lang w:val="es-CO"/>
          </w:rPr>
          <w:delText>para</w:delText>
        </w:r>
        <w:r w:rsidDel="00D42E19">
          <w:rPr>
            <w:spacing w:val="-10"/>
            <w:lang w:val="es-CO"/>
          </w:rPr>
          <w:delText xml:space="preserve"> </w:delText>
        </w:r>
        <w:r w:rsidDel="00D42E19">
          <w:rPr>
            <w:lang w:val="es-CO"/>
          </w:rPr>
          <w:delText>estas</w:delText>
        </w:r>
        <w:r w:rsidDel="00D42E19">
          <w:rPr>
            <w:spacing w:val="-10"/>
            <w:lang w:val="es-CO"/>
          </w:rPr>
          <w:delText xml:space="preserve"> </w:delText>
        </w:r>
        <w:r w:rsidDel="00D42E19">
          <w:rPr>
            <w:lang w:val="es-CO"/>
          </w:rPr>
          <w:delText>cuencas,</w:delText>
        </w:r>
      </w:del>
      <w:r>
        <w:rPr>
          <w:spacing w:val="-7"/>
          <w:lang w:val="es-CO"/>
        </w:rPr>
        <w:t xml:space="preserve"> </w:t>
      </w:r>
      <w:r>
        <w:rPr>
          <w:lang w:val="es-CO"/>
        </w:rPr>
        <w:t>la</w:t>
      </w:r>
      <w:r>
        <w:rPr>
          <w:spacing w:val="-10"/>
          <w:lang w:val="es-CO"/>
        </w:rPr>
        <w:t xml:space="preserve"> </w:t>
      </w:r>
      <w:r>
        <w:rPr>
          <w:lang w:val="es-CO"/>
        </w:rPr>
        <w:t>elevación</w:t>
      </w:r>
      <w:r>
        <w:rPr>
          <w:spacing w:val="-9"/>
          <w:lang w:val="es-CO"/>
        </w:rPr>
        <w:t xml:space="preserve"> </w:t>
      </w:r>
      <w:r>
        <w:rPr>
          <w:lang w:val="es-CO"/>
        </w:rPr>
        <w:t>tiene</w:t>
      </w:r>
      <w:r>
        <w:rPr>
          <w:spacing w:val="-10"/>
          <w:lang w:val="es-CO"/>
        </w:rPr>
        <w:t xml:space="preserve"> </w:t>
      </w:r>
      <w:r>
        <w:rPr>
          <w:lang w:val="es-CO"/>
        </w:rPr>
        <w:t>un</w:t>
      </w:r>
      <w:r>
        <w:rPr>
          <w:spacing w:val="-11"/>
          <w:lang w:val="es-CO"/>
        </w:rPr>
        <w:t xml:space="preserve"> </w:t>
      </w:r>
      <w:r>
        <w:rPr>
          <w:lang w:val="es-CO"/>
        </w:rPr>
        <w:t>efecto</w:t>
      </w:r>
      <w:r>
        <w:rPr>
          <w:spacing w:val="-10"/>
          <w:lang w:val="es-CO"/>
        </w:rPr>
        <w:t xml:space="preserve"> </w:t>
      </w:r>
      <w:r>
        <w:rPr>
          <w:lang w:val="es-CO"/>
        </w:rPr>
        <w:t>ligeramente</w:t>
      </w:r>
      <w:r>
        <w:rPr>
          <w:spacing w:val="-10"/>
          <w:lang w:val="es-CO"/>
        </w:rPr>
        <w:t xml:space="preserve"> </w:t>
      </w:r>
      <w:r>
        <w:rPr>
          <w:lang w:val="es-CO"/>
        </w:rPr>
        <w:t>reducido</w:t>
      </w:r>
      <w:r>
        <w:rPr>
          <w:spacing w:val="-9"/>
          <w:lang w:val="es-CO"/>
        </w:rPr>
        <w:t xml:space="preserve"> </w:t>
      </w:r>
      <w:r>
        <w:rPr>
          <w:lang w:val="es-CO"/>
        </w:rPr>
        <w:t>sobre</w:t>
      </w:r>
      <w:r>
        <w:rPr>
          <w:spacing w:val="-10"/>
          <w:lang w:val="es-CO"/>
        </w:rPr>
        <w:t xml:space="preserve"> </w:t>
      </w:r>
      <w:r>
        <w:rPr>
          <w:lang w:val="es-CO"/>
        </w:rPr>
        <w:t>la</w:t>
      </w:r>
      <w:r>
        <w:rPr>
          <w:spacing w:val="-10"/>
          <w:lang w:val="es-CO"/>
        </w:rPr>
        <w:t xml:space="preserve"> </w:t>
      </w:r>
      <w:r>
        <w:rPr>
          <w:spacing w:val="-2"/>
          <w:lang w:val="es-CO"/>
        </w:rPr>
        <w:t>suscep</w:t>
      </w:r>
      <w:r>
        <w:rPr>
          <w:lang w:val="es-CO"/>
        </w:rPr>
        <w:t>tibilidad</w:t>
      </w:r>
      <w:r>
        <w:rPr>
          <w:spacing w:val="-9"/>
          <w:lang w:val="es-CO"/>
        </w:rPr>
        <w:t xml:space="preserve"> </w:t>
      </w:r>
      <w:r>
        <w:rPr>
          <w:lang w:val="es-CO"/>
        </w:rPr>
        <w:t>a</w:t>
      </w:r>
      <w:r>
        <w:rPr>
          <w:spacing w:val="-9"/>
          <w:lang w:val="es-CO"/>
        </w:rPr>
        <w:t xml:space="preserve"> m</w:t>
      </w:r>
      <w:r>
        <w:rPr>
          <w:lang w:val="es-CO"/>
        </w:rPr>
        <w:t>ovimientos</w:t>
      </w:r>
      <w:r>
        <w:rPr>
          <w:spacing w:val="-9"/>
          <w:lang w:val="es-CO"/>
        </w:rPr>
        <w:t xml:space="preserve"> </w:t>
      </w:r>
      <w:r>
        <w:rPr>
          <w:lang w:val="es-CO"/>
        </w:rPr>
        <w:t>en</w:t>
      </w:r>
      <w:r>
        <w:rPr>
          <w:spacing w:val="-9"/>
          <w:lang w:val="es-CO"/>
        </w:rPr>
        <w:t xml:space="preserve"> </w:t>
      </w:r>
      <w:r>
        <w:rPr>
          <w:lang w:val="es-CO"/>
        </w:rPr>
        <w:t>masa</w:t>
      </w:r>
      <w:r>
        <w:rPr>
          <w:spacing w:val="-9"/>
          <w:lang w:val="es-CO"/>
        </w:rPr>
        <w:t xml:space="preserve"> </w:t>
      </w:r>
      <w:r>
        <w:rPr>
          <w:lang w:val="es-CO"/>
        </w:rPr>
        <w:t>comparado</w:t>
      </w:r>
      <w:r>
        <w:rPr>
          <w:spacing w:val="-9"/>
          <w:lang w:val="es-CO"/>
        </w:rPr>
        <w:t xml:space="preserve"> </w:t>
      </w:r>
      <w:r>
        <w:rPr>
          <w:lang w:val="es-CO"/>
        </w:rPr>
        <w:t>con</w:t>
      </w:r>
      <w:r>
        <w:rPr>
          <w:spacing w:val="-9"/>
          <w:lang w:val="es-CO"/>
        </w:rPr>
        <w:t xml:space="preserve"> </w:t>
      </w:r>
      <w:r>
        <w:rPr>
          <w:lang w:val="es-CO"/>
        </w:rPr>
        <w:t>el</w:t>
      </w:r>
      <w:r>
        <w:rPr>
          <w:spacing w:val="-9"/>
          <w:lang w:val="es-CO"/>
        </w:rPr>
        <w:t xml:space="preserve"> </w:t>
      </w:r>
      <w:r>
        <w:rPr>
          <w:lang w:val="es-CO"/>
        </w:rPr>
        <w:t>valor</w:t>
      </w:r>
      <w:r>
        <w:rPr>
          <w:spacing w:val="-9"/>
          <w:lang w:val="es-CO"/>
        </w:rPr>
        <w:t xml:space="preserve"> </w:t>
      </w:r>
      <w:r>
        <w:rPr>
          <w:lang w:val="es-CO"/>
        </w:rPr>
        <w:t>general</w:t>
      </w:r>
      <w:r>
        <w:rPr>
          <w:spacing w:val="-9"/>
          <w:lang w:val="es-CO"/>
        </w:rPr>
        <w:t xml:space="preserve"> </w:t>
      </w:r>
      <w:r>
        <w:rPr>
          <w:lang w:val="es-CO"/>
        </w:rPr>
        <w:t>del</w:t>
      </w:r>
      <w:r>
        <w:rPr>
          <w:spacing w:val="-9"/>
          <w:lang w:val="es-CO"/>
        </w:rPr>
        <w:t xml:space="preserve"> </w:t>
      </w:r>
      <w:r>
        <w:rPr>
          <w:lang w:val="es-CO"/>
        </w:rPr>
        <w:t>modelo. En</w:t>
      </w:r>
      <w:r>
        <w:rPr>
          <w:spacing w:val="-9"/>
          <w:lang w:val="es-CO"/>
        </w:rPr>
        <w:t xml:space="preserve"> </w:t>
      </w:r>
      <w:r>
        <w:rPr>
          <w:lang w:val="es-CO"/>
        </w:rPr>
        <w:t>la</w:t>
      </w:r>
      <w:r>
        <w:rPr>
          <w:spacing w:val="-9"/>
          <w:lang w:val="es-CO"/>
        </w:rPr>
        <w:t xml:space="preserve"> </w:t>
      </w:r>
      <w:r>
        <w:rPr>
          <w:lang w:val="es-CO"/>
        </w:rPr>
        <w:t>cuenca</w:t>
      </w:r>
      <w:r>
        <w:rPr>
          <w:spacing w:val="-9"/>
          <w:lang w:val="es-CO"/>
        </w:rPr>
        <w:t xml:space="preserve"> </w:t>
      </w:r>
      <w:r>
        <w:rPr>
          <w:lang w:val="es-CO"/>
        </w:rPr>
        <w:t>del</w:t>
      </w:r>
      <w:r>
        <w:rPr>
          <w:spacing w:val="-9"/>
          <w:lang w:val="es-CO"/>
        </w:rPr>
        <w:t xml:space="preserve"> </w:t>
      </w:r>
      <w:r>
        <w:rPr>
          <w:lang w:val="es-CO"/>
        </w:rPr>
        <w:t>Cauca,</w:t>
      </w:r>
      <w:ins w:id="538" w:author="Daniel Bertin Ugarte" w:date="2026-01-29T17:11:00Z" w16du:dateUtc="2026-01-29T20:11:00Z">
        <w:r w:rsidR="00D42E19">
          <w:rPr>
            <w:lang w:val="es-CO"/>
          </w:rPr>
          <w:t xml:space="preserve"> en tanto,</w:t>
        </w:r>
      </w:ins>
      <w:r>
        <w:rPr>
          <w:spacing w:val="77"/>
          <w:lang w:val="es-CO"/>
        </w:rPr>
        <w:t xml:space="preserve"> </w:t>
      </w:r>
      <w:r>
        <w:rPr>
          <w:lang w:val="es-CO"/>
        </w:rPr>
        <w:t>e</w:t>
      </w:r>
      <w:ins w:id="539" w:author="Daniel Bertin Ugarte" w:date="2026-01-29T17:10:00Z" w16du:dateUtc="2026-01-29T20:10:00Z">
        <w:r w:rsidR="00D42E19">
          <w:rPr>
            <w:lang w:val="es-CO"/>
          </w:rPr>
          <w:t>ste</w:t>
        </w:r>
      </w:ins>
      <w:del w:id="540" w:author="Daniel Bertin Ugarte" w:date="2026-01-29T17:10:00Z" w16du:dateUtc="2026-01-29T20:10:00Z">
        <w:r w:rsidDel="00D42E19">
          <w:rPr>
            <w:lang w:val="es-CO"/>
          </w:rPr>
          <w:delText>l</w:delText>
        </w:r>
      </w:del>
      <w:r>
        <w:rPr>
          <w:lang w:val="es-CO"/>
        </w:rPr>
        <w:t xml:space="preserve"> coeficiente es positivo</w:t>
      </w:r>
      <w:del w:id="541" w:author="Daniel Bertin Ugarte" w:date="2026-01-29T17:10:00Z" w16du:dateUtc="2026-01-29T20:10:00Z">
        <w:r w:rsidDel="00D42E19">
          <w:rPr>
            <w:lang w:val="es-CO"/>
          </w:rPr>
          <w:delText xml:space="preserve"> (0.073)</w:delText>
        </w:r>
      </w:del>
      <w:r>
        <w:rPr>
          <w:lang w:val="es-CO"/>
        </w:rPr>
        <w:t xml:space="preserve">, </w:t>
      </w:r>
      <w:del w:id="542" w:author="Daniel Bertin Ugarte" w:date="2026-01-29T17:10:00Z" w16du:dateUtc="2026-01-29T20:10:00Z">
        <w:r w:rsidDel="00D42E19">
          <w:rPr>
            <w:lang w:val="es-CO"/>
          </w:rPr>
          <w:delText>lo cual sugiere</w:delText>
        </w:r>
      </w:del>
      <w:ins w:id="543" w:author="Daniel Bertin Ugarte" w:date="2026-01-29T17:10:00Z" w16du:dateUtc="2026-01-29T20:10:00Z">
        <w:r w:rsidR="00D42E19">
          <w:rPr>
            <w:lang w:val="es-CO"/>
          </w:rPr>
          <w:t>indicando</w:t>
        </w:r>
      </w:ins>
      <w:r>
        <w:rPr>
          <w:lang w:val="es-CO"/>
        </w:rPr>
        <w:t xml:space="preserve"> que la elevación media aumenta la probabilidad de</w:t>
      </w:r>
      <w:r>
        <w:rPr>
          <w:spacing w:val="80"/>
          <w:w w:val="150"/>
          <w:lang w:val="es-CO"/>
        </w:rPr>
        <w:t xml:space="preserve"> </w:t>
      </w:r>
      <w:r>
        <w:rPr>
          <w:lang w:val="es-CO"/>
        </w:rPr>
        <w:t>movimientos en masa</w:t>
      </w:r>
      <w:del w:id="544" w:author="Daniel Bertin Ugarte" w:date="2026-01-29T17:11:00Z" w16du:dateUtc="2026-01-29T20:11:00Z">
        <w:r w:rsidDel="00D42E19">
          <w:rPr>
            <w:lang w:val="es-CO"/>
          </w:rPr>
          <w:delText>,</w:delText>
        </w:r>
      </w:del>
      <w:r>
        <w:rPr>
          <w:lang w:val="es-CO"/>
        </w:rPr>
        <w:t xml:space="preserve"> y</w:t>
      </w:r>
      <w:ins w:id="545" w:author="Daniel Bertin Ugarte" w:date="2026-01-29T17:11:00Z" w16du:dateUtc="2026-01-29T20:11:00Z">
        <w:r w:rsidR="00D42E19">
          <w:rPr>
            <w:lang w:val="es-CO"/>
          </w:rPr>
          <w:t xml:space="preserve"> que</w:t>
        </w:r>
      </w:ins>
      <w:r>
        <w:rPr>
          <w:lang w:val="es-CO"/>
        </w:rPr>
        <w:t xml:space="preserve"> su efecto es mayor que el promedio. </w:t>
      </w:r>
    </w:p>
    <w:p w14:paraId="225909B4" w14:textId="77777777" w:rsidR="00CA407A" w:rsidRDefault="00D42E19">
      <w:pPr>
        <w:pStyle w:val="Ttulo1"/>
        <w:tabs>
          <w:tab w:val="left" w:pos="8414"/>
        </w:tabs>
        <w:spacing w:before="193"/>
        <w:jc w:val="both"/>
        <w:rPr>
          <w:ins w:id="546" w:author="Daniel Bertin Ugarte" w:date="2026-01-29T17:19:00Z" w16du:dateUtc="2026-01-29T20:19:00Z"/>
          <w:spacing w:val="40"/>
          <w:lang w:val="es-CO"/>
        </w:rPr>
      </w:pPr>
      <w:ins w:id="547" w:author="Daniel Bertin Ugarte" w:date="2026-01-29T17:14:00Z" w16du:dateUtc="2026-01-29T20:14:00Z">
        <w:r>
          <w:rPr>
            <w:lang w:val="es-CO"/>
          </w:rPr>
          <w:t xml:space="preserve">Respecto al coeficiente de relieve, </w:t>
        </w:r>
      </w:ins>
      <w:del w:id="548" w:author="Daniel Bertin Ugarte" w:date="2026-01-29T17:14:00Z" w16du:dateUtc="2026-01-29T20:14:00Z">
        <w:r w:rsidR="00510033" w:rsidDel="00D42E19">
          <w:rPr>
            <w:lang w:val="es-CO"/>
          </w:rPr>
          <w:delText>E</w:delText>
        </w:r>
      </w:del>
      <w:ins w:id="549" w:author="Daniel Bertin Ugarte" w:date="2026-01-29T17:14:00Z" w16du:dateUtc="2026-01-29T20:14:00Z">
        <w:r>
          <w:rPr>
            <w:lang w:val="es-CO"/>
          </w:rPr>
          <w:t>e</w:t>
        </w:r>
      </w:ins>
      <w:r w:rsidR="00510033">
        <w:rPr>
          <w:lang w:val="es-CO"/>
        </w:rPr>
        <w:t>n el Atrato</w:t>
      </w:r>
      <w:del w:id="550" w:author="Daniel Bertin Ugarte" w:date="2026-01-29T17:14:00Z" w16du:dateUtc="2026-01-29T20:14:00Z">
        <w:r w:rsidR="00510033" w:rsidDel="00D42E19">
          <w:rPr>
            <w:lang w:val="es-CO"/>
          </w:rPr>
          <w:delText>, el coeficiente</w:delText>
        </w:r>
      </w:del>
      <w:ins w:id="551" w:author="Daniel Bertin Ugarte" w:date="2026-01-29T17:14:00Z" w16du:dateUtc="2026-01-29T20:14:00Z">
        <w:r>
          <w:rPr>
            <w:lang w:val="es-CO"/>
          </w:rPr>
          <w:t xml:space="preserve"> este</w:t>
        </w:r>
      </w:ins>
      <w:r w:rsidR="00510033">
        <w:rPr>
          <w:lang w:val="es-CO"/>
        </w:rPr>
        <w:t xml:space="preserve"> es marcadamente negativo (-1</w:t>
      </w:r>
      <w:del w:id="552" w:author="Daniel Bertin Ugarte" w:date="2026-01-29T17:14:00Z" w16du:dateUtc="2026-01-29T20:14:00Z">
        <w:r w:rsidR="00510033" w:rsidDel="00D42E19">
          <w:rPr>
            <w:lang w:val="es-CO"/>
          </w:rPr>
          <w:delText>.</w:delText>
        </w:r>
      </w:del>
      <w:ins w:id="553" w:author="Daniel Bertin Ugarte" w:date="2026-01-29T17:14:00Z" w16du:dateUtc="2026-01-29T20:14:00Z">
        <w:r>
          <w:rPr>
            <w:lang w:val="es-CO"/>
          </w:rPr>
          <w:t>,</w:t>
        </w:r>
      </w:ins>
      <w:r w:rsidR="00510033">
        <w:rPr>
          <w:lang w:val="es-CO"/>
        </w:rPr>
        <w:t>017), lo cual indica que el relieve medio tiene un efecto considerablemente</w:t>
      </w:r>
      <w:r w:rsidR="00510033">
        <w:rPr>
          <w:spacing w:val="80"/>
          <w:w w:val="150"/>
          <w:lang w:val="es-CO"/>
        </w:rPr>
        <w:t xml:space="preserve"> </w:t>
      </w:r>
      <w:r w:rsidR="00510033">
        <w:rPr>
          <w:lang w:val="es-CO"/>
        </w:rPr>
        <w:t>menor en esta cuenca</w:t>
      </w:r>
      <w:ins w:id="554" w:author="Daniel Bertin Ugarte" w:date="2026-01-29T17:15:00Z" w16du:dateUtc="2026-01-29T20:15:00Z">
        <w:r>
          <w:rPr>
            <w:lang w:val="es-CO"/>
          </w:rPr>
          <w:t xml:space="preserve"> y que </w:t>
        </w:r>
      </w:ins>
      <w:del w:id="555" w:author="Daniel Bertin Ugarte" w:date="2026-01-29T17:15:00Z" w16du:dateUtc="2026-01-29T20:15:00Z">
        <w:r w:rsidR="00510033" w:rsidDel="00D42E19">
          <w:rPr>
            <w:lang w:val="es-CO"/>
          </w:rPr>
          <w:delText xml:space="preserve">. Esto podría sugerir que </w:delText>
        </w:r>
      </w:del>
      <w:r w:rsidR="00510033">
        <w:rPr>
          <w:lang w:val="es-CO"/>
        </w:rPr>
        <w:t>otras características del terreno est</w:t>
      </w:r>
      <w:del w:id="556" w:author="Daniel Bertin Ugarte" w:date="2026-01-29T17:15:00Z" w16du:dateUtc="2026-01-29T20:15:00Z">
        <w:r w:rsidR="00510033" w:rsidDel="00D42E19">
          <w:rPr>
            <w:lang w:val="es-CO"/>
          </w:rPr>
          <w:delText>án</w:delText>
        </w:r>
      </w:del>
      <w:ins w:id="557" w:author="Daniel Bertin Ugarte" w:date="2026-01-29T17:15:00Z" w16du:dateUtc="2026-01-29T20:15:00Z">
        <w:r>
          <w:rPr>
            <w:lang w:val="es-CO"/>
          </w:rPr>
          <w:t>arían</w:t>
        </w:r>
      </w:ins>
      <w:r w:rsidR="00510033">
        <w:rPr>
          <w:lang w:val="es-CO"/>
        </w:rPr>
        <w:t xml:space="preserve"> moderando el impacto del relieve en la susceptibilidad.</w:t>
      </w:r>
      <w:r w:rsidR="00510033">
        <w:rPr>
          <w:spacing w:val="36"/>
          <w:lang w:val="es-CO"/>
        </w:rPr>
        <w:t xml:space="preserve"> </w:t>
      </w:r>
      <w:r w:rsidR="00510033">
        <w:rPr>
          <w:lang w:val="es-CO"/>
        </w:rPr>
        <w:t xml:space="preserve">En el Cauca, </w:t>
      </w:r>
      <w:ins w:id="558" w:author="Daniel Bertin Ugarte" w:date="2026-01-29T17:15:00Z" w16du:dateUtc="2026-01-29T20:15:00Z">
        <w:r w:rsidR="00CA407A">
          <w:rPr>
            <w:lang w:val="es-CO"/>
          </w:rPr>
          <w:t xml:space="preserve">este </w:t>
        </w:r>
      </w:ins>
      <w:del w:id="559" w:author="Daniel Bertin Ugarte" w:date="2026-01-29T17:15:00Z" w16du:dateUtc="2026-01-29T20:15:00Z">
        <w:r w:rsidR="00510033" w:rsidDel="00CA407A">
          <w:rPr>
            <w:lang w:val="es-CO"/>
          </w:rPr>
          <w:delText xml:space="preserve">el </w:delText>
        </w:r>
      </w:del>
      <w:r w:rsidR="00510033">
        <w:rPr>
          <w:lang w:val="es-CO"/>
        </w:rPr>
        <w:t>coeficiente es</w:t>
      </w:r>
      <w:ins w:id="560" w:author="Daniel Bertin Ugarte" w:date="2026-01-29T17:18:00Z" w16du:dateUtc="2026-01-29T20:18:00Z">
        <w:r w:rsidR="00CA407A">
          <w:rPr>
            <w:lang w:val="es-CO"/>
          </w:rPr>
          <w:t xml:space="preserve"> marcadamente</w:t>
        </w:r>
      </w:ins>
      <w:r w:rsidR="00510033">
        <w:rPr>
          <w:lang w:val="es-CO"/>
        </w:rPr>
        <w:t xml:space="preserve"> positivo (1</w:t>
      </w:r>
      <w:del w:id="561" w:author="Daniel Bertin Ugarte" w:date="2026-01-29T17:15:00Z" w16du:dateUtc="2026-01-29T20:15:00Z">
        <w:r w:rsidR="00510033" w:rsidDel="00CA407A">
          <w:rPr>
            <w:lang w:val="es-CO"/>
          </w:rPr>
          <w:delText>.</w:delText>
        </w:r>
      </w:del>
      <w:ins w:id="562" w:author="Daniel Bertin Ugarte" w:date="2026-01-29T17:15:00Z" w16du:dateUtc="2026-01-29T20:15:00Z">
        <w:r w:rsidR="00CA407A">
          <w:rPr>
            <w:lang w:val="es-CO"/>
          </w:rPr>
          <w:t>,</w:t>
        </w:r>
      </w:ins>
      <w:r w:rsidR="00510033">
        <w:rPr>
          <w:lang w:val="es-CO"/>
        </w:rPr>
        <w:t xml:space="preserve">118), </w:t>
      </w:r>
      <w:del w:id="563" w:author="Daniel Bertin Ugarte" w:date="2026-01-29T17:16:00Z" w16du:dateUtc="2026-01-29T20:16:00Z">
        <w:r w:rsidR="00510033" w:rsidDel="00CA407A">
          <w:rPr>
            <w:lang w:val="es-CO"/>
          </w:rPr>
          <w:delText>indicando</w:delText>
        </w:r>
        <w:r w:rsidR="00510033" w:rsidDel="00CA407A">
          <w:rPr>
            <w:spacing w:val="40"/>
            <w:lang w:val="es-CO"/>
          </w:rPr>
          <w:delText xml:space="preserve"> </w:delText>
        </w:r>
      </w:del>
      <w:ins w:id="564" w:author="Daniel Bertin Ugarte" w:date="2026-01-29T17:16:00Z" w16du:dateUtc="2026-01-29T20:16:00Z">
        <w:r w:rsidR="00CA407A">
          <w:rPr>
            <w:lang w:val="es-CO"/>
          </w:rPr>
          <w:t>por lo</w:t>
        </w:r>
        <w:r w:rsidR="00CA407A">
          <w:rPr>
            <w:spacing w:val="40"/>
            <w:lang w:val="es-CO"/>
          </w:rPr>
          <w:t xml:space="preserve"> </w:t>
        </w:r>
      </w:ins>
      <w:r w:rsidR="00510033">
        <w:rPr>
          <w:lang w:val="es-CO"/>
        </w:rPr>
        <w:t xml:space="preserve">que el relieve medio </w:t>
      </w:r>
      <w:del w:id="565" w:author="Daniel Bertin Ugarte" w:date="2026-01-29T17:16:00Z" w16du:dateUtc="2026-01-29T20:16:00Z">
        <w:r w:rsidR="00510033" w:rsidDel="00CA407A">
          <w:rPr>
            <w:lang w:val="es-CO"/>
          </w:rPr>
          <w:delText>tiene</w:delText>
        </w:r>
      </w:del>
      <w:ins w:id="566" w:author="Daniel Bertin Ugarte" w:date="2026-01-29T17:16:00Z" w16du:dateUtc="2026-01-29T20:16:00Z">
        <w:r w:rsidR="00CA407A">
          <w:rPr>
            <w:lang w:val="es-CO"/>
          </w:rPr>
          <w:t>tendría</w:t>
        </w:r>
      </w:ins>
      <w:r w:rsidR="00510033">
        <w:rPr>
          <w:lang w:val="es-CO"/>
        </w:rPr>
        <w:t xml:space="preserve"> una influencia fuerte y positiva en la probabilidad de movimientos en masa.</w:t>
      </w:r>
      <w:r w:rsidR="00510033">
        <w:rPr>
          <w:spacing w:val="21"/>
          <w:lang w:val="es-CO"/>
        </w:rPr>
        <w:t xml:space="preserve"> </w:t>
      </w:r>
      <w:del w:id="567" w:author="Daniel Bertin Ugarte" w:date="2026-01-29T17:16:00Z" w16du:dateUtc="2026-01-29T20:16:00Z">
        <w:r w:rsidR="00510033" w:rsidDel="00CA407A">
          <w:rPr>
            <w:lang w:val="es-CO"/>
          </w:rPr>
          <w:delText>Esto refleja la importancia del relieve en esta cuenca para incrementar la susceptibilidad.</w:delText>
        </w:r>
        <w:r w:rsidR="00510033" w:rsidDel="00CA407A">
          <w:rPr>
            <w:spacing w:val="21"/>
            <w:lang w:val="es-CO"/>
          </w:rPr>
          <w:delText xml:space="preserve"> </w:delText>
        </w:r>
      </w:del>
      <w:ins w:id="568" w:author="Daniel Bertin Ugarte" w:date="2026-01-29T17:16:00Z" w16du:dateUtc="2026-01-29T20:16:00Z">
        <w:r w:rsidR="00CA407A">
          <w:rPr>
            <w:spacing w:val="21"/>
            <w:lang w:val="es-CO"/>
          </w:rPr>
          <w:t xml:space="preserve">Mientras que </w:t>
        </w:r>
      </w:ins>
      <w:del w:id="569" w:author="Daniel Bertin Ugarte" w:date="2026-01-29T17:16:00Z" w16du:dateUtc="2026-01-29T20:16:00Z">
        <w:r w:rsidR="00510033" w:rsidDel="00CA407A">
          <w:rPr>
            <w:lang w:val="es-CO"/>
          </w:rPr>
          <w:delText>E</w:delText>
        </w:r>
      </w:del>
      <w:ins w:id="570" w:author="Daniel Bertin Ugarte" w:date="2026-01-29T17:16:00Z" w16du:dateUtc="2026-01-29T20:16:00Z">
        <w:r w:rsidR="00CA407A">
          <w:rPr>
            <w:lang w:val="es-CO"/>
          </w:rPr>
          <w:t>e</w:t>
        </w:r>
      </w:ins>
      <w:r w:rsidR="00510033">
        <w:rPr>
          <w:lang w:val="es-CO"/>
        </w:rPr>
        <w:t>n</w:t>
      </w:r>
      <w:r w:rsidR="00510033">
        <w:rPr>
          <w:spacing w:val="80"/>
          <w:lang w:val="es-CO"/>
        </w:rPr>
        <w:t xml:space="preserve"> </w:t>
      </w:r>
      <w:r w:rsidR="00510033">
        <w:rPr>
          <w:lang w:val="es-CO"/>
        </w:rPr>
        <w:t>el</w:t>
      </w:r>
      <w:r w:rsidR="00510033">
        <w:rPr>
          <w:spacing w:val="-7"/>
          <w:lang w:val="es-CO"/>
        </w:rPr>
        <w:t xml:space="preserve"> </w:t>
      </w:r>
      <w:r w:rsidR="00510033">
        <w:rPr>
          <w:lang w:val="es-CO"/>
        </w:rPr>
        <w:t>Magdalena</w:t>
      </w:r>
      <w:del w:id="571" w:author="Daniel Bertin Ugarte" w:date="2026-01-29T17:16:00Z" w16du:dateUtc="2026-01-29T20:16:00Z">
        <w:r w:rsidR="00510033" w:rsidDel="00CA407A">
          <w:rPr>
            <w:lang w:val="es-CO"/>
          </w:rPr>
          <w:delText>,</w:delText>
        </w:r>
      </w:del>
      <w:r w:rsidR="00510033">
        <w:rPr>
          <w:spacing w:val="-6"/>
          <w:lang w:val="es-CO"/>
        </w:rPr>
        <w:t xml:space="preserve"> </w:t>
      </w:r>
      <w:r w:rsidR="00510033">
        <w:rPr>
          <w:lang w:val="es-CO"/>
        </w:rPr>
        <w:t>e</w:t>
      </w:r>
      <w:del w:id="572" w:author="Daniel Bertin Ugarte" w:date="2026-01-29T17:16:00Z" w16du:dateUtc="2026-01-29T20:16:00Z">
        <w:r w:rsidR="00510033" w:rsidDel="00CA407A">
          <w:rPr>
            <w:lang w:val="es-CO"/>
          </w:rPr>
          <w:delText>l</w:delText>
        </w:r>
      </w:del>
      <w:ins w:id="573" w:author="Daniel Bertin Ugarte" w:date="2026-01-29T17:16:00Z" w16du:dateUtc="2026-01-29T20:16:00Z">
        <w:r w:rsidR="00CA407A">
          <w:rPr>
            <w:lang w:val="es-CO"/>
          </w:rPr>
          <w:t>ste</w:t>
        </w:r>
      </w:ins>
      <w:r w:rsidR="00510033">
        <w:rPr>
          <w:spacing w:val="-7"/>
          <w:lang w:val="es-CO"/>
        </w:rPr>
        <w:t xml:space="preserve"> </w:t>
      </w:r>
      <w:r w:rsidR="00510033">
        <w:rPr>
          <w:lang w:val="es-CO"/>
        </w:rPr>
        <w:t>valor</w:t>
      </w:r>
      <w:r w:rsidR="00510033">
        <w:rPr>
          <w:spacing w:val="-7"/>
          <w:lang w:val="es-CO"/>
        </w:rPr>
        <w:t xml:space="preserve"> </w:t>
      </w:r>
      <w:r w:rsidR="00510033">
        <w:rPr>
          <w:lang w:val="es-CO"/>
        </w:rPr>
        <w:t>es</w:t>
      </w:r>
      <w:r w:rsidR="00510033">
        <w:rPr>
          <w:spacing w:val="-7"/>
          <w:lang w:val="es-CO"/>
        </w:rPr>
        <w:t xml:space="preserve"> </w:t>
      </w:r>
      <w:del w:id="574" w:author="Daniel Bertin Ugarte" w:date="2026-01-29T17:18:00Z" w16du:dateUtc="2026-01-29T20:18:00Z">
        <w:r w:rsidR="00510033" w:rsidDel="00CA407A">
          <w:rPr>
            <w:lang w:val="es-CO"/>
          </w:rPr>
          <w:delText>mucho</w:delText>
        </w:r>
        <w:r w:rsidR="00510033" w:rsidDel="00CA407A">
          <w:rPr>
            <w:spacing w:val="-7"/>
            <w:lang w:val="es-CO"/>
          </w:rPr>
          <w:delText xml:space="preserve"> </w:delText>
        </w:r>
        <w:r w:rsidR="00510033" w:rsidDel="00CA407A">
          <w:rPr>
            <w:lang w:val="es-CO"/>
          </w:rPr>
          <w:delText>más</w:delText>
        </w:r>
        <w:r w:rsidR="00510033" w:rsidDel="00CA407A">
          <w:rPr>
            <w:spacing w:val="-7"/>
            <w:lang w:val="es-CO"/>
          </w:rPr>
          <w:delText xml:space="preserve"> </w:delText>
        </w:r>
      </w:del>
      <w:r w:rsidR="00510033">
        <w:rPr>
          <w:lang w:val="es-CO"/>
        </w:rPr>
        <w:t>bajo</w:t>
      </w:r>
      <w:r w:rsidR="00510033">
        <w:rPr>
          <w:spacing w:val="-7"/>
          <w:lang w:val="es-CO"/>
        </w:rPr>
        <w:t xml:space="preserve"> </w:t>
      </w:r>
      <w:r w:rsidR="00510033">
        <w:rPr>
          <w:lang w:val="es-CO"/>
        </w:rPr>
        <w:t>(-0.133),</w:t>
      </w:r>
      <w:r w:rsidR="00510033">
        <w:rPr>
          <w:spacing w:val="-6"/>
          <w:lang w:val="es-CO"/>
        </w:rPr>
        <w:t xml:space="preserve"> </w:t>
      </w:r>
      <w:r w:rsidR="00510033">
        <w:rPr>
          <w:lang w:val="es-CO"/>
        </w:rPr>
        <w:t>sugiriendo</w:t>
      </w:r>
      <w:r w:rsidR="00510033">
        <w:rPr>
          <w:spacing w:val="-7"/>
          <w:lang w:val="es-CO"/>
        </w:rPr>
        <w:t xml:space="preserve"> </w:t>
      </w:r>
      <w:r w:rsidR="00510033">
        <w:rPr>
          <w:lang w:val="es-CO"/>
        </w:rPr>
        <w:t>que</w:t>
      </w:r>
      <w:r w:rsidR="00510033">
        <w:rPr>
          <w:spacing w:val="-7"/>
          <w:lang w:val="es-CO"/>
        </w:rPr>
        <w:t xml:space="preserve"> </w:t>
      </w:r>
      <w:r w:rsidR="00510033">
        <w:rPr>
          <w:lang w:val="es-CO"/>
        </w:rPr>
        <w:t>el</w:t>
      </w:r>
      <w:r w:rsidR="00510033">
        <w:rPr>
          <w:spacing w:val="-7"/>
          <w:lang w:val="es-CO"/>
        </w:rPr>
        <w:t xml:space="preserve"> </w:t>
      </w:r>
      <w:r w:rsidR="00510033">
        <w:rPr>
          <w:lang w:val="es-CO"/>
        </w:rPr>
        <w:t>efecto</w:t>
      </w:r>
      <w:r w:rsidR="00510033">
        <w:rPr>
          <w:spacing w:val="-7"/>
          <w:lang w:val="es-CO"/>
        </w:rPr>
        <w:t xml:space="preserve"> </w:t>
      </w:r>
      <w:r w:rsidR="00510033">
        <w:rPr>
          <w:lang w:val="es-CO"/>
        </w:rPr>
        <w:t>del</w:t>
      </w:r>
      <w:r w:rsidR="00510033">
        <w:rPr>
          <w:spacing w:val="-7"/>
          <w:lang w:val="es-CO"/>
        </w:rPr>
        <w:t xml:space="preserve"> </w:t>
      </w:r>
      <w:r w:rsidR="00510033">
        <w:rPr>
          <w:lang w:val="es-CO"/>
        </w:rPr>
        <w:t>relieve</w:t>
      </w:r>
      <w:r w:rsidR="00510033">
        <w:rPr>
          <w:spacing w:val="-7"/>
          <w:lang w:val="es-CO"/>
        </w:rPr>
        <w:t xml:space="preserve"> </w:t>
      </w:r>
      <w:r w:rsidR="00510033">
        <w:rPr>
          <w:lang w:val="es-CO"/>
        </w:rPr>
        <w:t>medio</w:t>
      </w:r>
      <w:r w:rsidR="00510033">
        <w:rPr>
          <w:spacing w:val="-7"/>
          <w:lang w:val="es-CO"/>
        </w:rPr>
        <w:t xml:space="preserve"> </w:t>
      </w:r>
      <w:r w:rsidR="00510033">
        <w:rPr>
          <w:lang w:val="es-CO"/>
        </w:rPr>
        <w:t>en</w:t>
      </w:r>
      <w:r w:rsidR="00510033">
        <w:rPr>
          <w:spacing w:val="-7"/>
          <w:lang w:val="es-CO"/>
        </w:rPr>
        <w:t xml:space="preserve"> </w:t>
      </w:r>
      <w:r w:rsidR="00510033">
        <w:rPr>
          <w:lang w:val="es-CO"/>
        </w:rPr>
        <w:t>esta</w:t>
      </w:r>
      <w:r w:rsidR="00510033">
        <w:rPr>
          <w:spacing w:val="40"/>
          <w:lang w:val="es-CO"/>
        </w:rPr>
        <w:t xml:space="preserve"> c</w:t>
      </w:r>
      <w:r w:rsidR="00510033">
        <w:rPr>
          <w:lang w:val="es-CO"/>
        </w:rPr>
        <w:t>uenca es limitado</w:t>
      </w:r>
      <w:del w:id="575" w:author="Daniel Bertin Ugarte" w:date="2026-01-29T17:18:00Z" w16du:dateUtc="2026-01-29T20:18:00Z">
        <w:r w:rsidR="00510033" w:rsidDel="00CA407A">
          <w:rPr>
            <w:lang w:val="es-CO"/>
          </w:rPr>
          <w:delText xml:space="preserve"> y no tiene una influencia clara como en el Cauca.</w:delText>
        </w:r>
        <w:r w:rsidR="00510033" w:rsidDel="00CA407A">
          <w:rPr>
            <w:spacing w:val="40"/>
            <w:lang w:val="es-CO"/>
          </w:rPr>
          <w:delText xml:space="preserve"> </w:delText>
        </w:r>
      </w:del>
    </w:p>
    <w:p w14:paraId="1BFFDC2A" w14:textId="1CC4D125" w:rsidR="00D05FC9" w:rsidRPr="00CC34F8" w:rsidRDefault="00510033">
      <w:pPr>
        <w:pStyle w:val="Ttulo1"/>
        <w:tabs>
          <w:tab w:val="left" w:pos="8414"/>
        </w:tabs>
        <w:spacing w:before="193"/>
        <w:jc w:val="both"/>
        <w:rPr>
          <w:lang w:val="es-CL"/>
        </w:rPr>
      </w:pPr>
      <w:del w:id="576" w:author="Daniel Bertin Ugarte" w:date="2026-01-29T17:23:00Z" w16du:dateUtc="2026-01-29T20:23:00Z">
        <w:r w:rsidDel="00830FC6">
          <w:rPr>
            <w:lang w:val="es-CO"/>
          </w:rPr>
          <w:delText>Con respecto a l</w:delText>
        </w:r>
      </w:del>
      <w:ins w:id="577" w:author="Daniel Bertin Ugarte" w:date="2026-01-29T17:23:00Z" w16du:dateUtc="2026-01-29T20:23:00Z">
        <w:r w:rsidR="00830FC6">
          <w:rPr>
            <w:lang w:val="es-CO"/>
          </w:rPr>
          <w:t>L</w:t>
        </w:r>
      </w:ins>
      <w:r>
        <w:rPr>
          <w:lang w:val="es-CO"/>
        </w:rPr>
        <w:t>a variable</w:t>
      </w:r>
      <w:r>
        <w:rPr>
          <w:spacing w:val="80"/>
          <w:lang w:val="es-CO"/>
        </w:rPr>
        <w:t xml:space="preserve"> </w:t>
      </w:r>
      <w:r>
        <w:rPr>
          <w:lang w:val="es-CO"/>
        </w:rPr>
        <w:t>predictora</w:t>
      </w:r>
      <w:ins w:id="578" w:author="Daniel Bertin Ugarte" w:date="2026-01-29T17:23:00Z" w16du:dateUtc="2026-01-29T20:23:00Z">
        <w:r w:rsidR="00830FC6">
          <w:rPr>
            <w:lang w:val="es-CO"/>
          </w:rPr>
          <w:t xml:space="preserve"> </w:t>
        </w:r>
      </w:ins>
      <w:del w:id="579" w:author="Daniel Bertin Ugarte" w:date="2026-01-29T17:23:00Z" w16du:dateUtc="2026-01-29T20:23:00Z">
        <w:r w:rsidDel="00830FC6">
          <w:rPr>
            <w:lang w:val="es-CO"/>
          </w:rPr>
          <w:delText>: Á</w:delText>
        </w:r>
      </w:del>
      <w:ins w:id="580" w:author="Daniel Bertin Ugarte" w:date="2026-01-29T17:23:00Z" w16du:dateUtc="2026-01-29T20:23:00Z">
        <w:r w:rsidR="00830FC6">
          <w:rPr>
            <w:lang w:val="es-CO"/>
          </w:rPr>
          <w:t>á</w:t>
        </w:r>
      </w:ins>
      <w:r>
        <w:rPr>
          <w:lang w:val="es-CO"/>
        </w:rPr>
        <w:t>rea</w:t>
      </w:r>
      <w:ins w:id="581" w:author="Daniel Bertin Ugarte" w:date="2026-01-29T17:23:00Z" w16du:dateUtc="2026-01-29T20:23:00Z">
        <w:r w:rsidR="00830FC6">
          <w:rPr>
            <w:lang w:val="es-CO"/>
          </w:rPr>
          <w:t xml:space="preserve"> subcuenca muestra</w:t>
        </w:r>
      </w:ins>
      <w:del w:id="582" w:author="Daniel Bertin Ugarte" w:date="2026-01-29T17:23:00Z" w16du:dateUtc="2026-01-29T20:23:00Z">
        <w:r w:rsidDel="00830FC6">
          <w:rPr>
            <w:lang w:val="es-CO"/>
          </w:rPr>
          <w:delText>,</w:delText>
        </w:r>
      </w:del>
      <w:r>
        <w:rPr>
          <w:lang w:val="es-CO"/>
        </w:rPr>
        <w:t xml:space="preserve"> </w:t>
      </w:r>
      <w:del w:id="583" w:author="Daniel Bertin Ugarte" w:date="2026-01-29T17:24:00Z" w16du:dateUtc="2026-01-29T20:24:00Z">
        <w:r w:rsidDel="00830FC6">
          <w:rPr>
            <w:lang w:val="es-CO"/>
          </w:rPr>
          <w:delText>todos los coeficientes son</w:delText>
        </w:r>
      </w:del>
      <w:ins w:id="584" w:author="Daniel Bertin Ugarte" w:date="2026-01-29T17:24:00Z" w16du:dateUtc="2026-01-29T20:24:00Z">
        <w:r w:rsidR="00830FC6">
          <w:rPr>
            <w:lang w:val="es-CO"/>
          </w:rPr>
          <w:t>valores</w:t>
        </w:r>
      </w:ins>
      <w:r>
        <w:rPr>
          <w:lang w:val="es-CO"/>
        </w:rPr>
        <w:t xml:space="preserve"> cercanos a cero</w:t>
      </w:r>
      <w:ins w:id="585" w:author="Daniel Bertin Ugarte" w:date="2026-01-29T17:24:00Z" w16du:dateUtc="2026-01-29T20:24:00Z">
        <w:r w:rsidR="00830FC6">
          <w:rPr>
            <w:lang w:val="es-CO"/>
          </w:rPr>
          <w:t xml:space="preserve"> para todas las cuencas</w:t>
        </w:r>
      </w:ins>
      <w:r>
        <w:rPr>
          <w:lang w:val="es-CO"/>
        </w:rPr>
        <w:t xml:space="preserve">, </w:t>
      </w:r>
      <w:del w:id="586" w:author="Daniel Bertin Ugarte" w:date="2026-01-29T17:24:00Z" w16du:dateUtc="2026-01-29T20:24:00Z">
        <w:r w:rsidDel="00830FC6">
          <w:rPr>
            <w:lang w:val="es-CO"/>
          </w:rPr>
          <w:delText xml:space="preserve">sugiriendo </w:delText>
        </w:r>
      </w:del>
      <w:ins w:id="587" w:author="Daniel Bertin Ugarte" w:date="2026-01-29T17:24:00Z" w16du:dateUtc="2026-01-29T20:24:00Z">
        <w:r w:rsidR="00830FC6">
          <w:rPr>
            <w:lang w:val="es-CO"/>
          </w:rPr>
          <w:t xml:space="preserve">por lo </w:t>
        </w:r>
      </w:ins>
      <w:r>
        <w:rPr>
          <w:lang w:val="es-CO"/>
        </w:rPr>
        <w:t>que el área no contribu</w:t>
      </w:r>
      <w:ins w:id="588" w:author="Daniel Bertin Ugarte" w:date="2026-01-29T17:24:00Z" w16du:dateUtc="2026-01-29T20:24:00Z">
        <w:r w:rsidR="00830FC6">
          <w:rPr>
            <w:lang w:val="es-CO"/>
          </w:rPr>
          <w:t>iría</w:t>
        </w:r>
      </w:ins>
      <w:del w:id="589" w:author="Daniel Bertin Ugarte" w:date="2026-01-29T17:24:00Z" w16du:dateUtc="2026-01-29T20:24:00Z">
        <w:r w:rsidDel="00830FC6">
          <w:rPr>
            <w:lang w:val="es-CO"/>
          </w:rPr>
          <w:delText>ye</w:delText>
        </w:r>
      </w:del>
      <w:ins w:id="590" w:author="Daniel Bertin Ugarte" w:date="2026-01-29T17:24:00Z" w16du:dateUtc="2026-01-29T20:24:00Z">
        <w:r w:rsidR="00830FC6">
          <w:rPr>
            <w:lang w:val="es-CO"/>
          </w:rPr>
          <w:t xml:space="preserve"> de manera importante</w:t>
        </w:r>
      </w:ins>
      <w:r>
        <w:rPr>
          <w:spacing w:val="80"/>
          <w:lang w:val="es-CO"/>
        </w:rPr>
        <w:t xml:space="preserve"> </w:t>
      </w:r>
      <w:del w:id="591" w:author="Daniel Bertin Ugarte" w:date="2026-01-29T17:24:00Z" w16du:dateUtc="2026-01-29T20:24:00Z">
        <w:r w:rsidDel="00830FC6">
          <w:rPr>
            <w:lang w:val="es-CO"/>
          </w:rPr>
          <w:delText xml:space="preserve">significativamente </w:delText>
        </w:r>
      </w:del>
      <w:r>
        <w:rPr>
          <w:lang w:val="es-CO"/>
        </w:rPr>
        <w:t>a aumentar la susceptibilidad</w:t>
      </w:r>
      <w:del w:id="592" w:author="Daniel Bertin Ugarte" w:date="2026-01-29T17:25:00Z" w16du:dateUtc="2026-01-29T20:25:00Z">
        <w:r w:rsidDel="00830FC6">
          <w:rPr>
            <w:lang w:val="es-CO"/>
          </w:rPr>
          <w:delText xml:space="preserve">, </w:delText>
        </w:r>
        <w:commentRangeStart w:id="593"/>
        <w:r w:rsidDel="00830FC6">
          <w:rPr>
            <w:lang w:val="es-CO"/>
          </w:rPr>
          <w:delText>por el contrario se incluye para eliminar el efecto</w:delText>
        </w:r>
        <w:r w:rsidDel="00830FC6">
          <w:rPr>
            <w:spacing w:val="80"/>
            <w:lang w:val="es-CO"/>
          </w:rPr>
          <w:delText xml:space="preserve"> </w:delText>
        </w:r>
        <w:r w:rsidDel="00830FC6">
          <w:rPr>
            <w:lang w:val="es-CO"/>
          </w:rPr>
          <w:delText>del área, considerando que a mayor área de una cuenca hay más probabilidades de tener un mayor</w:delText>
        </w:r>
        <w:r w:rsidDel="00830FC6">
          <w:rPr>
            <w:spacing w:val="80"/>
            <w:w w:val="150"/>
            <w:lang w:val="es-CO"/>
          </w:rPr>
          <w:delText xml:space="preserve"> </w:delText>
        </w:r>
        <w:r w:rsidDel="00830FC6">
          <w:rPr>
            <w:lang w:val="es-CO"/>
          </w:rPr>
          <w:delText>número</w:delText>
        </w:r>
        <w:r w:rsidDel="00830FC6">
          <w:rPr>
            <w:spacing w:val="-5"/>
            <w:lang w:val="es-CO"/>
          </w:rPr>
          <w:delText xml:space="preserve"> </w:delText>
        </w:r>
        <w:r w:rsidDel="00830FC6">
          <w:rPr>
            <w:lang w:val="es-CO"/>
          </w:rPr>
          <w:delText>de</w:delText>
        </w:r>
        <w:r w:rsidDel="00830FC6">
          <w:rPr>
            <w:spacing w:val="-5"/>
            <w:lang w:val="es-CO"/>
          </w:rPr>
          <w:delText xml:space="preserve"> </w:delText>
        </w:r>
        <w:r w:rsidDel="00830FC6">
          <w:rPr>
            <w:lang w:val="es-CO"/>
          </w:rPr>
          <w:delText>movimientos</w:delText>
        </w:r>
        <w:r w:rsidDel="00830FC6">
          <w:rPr>
            <w:spacing w:val="-5"/>
            <w:lang w:val="es-CO"/>
          </w:rPr>
          <w:delText xml:space="preserve"> </w:delText>
        </w:r>
        <w:r w:rsidDel="00830FC6">
          <w:rPr>
            <w:lang w:val="es-CO"/>
          </w:rPr>
          <w:delText>en</w:delText>
        </w:r>
        <w:r w:rsidDel="00830FC6">
          <w:rPr>
            <w:spacing w:val="-5"/>
            <w:lang w:val="es-CO"/>
          </w:rPr>
          <w:delText xml:space="preserve"> </w:delText>
        </w:r>
        <w:r w:rsidDel="00830FC6">
          <w:rPr>
            <w:lang w:val="es-CO"/>
          </w:rPr>
          <w:delText>masa</w:delText>
        </w:r>
      </w:del>
      <w:r>
        <w:rPr>
          <w:lang w:val="es-CO"/>
        </w:rPr>
        <w:t>.</w:t>
      </w:r>
      <w:commentRangeEnd w:id="593"/>
      <w:r w:rsidR="00830FC6">
        <w:rPr>
          <w:rStyle w:val="Refdecomentario"/>
          <w:sz w:val="20"/>
          <w:szCs w:val="20"/>
          <w:lang w:val="es-CO"/>
        </w:rPr>
        <w:commentReference w:id="593"/>
      </w:r>
      <w:r>
        <w:rPr>
          <w:lang w:val="es-CO"/>
        </w:rPr>
        <w:t xml:space="preserve"> En</w:t>
      </w:r>
      <w:r>
        <w:rPr>
          <w:spacing w:val="-5"/>
          <w:lang w:val="es-CO"/>
        </w:rPr>
        <w:t xml:space="preserve"> </w:t>
      </w:r>
      <w:r>
        <w:rPr>
          <w:lang w:val="es-CO"/>
        </w:rPr>
        <w:t>el</w:t>
      </w:r>
      <w:r>
        <w:rPr>
          <w:spacing w:val="-5"/>
          <w:lang w:val="es-CO"/>
        </w:rPr>
        <w:t xml:space="preserve"> </w:t>
      </w:r>
      <w:r>
        <w:rPr>
          <w:lang w:val="es-CO"/>
        </w:rPr>
        <w:t>Atrato,</w:t>
      </w:r>
      <w:r>
        <w:rPr>
          <w:spacing w:val="-5"/>
          <w:lang w:val="es-CO"/>
        </w:rPr>
        <w:t xml:space="preserve"> </w:t>
      </w:r>
      <w:r>
        <w:rPr>
          <w:lang w:val="es-CO"/>
        </w:rPr>
        <w:t>el</w:t>
      </w:r>
      <w:r>
        <w:rPr>
          <w:spacing w:val="-5"/>
          <w:lang w:val="es-CO"/>
        </w:rPr>
        <w:t xml:space="preserve"> </w:t>
      </w:r>
      <w:r>
        <w:rPr>
          <w:lang w:val="es-CO"/>
        </w:rPr>
        <w:t>coeficiente</w:t>
      </w:r>
      <w:r>
        <w:rPr>
          <w:spacing w:val="-5"/>
          <w:lang w:val="es-CO"/>
        </w:rPr>
        <w:t xml:space="preserve"> </w:t>
      </w:r>
      <w:r>
        <w:rPr>
          <w:lang w:val="es-CO"/>
        </w:rPr>
        <w:t>de</w:t>
      </w:r>
      <w:r>
        <w:rPr>
          <w:spacing w:val="-5"/>
          <w:lang w:val="es-CO"/>
        </w:rPr>
        <w:t xml:space="preserve"> </w:t>
      </w:r>
      <w:del w:id="594" w:author="Daniel Bertin Ugarte" w:date="2026-01-29T17:25:00Z" w16du:dateUtc="2026-01-29T20:25:00Z">
        <w:r w:rsidDel="00830FC6">
          <w:rPr>
            <w:lang w:val="es-CO"/>
          </w:rPr>
          <w:delText>la</w:delText>
        </w:r>
        <w:r w:rsidDel="00830FC6">
          <w:rPr>
            <w:spacing w:val="-5"/>
            <w:lang w:val="es-CO"/>
          </w:rPr>
          <w:delText xml:space="preserve"> </w:delText>
        </w:r>
        <w:r w:rsidDel="00830FC6">
          <w:rPr>
            <w:lang w:val="es-CO"/>
          </w:rPr>
          <w:delText>lluvia</w:delText>
        </w:r>
      </w:del>
      <w:ins w:id="595" w:author="Daniel Bertin Ugarte" w:date="2026-01-29T17:25:00Z" w16du:dateUtc="2026-01-29T20:25:00Z">
        <w:r w:rsidR="00830FC6">
          <w:rPr>
            <w:lang w:val="es-CO"/>
          </w:rPr>
          <w:t>precipitación anual</w:t>
        </w:r>
      </w:ins>
      <w:r>
        <w:rPr>
          <w:spacing w:val="-5"/>
          <w:lang w:val="es-CO"/>
        </w:rPr>
        <w:t xml:space="preserve"> </w:t>
      </w:r>
      <w:r>
        <w:rPr>
          <w:lang w:val="es-CO"/>
        </w:rPr>
        <w:t>es</w:t>
      </w:r>
      <w:r>
        <w:rPr>
          <w:spacing w:val="-5"/>
          <w:lang w:val="es-CO"/>
        </w:rPr>
        <w:t xml:space="preserve"> </w:t>
      </w:r>
      <w:r>
        <w:rPr>
          <w:lang w:val="es-CO"/>
        </w:rPr>
        <w:t>negativo</w:t>
      </w:r>
      <w:r>
        <w:rPr>
          <w:spacing w:val="-5"/>
          <w:lang w:val="es-CO"/>
        </w:rPr>
        <w:t xml:space="preserve"> </w:t>
      </w:r>
      <w:r>
        <w:rPr>
          <w:lang w:val="es-CO"/>
        </w:rPr>
        <w:t>(-0</w:t>
      </w:r>
      <w:del w:id="596" w:author="Daniel Bertin Ugarte" w:date="2026-01-29T17:25:00Z" w16du:dateUtc="2026-01-29T20:25:00Z">
        <w:r w:rsidDel="00830FC6">
          <w:rPr>
            <w:lang w:val="es-CO"/>
          </w:rPr>
          <w:delText>.</w:delText>
        </w:r>
      </w:del>
      <w:ins w:id="597" w:author="Daniel Bertin Ugarte" w:date="2026-01-29T17:25:00Z" w16du:dateUtc="2026-01-29T20:25:00Z">
        <w:r w:rsidR="00830FC6">
          <w:rPr>
            <w:lang w:val="es-CO"/>
          </w:rPr>
          <w:t>,</w:t>
        </w:r>
      </w:ins>
      <w:r>
        <w:rPr>
          <w:lang w:val="es-CO"/>
        </w:rPr>
        <w:t>510),</w:t>
      </w:r>
      <w:r>
        <w:rPr>
          <w:spacing w:val="-5"/>
          <w:lang w:val="es-CO"/>
        </w:rPr>
        <w:t xml:space="preserve"> </w:t>
      </w:r>
      <w:r>
        <w:rPr>
          <w:lang w:val="es-CO"/>
        </w:rPr>
        <w:t>lo</w:t>
      </w:r>
      <w:r>
        <w:rPr>
          <w:spacing w:val="-5"/>
          <w:lang w:val="es-CO"/>
        </w:rPr>
        <w:t xml:space="preserve"> </w:t>
      </w:r>
      <w:r>
        <w:rPr>
          <w:lang w:val="es-CO"/>
        </w:rPr>
        <w:t>que</w:t>
      </w:r>
      <w:r>
        <w:rPr>
          <w:spacing w:val="40"/>
          <w:lang w:val="es-CO"/>
        </w:rPr>
        <w:t xml:space="preserve"> </w:t>
      </w:r>
      <w:r>
        <w:rPr>
          <w:lang w:val="es-CO"/>
        </w:rPr>
        <w:t xml:space="preserve">indica que </w:t>
      </w:r>
      <w:del w:id="598" w:author="Daniel Bertin Ugarte" w:date="2026-01-29T17:25:00Z" w16du:dateUtc="2026-01-29T20:25:00Z">
        <w:r w:rsidDel="00830FC6">
          <w:rPr>
            <w:lang w:val="es-CO"/>
          </w:rPr>
          <w:delText xml:space="preserve">en esta cuenca, </w:delText>
        </w:r>
      </w:del>
      <w:r>
        <w:rPr>
          <w:lang w:val="es-CO"/>
        </w:rPr>
        <w:t>mayores niveles de lluvia anual tienden a disminuir la susceptibilidad a</w:t>
      </w:r>
      <w:r>
        <w:rPr>
          <w:spacing w:val="80"/>
          <w:w w:val="150"/>
          <w:lang w:val="es-CO"/>
        </w:rPr>
        <w:t xml:space="preserve"> </w:t>
      </w:r>
      <w:r>
        <w:rPr>
          <w:lang w:val="es-CO"/>
        </w:rPr>
        <w:t>movimientos en masa. Para el Cauca</w:t>
      </w:r>
      <w:del w:id="599" w:author="Daniel Bertin Ugarte" w:date="2026-01-29T17:25:00Z" w16du:dateUtc="2026-01-29T20:25:00Z">
        <w:r w:rsidDel="00830FC6">
          <w:rPr>
            <w:lang w:val="es-CO"/>
          </w:rPr>
          <w:delText>,</w:delText>
        </w:r>
      </w:del>
      <w:r>
        <w:rPr>
          <w:lang w:val="es-CO"/>
        </w:rPr>
        <w:t xml:space="preserve"> el valor </w:t>
      </w:r>
      <w:ins w:id="600" w:author="Daniel Bertin Ugarte" w:date="2026-01-29T17:25:00Z" w16du:dateUtc="2026-01-29T20:25:00Z">
        <w:r w:rsidR="00830FC6">
          <w:rPr>
            <w:lang w:val="es-CO"/>
          </w:rPr>
          <w:t xml:space="preserve">de este coeficiente </w:t>
        </w:r>
      </w:ins>
      <w:del w:id="601" w:author="Daniel Bertin Ugarte" w:date="2026-01-29T17:25:00Z" w16du:dateUtc="2026-01-29T20:25:00Z">
        <w:r w:rsidDel="00830FC6">
          <w:rPr>
            <w:lang w:val="es-CO"/>
          </w:rPr>
          <w:delText xml:space="preserve">es </w:delText>
        </w:r>
      </w:del>
      <w:r>
        <w:rPr>
          <w:lang w:val="es-CO"/>
        </w:rPr>
        <w:t xml:space="preserve">también </w:t>
      </w:r>
      <w:ins w:id="602" w:author="Daniel Bertin Ugarte" w:date="2026-01-29T17:25:00Z" w16du:dateUtc="2026-01-29T20:25:00Z">
        <w:r w:rsidR="00830FC6">
          <w:rPr>
            <w:lang w:val="es-CO"/>
          </w:rPr>
          <w:t xml:space="preserve">es </w:t>
        </w:r>
      </w:ins>
      <w:r>
        <w:rPr>
          <w:lang w:val="es-CO"/>
        </w:rPr>
        <w:t>negativo, aunque más pequeño (-0</w:t>
      </w:r>
      <w:del w:id="603" w:author="Daniel Bertin Ugarte" w:date="2026-01-29T17:26:00Z" w16du:dateUtc="2026-01-29T20:26:00Z">
        <w:r w:rsidDel="00830FC6">
          <w:rPr>
            <w:lang w:val="es-CO"/>
          </w:rPr>
          <w:delText>.</w:delText>
        </w:r>
      </w:del>
      <w:ins w:id="604" w:author="Daniel Bertin Ugarte" w:date="2026-01-29T17:26:00Z" w16du:dateUtc="2026-01-29T20:26:00Z">
        <w:r w:rsidR="00830FC6">
          <w:rPr>
            <w:lang w:val="es-CO"/>
          </w:rPr>
          <w:t>,</w:t>
        </w:r>
      </w:ins>
      <w:r>
        <w:rPr>
          <w:lang w:val="es-CO"/>
        </w:rPr>
        <w:t>079)</w:t>
      </w:r>
      <w:del w:id="605" w:author="Daniel Bertin Ugarte" w:date="2026-01-29T17:26:00Z" w16du:dateUtc="2026-01-29T20:26:00Z">
        <w:r w:rsidDel="00830FC6">
          <w:rPr>
            <w:lang w:val="es-CO"/>
          </w:rPr>
          <w:delText>,</w:delText>
        </w:r>
        <w:r w:rsidDel="00830FC6">
          <w:rPr>
            <w:spacing w:val="80"/>
            <w:lang w:val="es-CO"/>
          </w:rPr>
          <w:delText xml:space="preserve"> </w:delText>
        </w:r>
        <w:r w:rsidDel="00830FC6">
          <w:rPr>
            <w:lang w:val="es-CO"/>
          </w:rPr>
          <w:delText>indicando</w:delText>
        </w:r>
        <w:r w:rsidDel="00830FC6">
          <w:rPr>
            <w:spacing w:val="-8"/>
            <w:lang w:val="es-CO"/>
          </w:rPr>
          <w:delText xml:space="preserve"> </w:delText>
        </w:r>
        <w:r w:rsidDel="00830FC6">
          <w:rPr>
            <w:lang w:val="es-CO"/>
          </w:rPr>
          <w:delText>que</w:delText>
        </w:r>
        <w:r w:rsidDel="00830FC6">
          <w:rPr>
            <w:spacing w:val="-8"/>
            <w:lang w:val="es-CO"/>
          </w:rPr>
          <w:delText xml:space="preserve"> </w:delText>
        </w:r>
        <w:r w:rsidDel="00830FC6">
          <w:rPr>
            <w:lang w:val="es-CO"/>
          </w:rPr>
          <w:delText>el</w:delText>
        </w:r>
        <w:r w:rsidDel="00830FC6">
          <w:rPr>
            <w:spacing w:val="-8"/>
            <w:lang w:val="es-CO"/>
          </w:rPr>
          <w:delText xml:space="preserve"> </w:delText>
        </w:r>
        <w:r w:rsidDel="00830FC6">
          <w:rPr>
            <w:lang w:val="es-CO"/>
          </w:rPr>
          <w:delText>efecto</w:delText>
        </w:r>
        <w:r w:rsidDel="00830FC6">
          <w:rPr>
            <w:spacing w:val="-8"/>
            <w:lang w:val="es-CO"/>
          </w:rPr>
          <w:delText xml:space="preserve"> </w:delText>
        </w:r>
        <w:r w:rsidDel="00830FC6">
          <w:rPr>
            <w:lang w:val="es-CO"/>
          </w:rPr>
          <w:delText>de</w:delText>
        </w:r>
        <w:r w:rsidDel="00830FC6">
          <w:rPr>
            <w:spacing w:val="-8"/>
            <w:lang w:val="es-CO"/>
          </w:rPr>
          <w:delText xml:space="preserve"> </w:delText>
        </w:r>
        <w:r w:rsidDel="00830FC6">
          <w:rPr>
            <w:lang w:val="es-CO"/>
          </w:rPr>
          <w:delText>la</w:delText>
        </w:r>
        <w:r w:rsidDel="00830FC6">
          <w:rPr>
            <w:spacing w:val="-8"/>
            <w:lang w:val="es-CO"/>
          </w:rPr>
          <w:delText xml:space="preserve"> </w:delText>
        </w:r>
        <w:r w:rsidDel="00830FC6">
          <w:rPr>
            <w:lang w:val="es-CO"/>
          </w:rPr>
          <w:delText>lluvia</w:delText>
        </w:r>
        <w:r w:rsidDel="00830FC6">
          <w:rPr>
            <w:spacing w:val="-8"/>
            <w:lang w:val="es-CO"/>
          </w:rPr>
          <w:delText xml:space="preserve"> </w:delText>
        </w:r>
        <w:r w:rsidDel="00830FC6">
          <w:rPr>
            <w:lang w:val="es-CO"/>
          </w:rPr>
          <w:delText>es</w:delText>
        </w:r>
        <w:r w:rsidDel="00830FC6">
          <w:rPr>
            <w:spacing w:val="-8"/>
            <w:lang w:val="es-CO"/>
          </w:rPr>
          <w:delText xml:space="preserve"> </w:delText>
        </w:r>
        <w:r w:rsidDel="00830FC6">
          <w:rPr>
            <w:lang w:val="es-CO"/>
          </w:rPr>
          <w:delText>menos</w:delText>
        </w:r>
        <w:r w:rsidDel="00830FC6">
          <w:rPr>
            <w:spacing w:val="-8"/>
            <w:lang w:val="es-CO"/>
          </w:rPr>
          <w:delText xml:space="preserve"> </w:delText>
        </w:r>
        <w:r w:rsidDel="00830FC6">
          <w:rPr>
            <w:lang w:val="es-CO"/>
          </w:rPr>
          <w:delText>pronunciado</w:delText>
        </w:r>
        <w:r w:rsidDel="00830FC6">
          <w:rPr>
            <w:spacing w:val="-8"/>
            <w:lang w:val="es-CO"/>
          </w:rPr>
          <w:delText xml:space="preserve"> </w:delText>
        </w:r>
        <w:r w:rsidDel="00830FC6">
          <w:rPr>
            <w:lang w:val="es-CO"/>
          </w:rPr>
          <w:delText>que</w:delText>
        </w:r>
        <w:r w:rsidDel="00830FC6">
          <w:rPr>
            <w:spacing w:val="-8"/>
            <w:lang w:val="es-CO"/>
          </w:rPr>
          <w:delText xml:space="preserve"> </w:delText>
        </w:r>
        <w:r w:rsidDel="00830FC6">
          <w:rPr>
            <w:lang w:val="es-CO"/>
          </w:rPr>
          <w:delText>en</w:delText>
        </w:r>
        <w:r w:rsidDel="00830FC6">
          <w:rPr>
            <w:spacing w:val="-8"/>
            <w:lang w:val="es-CO"/>
          </w:rPr>
          <w:delText xml:space="preserve"> </w:delText>
        </w:r>
        <w:r w:rsidDel="00830FC6">
          <w:rPr>
            <w:lang w:val="es-CO"/>
          </w:rPr>
          <w:delText>el</w:delText>
        </w:r>
        <w:r w:rsidDel="00830FC6">
          <w:rPr>
            <w:spacing w:val="-8"/>
            <w:lang w:val="es-CO"/>
          </w:rPr>
          <w:delText xml:space="preserve"> </w:delText>
        </w:r>
        <w:r w:rsidDel="00830FC6">
          <w:rPr>
            <w:lang w:val="es-CO"/>
          </w:rPr>
          <w:delText>Atrato,</w:delText>
        </w:r>
        <w:r w:rsidDel="00830FC6">
          <w:rPr>
            <w:spacing w:val="-6"/>
            <w:lang w:val="es-CO"/>
          </w:rPr>
          <w:delText xml:space="preserve"> </w:delText>
        </w:r>
        <w:r w:rsidDel="00830FC6">
          <w:rPr>
            <w:lang w:val="es-CO"/>
          </w:rPr>
          <w:delText>pero</w:delText>
        </w:r>
        <w:r w:rsidDel="00830FC6">
          <w:rPr>
            <w:spacing w:val="-8"/>
            <w:lang w:val="es-CO"/>
          </w:rPr>
          <w:delText xml:space="preserve"> </w:delText>
        </w:r>
        <w:r w:rsidDel="00830FC6">
          <w:rPr>
            <w:lang w:val="es-CO"/>
          </w:rPr>
          <w:delText>sigue</w:delText>
        </w:r>
        <w:r w:rsidDel="00830FC6">
          <w:rPr>
            <w:spacing w:val="-8"/>
            <w:lang w:val="es-CO"/>
          </w:rPr>
          <w:delText xml:space="preserve"> </w:delText>
        </w:r>
        <w:r w:rsidDel="00830FC6">
          <w:rPr>
            <w:lang w:val="es-CO"/>
          </w:rPr>
          <w:delText>contribuyendo</w:delText>
        </w:r>
        <w:r w:rsidDel="00830FC6">
          <w:rPr>
            <w:rFonts w:ascii="Trebuchet MS" w:hAnsi="Trebuchet MS"/>
            <w:spacing w:val="40"/>
            <w:sz w:val="10"/>
            <w:lang w:val="es-CO"/>
          </w:rPr>
          <w:delText xml:space="preserve"> </w:delText>
        </w:r>
        <w:r w:rsidDel="00830FC6">
          <w:rPr>
            <w:lang w:val="es-CO"/>
          </w:rPr>
          <w:delText>de manera negativa</w:delText>
        </w:r>
        <w:r w:rsidDel="004915C9">
          <w:rPr>
            <w:lang w:val="es-CO"/>
          </w:rPr>
          <w:delText>. E</w:delText>
        </w:r>
      </w:del>
      <w:ins w:id="606" w:author="Daniel Bertin Ugarte" w:date="2026-01-29T17:26:00Z" w16du:dateUtc="2026-01-29T20:26:00Z">
        <w:r w:rsidR="004915C9">
          <w:rPr>
            <w:lang w:val="es-CO"/>
          </w:rPr>
          <w:t>, mientras que e</w:t>
        </w:r>
      </w:ins>
      <w:r>
        <w:rPr>
          <w:lang w:val="es-CO"/>
        </w:rPr>
        <w:t>n el Magdalena</w:t>
      </w:r>
      <w:del w:id="607" w:author="Daniel Bertin Ugarte" w:date="2026-01-29T17:26:00Z" w16du:dateUtc="2026-01-29T20:26:00Z">
        <w:r w:rsidDel="004915C9">
          <w:rPr>
            <w:lang w:val="es-CO"/>
          </w:rPr>
          <w:delText>, el coeficiente</w:delText>
        </w:r>
      </w:del>
      <w:r>
        <w:rPr>
          <w:lang w:val="es-CO"/>
        </w:rPr>
        <w:t xml:space="preserve"> es positivo (0.600), lo que indica una relación</w:t>
      </w:r>
      <w:r>
        <w:rPr>
          <w:spacing w:val="80"/>
          <w:w w:val="150"/>
          <w:lang w:val="es-CO"/>
        </w:rPr>
        <w:t xml:space="preserve"> </w:t>
      </w:r>
      <w:r>
        <w:rPr>
          <w:lang w:val="es-CO"/>
        </w:rPr>
        <w:t>directa</w:t>
      </w:r>
      <w:r>
        <w:rPr>
          <w:spacing w:val="3"/>
          <w:lang w:val="es-CO"/>
        </w:rPr>
        <w:t xml:space="preserve"> </w:t>
      </w:r>
      <w:r>
        <w:rPr>
          <w:lang w:val="es-CO"/>
        </w:rPr>
        <w:t>entre</w:t>
      </w:r>
      <w:r>
        <w:rPr>
          <w:spacing w:val="4"/>
          <w:lang w:val="es-CO"/>
        </w:rPr>
        <w:t xml:space="preserve"> </w:t>
      </w:r>
      <w:r>
        <w:rPr>
          <w:lang w:val="es-CO"/>
        </w:rPr>
        <w:t>la</w:t>
      </w:r>
      <w:r>
        <w:rPr>
          <w:spacing w:val="4"/>
          <w:lang w:val="es-CO"/>
        </w:rPr>
        <w:t xml:space="preserve"> </w:t>
      </w:r>
      <w:r>
        <w:rPr>
          <w:lang w:val="es-CO"/>
        </w:rPr>
        <w:t>lluvia</w:t>
      </w:r>
      <w:r>
        <w:rPr>
          <w:spacing w:val="4"/>
          <w:lang w:val="es-CO"/>
        </w:rPr>
        <w:t xml:space="preserve"> </w:t>
      </w:r>
      <w:r>
        <w:rPr>
          <w:lang w:val="es-CO"/>
        </w:rPr>
        <w:t>anual</w:t>
      </w:r>
      <w:r>
        <w:rPr>
          <w:spacing w:val="4"/>
          <w:lang w:val="es-CO"/>
        </w:rPr>
        <w:t xml:space="preserve"> </w:t>
      </w:r>
      <w:r>
        <w:rPr>
          <w:lang w:val="es-CO"/>
        </w:rPr>
        <w:t>y</w:t>
      </w:r>
      <w:r>
        <w:rPr>
          <w:spacing w:val="3"/>
          <w:lang w:val="es-CO"/>
        </w:rPr>
        <w:t xml:space="preserve"> </w:t>
      </w:r>
      <w:r>
        <w:rPr>
          <w:lang w:val="es-CO"/>
        </w:rPr>
        <w:t>la</w:t>
      </w:r>
      <w:r>
        <w:rPr>
          <w:spacing w:val="4"/>
          <w:lang w:val="es-CO"/>
        </w:rPr>
        <w:t xml:space="preserve"> </w:t>
      </w:r>
      <w:r>
        <w:rPr>
          <w:lang w:val="es-CO"/>
        </w:rPr>
        <w:t>susceptibilidad</w:t>
      </w:r>
      <w:r>
        <w:rPr>
          <w:spacing w:val="4"/>
          <w:lang w:val="es-CO"/>
        </w:rPr>
        <w:t xml:space="preserve"> </w:t>
      </w:r>
      <w:r>
        <w:rPr>
          <w:lang w:val="es-CO"/>
        </w:rPr>
        <w:t>a</w:t>
      </w:r>
      <w:r>
        <w:rPr>
          <w:spacing w:val="4"/>
          <w:lang w:val="es-CO"/>
        </w:rPr>
        <w:t xml:space="preserve"> </w:t>
      </w:r>
      <w:r>
        <w:rPr>
          <w:lang w:val="es-CO"/>
        </w:rPr>
        <w:t>movimientos</w:t>
      </w:r>
      <w:r>
        <w:rPr>
          <w:spacing w:val="4"/>
          <w:lang w:val="es-CO"/>
        </w:rPr>
        <w:t xml:space="preserve"> </w:t>
      </w:r>
      <w:r>
        <w:rPr>
          <w:lang w:val="es-CO"/>
        </w:rPr>
        <w:t>en</w:t>
      </w:r>
      <w:r>
        <w:rPr>
          <w:spacing w:val="3"/>
          <w:lang w:val="es-CO"/>
        </w:rPr>
        <w:t xml:space="preserve"> </w:t>
      </w:r>
      <w:r>
        <w:rPr>
          <w:spacing w:val="-2"/>
          <w:lang w:val="es-CO"/>
        </w:rPr>
        <w:t xml:space="preserve">masa. </w:t>
      </w:r>
      <w:r>
        <w:rPr>
          <w:lang w:val="es-CO"/>
        </w:rPr>
        <w:tab/>
      </w:r>
    </w:p>
    <w:p w14:paraId="41ADFAEB" w14:textId="77777777" w:rsidR="00D05FC9" w:rsidRDefault="00D05FC9">
      <w:pPr>
        <w:pStyle w:val="Ttulo1"/>
        <w:tabs>
          <w:tab w:val="left" w:pos="8414"/>
        </w:tabs>
        <w:spacing w:before="9"/>
        <w:rPr>
          <w:lang w:val="es-CO"/>
        </w:rPr>
      </w:pPr>
    </w:p>
    <w:p w14:paraId="4A7FE409" w14:textId="23607FCC" w:rsidR="00D05FC9" w:rsidRPr="00CC34F8" w:rsidRDefault="00510033">
      <w:pPr>
        <w:pStyle w:val="Ttulo1"/>
        <w:spacing w:before="9"/>
        <w:jc w:val="both"/>
        <w:rPr>
          <w:lang w:val="es-CL"/>
        </w:rPr>
      </w:pPr>
      <w:r>
        <w:rPr>
          <w:b/>
          <w:w w:val="90"/>
          <w:lang w:val="es-CO"/>
        </w:rPr>
        <w:t>Tabla 3.</w:t>
      </w:r>
      <w:r>
        <w:rPr>
          <w:b/>
          <w:lang w:val="es-CO"/>
        </w:rPr>
        <w:t xml:space="preserve"> </w:t>
      </w:r>
      <w:r>
        <w:rPr>
          <w:w w:val="90"/>
          <w:lang w:val="es-CO"/>
        </w:rPr>
        <w:t>Efectos aleatorios para cada cuenca.</w:t>
      </w:r>
      <w:r>
        <w:rPr>
          <w:lang w:val="es-CO"/>
        </w:rPr>
        <w:t xml:space="preserve"> </w:t>
      </w:r>
      <w:r>
        <w:rPr>
          <w:w w:val="90"/>
          <w:lang w:val="es-CO"/>
        </w:rPr>
        <w:t xml:space="preserve">Los coeficientes </w:t>
      </w:r>
      <w:del w:id="608" w:author="Daniel Bertin Ugarte" w:date="2026-01-29T17:28:00Z" w16du:dateUtc="2026-01-29T20:28:00Z">
        <w:r w:rsidDel="000A7A31">
          <w:rPr>
            <w:w w:val="90"/>
            <w:lang w:val="es-CO"/>
          </w:rPr>
          <w:delText xml:space="preserve">de los efectos aleatorios </w:delText>
        </w:r>
      </w:del>
      <w:r>
        <w:rPr>
          <w:w w:val="90"/>
          <w:lang w:val="es-CO"/>
        </w:rPr>
        <w:t xml:space="preserve">para cada cuenca (Atrato, Cauca y </w:t>
      </w:r>
      <w:r>
        <w:rPr>
          <w:spacing w:val="-4"/>
          <w:lang w:val="es-CO"/>
        </w:rPr>
        <w:t>Magdalena)</w:t>
      </w:r>
      <w:r>
        <w:rPr>
          <w:spacing w:val="-13"/>
          <w:lang w:val="es-CO"/>
        </w:rPr>
        <w:t xml:space="preserve"> </w:t>
      </w:r>
      <w:r>
        <w:rPr>
          <w:spacing w:val="-4"/>
          <w:lang w:val="es-CO"/>
        </w:rPr>
        <w:t>muestran</w:t>
      </w:r>
      <w:r>
        <w:rPr>
          <w:spacing w:val="-13"/>
          <w:lang w:val="es-CO"/>
        </w:rPr>
        <w:t xml:space="preserve"> </w:t>
      </w:r>
      <w:r>
        <w:rPr>
          <w:spacing w:val="-4"/>
          <w:lang w:val="es-CO"/>
        </w:rPr>
        <w:t>la</w:t>
      </w:r>
      <w:r>
        <w:rPr>
          <w:spacing w:val="-13"/>
          <w:lang w:val="es-CO"/>
        </w:rPr>
        <w:t xml:space="preserve"> </w:t>
      </w:r>
      <w:r>
        <w:rPr>
          <w:spacing w:val="-4"/>
          <w:lang w:val="es-CO"/>
        </w:rPr>
        <w:t>variabilidad</w:t>
      </w:r>
      <w:r>
        <w:rPr>
          <w:spacing w:val="-13"/>
          <w:lang w:val="es-CO"/>
        </w:rPr>
        <w:t xml:space="preserve"> </w:t>
      </w:r>
      <w:r>
        <w:rPr>
          <w:spacing w:val="-4"/>
          <w:lang w:val="es-CO"/>
        </w:rPr>
        <w:t>en</w:t>
      </w:r>
      <w:r>
        <w:rPr>
          <w:spacing w:val="-13"/>
          <w:lang w:val="es-CO"/>
        </w:rPr>
        <w:t xml:space="preserve"> </w:t>
      </w:r>
      <w:r>
        <w:rPr>
          <w:spacing w:val="-4"/>
          <w:lang w:val="es-CO"/>
        </w:rPr>
        <w:t>el</w:t>
      </w:r>
      <w:r>
        <w:rPr>
          <w:spacing w:val="-13"/>
          <w:lang w:val="es-CO"/>
        </w:rPr>
        <w:t xml:space="preserve"> </w:t>
      </w:r>
      <w:r>
        <w:rPr>
          <w:spacing w:val="-4"/>
          <w:lang w:val="es-CO"/>
        </w:rPr>
        <w:t>efecto</w:t>
      </w:r>
      <w:r>
        <w:rPr>
          <w:spacing w:val="-13"/>
          <w:lang w:val="es-CO"/>
        </w:rPr>
        <w:t xml:space="preserve"> </w:t>
      </w:r>
      <w:r>
        <w:rPr>
          <w:spacing w:val="-4"/>
          <w:lang w:val="es-CO"/>
        </w:rPr>
        <w:t>de</w:t>
      </w:r>
      <w:r>
        <w:rPr>
          <w:spacing w:val="-13"/>
          <w:lang w:val="es-CO"/>
        </w:rPr>
        <w:t xml:space="preserve"> </w:t>
      </w:r>
      <w:r>
        <w:rPr>
          <w:spacing w:val="-4"/>
          <w:lang w:val="es-CO"/>
        </w:rPr>
        <w:t>las</w:t>
      </w:r>
      <w:r>
        <w:rPr>
          <w:spacing w:val="-13"/>
          <w:lang w:val="es-CO"/>
        </w:rPr>
        <w:t xml:space="preserve"> </w:t>
      </w:r>
      <w:r>
        <w:rPr>
          <w:spacing w:val="-4"/>
          <w:lang w:val="es-CO"/>
        </w:rPr>
        <w:t>variables</w:t>
      </w:r>
      <w:r>
        <w:rPr>
          <w:spacing w:val="-13"/>
          <w:lang w:val="es-CO"/>
        </w:rPr>
        <w:t xml:space="preserve"> </w:t>
      </w:r>
      <w:r>
        <w:rPr>
          <w:spacing w:val="-4"/>
          <w:lang w:val="es-CO"/>
        </w:rPr>
        <w:t>predictoras</w:t>
      </w:r>
      <w:r>
        <w:rPr>
          <w:spacing w:val="-13"/>
          <w:lang w:val="es-CO"/>
        </w:rPr>
        <w:t xml:space="preserve"> </w:t>
      </w:r>
      <w:r>
        <w:rPr>
          <w:spacing w:val="-4"/>
          <w:lang w:val="es-CO"/>
        </w:rPr>
        <w:t>en</w:t>
      </w:r>
      <w:r>
        <w:rPr>
          <w:spacing w:val="-13"/>
          <w:lang w:val="es-CO"/>
        </w:rPr>
        <w:t xml:space="preserve"> </w:t>
      </w:r>
      <w:r>
        <w:rPr>
          <w:spacing w:val="-4"/>
          <w:lang w:val="es-CO"/>
        </w:rPr>
        <w:t>el</w:t>
      </w:r>
      <w:r>
        <w:rPr>
          <w:spacing w:val="-13"/>
          <w:lang w:val="es-CO"/>
        </w:rPr>
        <w:t xml:space="preserve"> </w:t>
      </w:r>
      <w:r>
        <w:rPr>
          <w:spacing w:val="-4"/>
          <w:lang w:val="es-CO"/>
        </w:rPr>
        <w:t>modelo</w:t>
      </w:r>
      <w:r>
        <w:rPr>
          <w:spacing w:val="-13"/>
          <w:lang w:val="es-CO"/>
        </w:rPr>
        <w:t xml:space="preserve"> </w:t>
      </w:r>
      <w:r>
        <w:rPr>
          <w:spacing w:val="-4"/>
          <w:lang w:val="es-CO"/>
        </w:rPr>
        <w:t>multinivel.</w:t>
      </w:r>
    </w:p>
    <w:p w14:paraId="275BFEDE" w14:textId="77777777" w:rsidR="00D05FC9" w:rsidRDefault="00D05FC9">
      <w:pPr>
        <w:pStyle w:val="Textoindependiente"/>
        <w:spacing w:before="4"/>
        <w:rPr>
          <w:sz w:val="19"/>
          <w:lang w:val="es-CO"/>
        </w:rPr>
      </w:pPr>
    </w:p>
    <w:tbl>
      <w:tblPr>
        <w:tblStyle w:val="TableNormal"/>
        <w:tblW w:w="6825" w:type="dxa"/>
        <w:tblInd w:w="719" w:type="dxa"/>
        <w:tblLayout w:type="fixed"/>
        <w:tblLook w:val="01E0" w:firstRow="1" w:lastRow="1" w:firstColumn="1" w:lastColumn="1" w:noHBand="0" w:noVBand="0"/>
      </w:tblPr>
      <w:tblGrid>
        <w:gridCol w:w="970"/>
        <w:gridCol w:w="926"/>
        <w:gridCol w:w="1318"/>
        <w:gridCol w:w="1161"/>
        <w:gridCol w:w="963"/>
        <w:gridCol w:w="1487"/>
      </w:tblGrid>
      <w:tr w:rsidR="00D05FC9" w14:paraId="43F2302A" w14:textId="77777777">
        <w:trPr>
          <w:trHeight w:val="253"/>
        </w:trPr>
        <w:tc>
          <w:tcPr>
            <w:tcW w:w="969" w:type="dxa"/>
            <w:tcBorders>
              <w:top w:val="single" w:sz="8" w:space="0" w:color="000000"/>
              <w:bottom w:val="single" w:sz="4" w:space="0" w:color="000000"/>
            </w:tcBorders>
          </w:tcPr>
          <w:p w14:paraId="0F4D5D13" w14:textId="77777777" w:rsidR="00D05FC9" w:rsidRDefault="00510033">
            <w:pPr>
              <w:pStyle w:val="TableParagraph"/>
              <w:spacing w:before="44"/>
            </w:pPr>
            <w:bookmarkStart w:id="609" w:name="_bookmark5"/>
            <w:bookmarkEnd w:id="609"/>
            <w:r>
              <w:rPr>
                <w:b/>
                <w:bCs/>
                <w:spacing w:val="-2"/>
                <w:sz w:val="16"/>
                <w:lang w:val="es-CO"/>
              </w:rPr>
              <w:t>Cuenca</w:t>
            </w:r>
          </w:p>
        </w:tc>
        <w:tc>
          <w:tcPr>
            <w:tcW w:w="926" w:type="dxa"/>
            <w:tcBorders>
              <w:top w:val="single" w:sz="8" w:space="0" w:color="000000"/>
              <w:bottom w:val="single" w:sz="4" w:space="0" w:color="000000"/>
            </w:tcBorders>
          </w:tcPr>
          <w:p w14:paraId="25F84DE3" w14:textId="77777777" w:rsidR="00D05FC9" w:rsidRDefault="00510033">
            <w:pPr>
              <w:pStyle w:val="TableParagraph"/>
              <w:spacing w:before="44"/>
              <w:ind w:right="1"/>
            </w:pPr>
            <w:r>
              <w:rPr>
                <w:b/>
                <w:bCs/>
                <w:spacing w:val="-2"/>
                <w:sz w:val="16"/>
                <w:lang w:val="es-CO"/>
              </w:rPr>
              <w:t>Intercepto</w:t>
            </w:r>
          </w:p>
        </w:tc>
        <w:tc>
          <w:tcPr>
            <w:tcW w:w="1318" w:type="dxa"/>
            <w:tcBorders>
              <w:top w:val="single" w:sz="8" w:space="0" w:color="000000"/>
              <w:bottom w:val="single" w:sz="4" w:space="0" w:color="000000"/>
            </w:tcBorders>
          </w:tcPr>
          <w:p w14:paraId="41D0C8D8" w14:textId="1646CEA1" w:rsidR="00D05FC9" w:rsidRDefault="00510033">
            <w:pPr>
              <w:pStyle w:val="TableParagraph"/>
              <w:spacing w:before="44"/>
              <w:ind w:right="1"/>
            </w:pPr>
            <w:r>
              <w:rPr>
                <w:b/>
                <w:bCs/>
                <w:w w:val="90"/>
                <w:sz w:val="16"/>
                <w:lang w:val="es-CO"/>
              </w:rPr>
              <w:t>Elevación</w:t>
            </w:r>
            <w:del w:id="610" w:author="Daniel Bertin Ugarte" w:date="2026-01-29T17:09:00Z" w16du:dateUtc="2026-01-29T20:09:00Z">
              <w:r w:rsidDel="00D42E19">
                <w:rPr>
                  <w:b/>
                  <w:bCs/>
                  <w:spacing w:val="6"/>
                  <w:sz w:val="16"/>
                  <w:lang w:val="es-CO"/>
                </w:rPr>
                <w:delText xml:space="preserve"> </w:delText>
              </w:r>
              <w:r w:rsidDel="00D42E19">
                <w:rPr>
                  <w:b/>
                  <w:bCs/>
                  <w:spacing w:val="-2"/>
                  <w:sz w:val="16"/>
                  <w:lang w:val="es-CO"/>
                </w:rPr>
                <w:delText>Media</w:delText>
              </w:r>
            </w:del>
          </w:p>
        </w:tc>
        <w:tc>
          <w:tcPr>
            <w:tcW w:w="1161" w:type="dxa"/>
            <w:tcBorders>
              <w:top w:val="single" w:sz="8" w:space="0" w:color="000000"/>
              <w:bottom w:val="single" w:sz="4" w:space="0" w:color="000000"/>
            </w:tcBorders>
          </w:tcPr>
          <w:p w14:paraId="01B5D5F9" w14:textId="5E26D455" w:rsidR="00D05FC9" w:rsidRDefault="00510033">
            <w:pPr>
              <w:pStyle w:val="TableParagraph"/>
              <w:spacing w:before="44"/>
              <w:ind w:right="2"/>
            </w:pPr>
            <w:r>
              <w:rPr>
                <w:b/>
                <w:bCs/>
                <w:w w:val="90"/>
                <w:sz w:val="16"/>
                <w:lang w:val="es-CO"/>
              </w:rPr>
              <w:t>Relieve</w:t>
            </w:r>
            <w:del w:id="611" w:author="Daniel Bertin Ugarte" w:date="2026-01-29T17:09:00Z" w16du:dateUtc="2026-01-29T20:09:00Z">
              <w:r w:rsidDel="00D42E19">
                <w:rPr>
                  <w:b/>
                  <w:bCs/>
                  <w:spacing w:val="-8"/>
                  <w:w w:val="90"/>
                  <w:sz w:val="16"/>
                  <w:lang w:val="es-CO"/>
                </w:rPr>
                <w:delText xml:space="preserve"> </w:delText>
              </w:r>
              <w:r w:rsidDel="00D42E19">
                <w:rPr>
                  <w:b/>
                  <w:bCs/>
                  <w:spacing w:val="-2"/>
                  <w:sz w:val="16"/>
                  <w:lang w:val="es-CO"/>
                </w:rPr>
                <w:delText>Medio</w:delText>
              </w:r>
            </w:del>
          </w:p>
        </w:tc>
        <w:tc>
          <w:tcPr>
            <w:tcW w:w="963" w:type="dxa"/>
            <w:tcBorders>
              <w:top w:val="single" w:sz="8" w:space="0" w:color="000000"/>
              <w:bottom w:val="single" w:sz="4" w:space="0" w:color="000000"/>
            </w:tcBorders>
          </w:tcPr>
          <w:p w14:paraId="37DE5A38" w14:textId="1F693291" w:rsidR="00D05FC9" w:rsidRDefault="00510033">
            <w:pPr>
              <w:pStyle w:val="TableParagraph"/>
              <w:spacing w:before="44"/>
              <w:ind w:left="1" w:right="4"/>
            </w:pPr>
            <w:r>
              <w:rPr>
                <w:b/>
                <w:bCs/>
                <w:spacing w:val="-4"/>
                <w:sz w:val="16"/>
                <w:lang w:val="es-CO"/>
              </w:rPr>
              <w:t>Área</w:t>
            </w:r>
            <w:ins w:id="612" w:author="Daniel Bertin Ugarte" w:date="2026-01-29T17:09:00Z" w16du:dateUtc="2026-01-29T20:09:00Z">
              <w:r w:rsidR="00D42E19">
                <w:rPr>
                  <w:b/>
                  <w:bCs/>
                  <w:spacing w:val="-4"/>
                  <w:sz w:val="16"/>
                  <w:lang w:val="es-CO"/>
                </w:rPr>
                <w:t xml:space="preserve"> subcuenca</w:t>
              </w:r>
            </w:ins>
          </w:p>
        </w:tc>
        <w:tc>
          <w:tcPr>
            <w:tcW w:w="1487" w:type="dxa"/>
            <w:tcBorders>
              <w:top w:val="single" w:sz="8" w:space="0" w:color="000000"/>
              <w:bottom w:val="single" w:sz="4" w:space="0" w:color="000000"/>
            </w:tcBorders>
          </w:tcPr>
          <w:p w14:paraId="6837E8FD" w14:textId="5FF0B1DF" w:rsidR="00D05FC9" w:rsidRDefault="00510033">
            <w:pPr>
              <w:pStyle w:val="TableParagraph"/>
              <w:spacing w:before="44"/>
              <w:ind w:right="4"/>
            </w:pPr>
            <w:del w:id="613" w:author="Daniel Bertin Ugarte" w:date="2026-01-29T17:09:00Z" w16du:dateUtc="2026-01-29T20:09:00Z">
              <w:r w:rsidDel="00D42E19">
                <w:rPr>
                  <w:b/>
                  <w:bCs/>
                  <w:w w:val="90"/>
                  <w:sz w:val="16"/>
                  <w:lang w:val="es-CO"/>
                </w:rPr>
                <w:delText>Lluvi</w:delText>
              </w:r>
            </w:del>
            <w:ins w:id="614" w:author="Daniel Bertin Ugarte" w:date="2026-01-29T17:09:00Z" w16du:dateUtc="2026-01-29T20:09:00Z">
              <w:r w:rsidR="00D42E19">
                <w:rPr>
                  <w:b/>
                  <w:bCs/>
                  <w:w w:val="90"/>
                  <w:sz w:val="16"/>
                  <w:lang w:val="es-CO"/>
                </w:rPr>
                <w:t>Precipitación</w:t>
              </w:r>
            </w:ins>
            <w:del w:id="615" w:author="Daniel Bertin Ugarte" w:date="2026-01-29T17:09:00Z" w16du:dateUtc="2026-01-29T20:09:00Z">
              <w:r w:rsidDel="00D42E19">
                <w:rPr>
                  <w:b/>
                  <w:bCs/>
                  <w:w w:val="90"/>
                  <w:sz w:val="16"/>
                  <w:lang w:val="es-CO"/>
                </w:rPr>
                <w:delText>a</w:delText>
              </w:r>
            </w:del>
            <w:r>
              <w:rPr>
                <w:b/>
                <w:bCs/>
                <w:spacing w:val="1"/>
                <w:sz w:val="16"/>
                <w:lang w:val="es-CO"/>
              </w:rPr>
              <w:t xml:space="preserve"> </w:t>
            </w:r>
            <w:del w:id="616" w:author="Daniel Bertin Ugarte" w:date="2026-01-29T17:09:00Z" w16du:dateUtc="2026-01-29T20:09:00Z">
              <w:r w:rsidDel="00D42E19">
                <w:rPr>
                  <w:b/>
                  <w:bCs/>
                  <w:w w:val="90"/>
                  <w:sz w:val="16"/>
                  <w:lang w:val="es-CO"/>
                </w:rPr>
                <w:delText>A</w:delText>
              </w:r>
            </w:del>
            <w:ins w:id="617" w:author="Daniel Bertin Ugarte" w:date="2026-01-29T17:09:00Z" w16du:dateUtc="2026-01-29T20:09:00Z">
              <w:r w:rsidR="00D42E19">
                <w:rPr>
                  <w:b/>
                  <w:bCs/>
                  <w:w w:val="90"/>
                  <w:sz w:val="16"/>
                  <w:lang w:val="es-CO"/>
                </w:rPr>
                <w:t>a</w:t>
              </w:r>
            </w:ins>
            <w:r>
              <w:rPr>
                <w:b/>
                <w:bCs/>
                <w:w w:val="90"/>
                <w:sz w:val="16"/>
                <w:lang w:val="es-CO"/>
              </w:rPr>
              <w:t>nual</w:t>
            </w:r>
            <w:del w:id="618" w:author="Daniel Bertin Ugarte" w:date="2026-01-29T17:09:00Z" w16du:dateUtc="2026-01-29T20:09:00Z">
              <w:r w:rsidDel="00D42E19">
                <w:rPr>
                  <w:b/>
                  <w:bCs/>
                  <w:spacing w:val="1"/>
                  <w:sz w:val="16"/>
                  <w:lang w:val="es-CO"/>
                </w:rPr>
                <w:delText xml:space="preserve"> </w:delText>
              </w:r>
              <w:r w:rsidDel="00D42E19">
                <w:rPr>
                  <w:b/>
                  <w:bCs/>
                  <w:spacing w:val="-2"/>
                  <w:w w:val="90"/>
                  <w:sz w:val="16"/>
                  <w:lang w:val="es-CO"/>
                </w:rPr>
                <w:delText>Media</w:delText>
              </w:r>
            </w:del>
          </w:p>
        </w:tc>
      </w:tr>
      <w:tr w:rsidR="00D05FC9" w14:paraId="3E2DACC9" w14:textId="77777777">
        <w:trPr>
          <w:trHeight w:val="273"/>
        </w:trPr>
        <w:tc>
          <w:tcPr>
            <w:tcW w:w="969" w:type="dxa"/>
            <w:tcBorders>
              <w:top w:val="single" w:sz="4" w:space="0" w:color="000000"/>
            </w:tcBorders>
          </w:tcPr>
          <w:p w14:paraId="3D2E9792" w14:textId="77777777" w:rsidR="00D05FC9" w:rsidRDefault="00510033">
            <w:pPr>
              <w:pStyle w:val="TableParagraph"/>
            </w:pPr>
            <w:r>
              <w:rPr>
                <w:spacing w:val="-2"/>
                <w:sz w:val="16"/>
                <w:lang w:val="es-CO"/>
              </w:rPr>
              <w:t>Atrato</w:t>
            </w:r>
          </w:p>
        </w:tc>
        <w:tc>
          <w:tcPr>
            <w:tcW w:w="926" w:type="dxa"/>
            <w:tcBorders>
              <w:top w:val="single" w:sz="4" w:space="0" w:color="000000"/>
            </w:tcBorders>
          </w:tcPr>
          <w:p w14:paraId="3F798D7D" w14:textId="77777777" w:rsidR="00D05FC9" w:rsidRDefault="00510033">
            <w:pPr>
              <w:pStyle w:val="TableParagraph"/>
              <w:ind w:right="1"/>
            </w:pPr>
            <w:r>
              <w:rPr>
                <w:spacing w:val="-10"/>
                <w:sz w:val="16"/>
                <w:lang w:val="es-CO"/>
              </w:rPr>
              <w:t>0</w:t>
            </w:r>
          </w:p>
        </w:tc>
        <w:tc>
          <w:tcPr>
            <w:tcW w:w="1318" w:type="dxa"/>
            <w:tcBorders>
              <w:top w:val="single" w:sz="4" w:space="0" w:color="000000"/>
            </w:tcBorders>
          </w:tcPr>
          <w:p w14:paraId="3535B8E5" w14:textId="77777777" w:rsidR="00D05FC9" w:rsidRDefault="00510033">
            <w:pPr>
              <w:pStyle w:val="TableParagraph"/>
              <w:ind w:right="1"/>
            </w:pPr>
            <w:commentRangeStart w:id="619"/>
            <w:r>
              <w:rPr>
                <w:w w:val="90"/>
                <w:sz w:val="16"/>
                <w:lang w:val="es-CO"/>
              </w:rPr>
              <w:t>-</w:t>
            </w:r>
            <w:r>
              <w:rPr>
                <w:spacing w:val="-2"/>
                <w:sz w:val="16"/>
                <w:lang w:val="es-CO"/>
              </w:rPr>
              <w:t>0.0322642</w:t>
            </w:r>
            <w:commentRangeEnd w:id="619"/>
            <w:r w:rsidR="000A7A31">
              <w:rPr>
                <w:rStyle w:val="Refdecomentario"/>
                <w:sz w:val="22"/>
                <w:szCs w:val="22"/>
              </w:rPr>
              <w:commentReference w:id="619"/>
            </w:r>
          </w:p>
        </w:tc>
        <w:tc>
          <w:tcPr>
            <w:tcW w:w="1161" w:type="dxa"/>
            <w:tcBorders>
              <w:top w:val="single" w:sz="4" w:space="0" w:color="000000"/>
            </w:tcBorders>
          </w:tcPr>
          <w:p w14:paraId="690303C7" w14:textId="77777777" w:rsidR="00D05FC9" w:rsidRDefault="00510033">
            <w:pPr>
              <w:pStyle w:val="TableParagraph"/>
              <w:ind w:right="2"/>
            </w:pPr>
            <w:r>
              <w:rPr>
                <w:w w:val="90"/>
                <w:sz w:val="16"/>
                <w:lang w:val="es-CO"/>
              </w:rPr>
              <w:t>-</w:t>
            </w:r>
            <w:r>
              <w:rPr>
                <w:spacing w:val="-2"/>
                <w:sz w:val="16"/>
                <w:lang w:val="es-CO"/>
              </w:rPr>
              <w:t>1.0171946</w:t>
            </w:r>
          </w:p>
        </w:tc>
        <w:tc>
          <w:tcPr>
            <w:tcW w:w="963" w:type="dxa"/>
            <w:tcBorders>
              <w:top w:val="single" w:sz="4" w:space="0" w:color="000000"/>
            </w:tcBorders>
          </w:tcPr>
          <w:p w14:paraId="33B4DA49" w14:textId="77777777" w:rsidR="00D05FC9" w:rsidRDefault="00510033">
            <w:pPr>
              <w:pStyle w:val="TableParagraph"/>
              <w:ind w:left="1" w:right="4"/>
            </w:pPr>
            <w:r>
              <w:rPr>
                <w:spacing w:val="-2"/>
                <w:sz w:val="16"/>
                <w:lang w:val="es-CO"/>
              </w:rPr>
              <w:t>0.1127104</w:t>
            </w:r>
          </w:p>
        </w:tc>
        <w:tc>
          <w:tcPr>
            <w:tcW w:w="1487" w:type="dxa"/>
            <w:tcBorders>
              <w:top w:val="single" w:sz="4" w:space="0" w:color="000000"/>
            </w:tcBorders>
          </w:tcPr>
          <w:p w14:paraId="3C26F910" w14:textId="77777777" w:rsidR="00D05FC9" w:rsidRDefault="00510033">
            <w:pPr>
              <w:pStyle w:val="TableParagraph"/>
              <w:ind w:right="4"/>
            </w:pPr>
            <w:r>
              <w:rPr>
                <w:w w:val="90"/>
                <w:sz w:val="16"/>
                <w:lang w:val="es-CO"/>
              </w:rPr>
              <w:t>-</w:t>
            </w:r>
            <w:r>
              <w:rPr>
                <w:spacing w:val="-2"/>
                <w:sz w:val="16"/>
                <w:lang w:val="es-CO"/>
              </w:rPr>
              <w:t>0.5098330</w:t>
            </w:r>
          </w:p>
        </w:tc>
      </w:tr>
      <w:tr w:rsidR="00D05FC9" w14:paraId="57819B2E" w14:textId="77777777">
        <w:trPr>
          <w:trHeight w:val="253"/>
        </w:trPr>
        <w:tc>
          <w:tcPr>
            <w:tcW w:w="969" w:type="dxa"/>
          </w:tcPr>
          <w:p w14:paraId="794A69EA" w14:textId="77777777" w:rsidR="00D05FC9" w:rsidRDefault="00510033">
            <w:pPr>
              <w:pStyle w:val="TableParagraph"/>
              <w:spacing w:before="24"/>
            </w:pPr>
            <w:r>
              <w:rPr>
                <w:spacing w:val="-2"/>
                <w:sz w:val="16"/>
                <w:lang w:val="es-CO"/>
              </w:rPr>
              <w:t>Cauca</w:t>
            </w:r>
          </w:p>
        </w:tc>
        <w:tc>
          <w:tcPr>
            <w:tcW w:w="926" w:type="dxa"/>
          </w:tcPr>
          <w:p w14:paraId="36CE407A" w14:textId="77777777" w:rsidR="00D05FC9" w:rsidRDefault="00510033">
            <w:pPr>
              <w:pStyle w:val="TableParagraph"/>
              <w:spacing w:before="24"/>
              <w:ind w:right="1"/>
            </w:pPr>
            <w:r>
              <w:rPr>
                <w:spacing w:val="-10"/>
                <w:sz w:val="16"/>
                <w:lang w:val="es-CO"/>
              </w:rPr>
              <w:t>0</w:t>
            </w:r>
          </w:p>
        </w:tc>
        <w:tc>
          <w:tcPr>
            <w:tcW w:w="1318" w:type="dxa"/>
          </w:tcPr>
          <w:p w14:paraId="218C5593" w14:textId="77777777" w:rsidR="00D05FC9" w:rsidRDefault="00510033">
            <w:pPr>
              <w:pStyle w:val="TableParagraph"/>
              <w:spacing w:before="24"/>
              <w:ind w:right="1"/>
            </w:pPr>
            <w:r>
              <w:rPr>
                <w:spacing w:val="-2"/>
                <w:sz w:val="16"/>
                <w:lang w:val="es-CO"/>
              </w:rPr>
              <w:t>0.0731148</w:t>
            </w:r>
          </w:p>
        </w:tc>
        <w:tc>
          <w:tcPr>
            <w:tcW w:w="1161" w:type="dxa"/>
          </w:tcPr>
          <w:p w14:paraId="1FBBA64C" w14:textId="77777777" w:rsidR="00D05FC9" w:rsidRDefault="00510033">
            <w:pPr>
              <w:pStyle w:val="TableParagraph"/>
              <w:spacing w:before="24"/>
              <w:ind w:right="2"/>
            </w:pPr>
            <w:r>
              <w:rPr>
                <w:spacing w:val="-2"/>
                <w:sz w:val="16"/>
                <w:lang w:val="es-CO"/>
              </w:rPr>
              <w:t>1.1184392</w:t>
            </w:r>
          </w:p>
        </w:tc>
        <w:tc>
          <w:tcPr>
            <w:tcW w:w="963" w:type="dxa"/>
          </w:tcPr>
          <w:p w14:paraId="7CE7666E" w14:textId="77777777" w:rsidR="00D05FC9" w:rsidRDefault="00510033">
            <w:pPr>
              <w:pStyle w:val="TableParagraph"/>
              <w:spacing w:before="24"/>
              <w:ind w:left="1" w:right="4"/>
            </w:pPr>
            <w:r>
              <w:rPr>
                <w:w w:val="90"/>
                <w:sz w:val="16"/>
                <w:lang w:val="es-CO"/>
              </w:rPr>
              <w:t>-</w:t>
            </w:r>
            <w:r>
              <w:rPr>
                <w:spacing w:val="-2"/>
                <w:sz w:val="16"/>
                <w:lang w:val="es-CO"/>
              </w:rPr>
              <w:t>0.0475954</w:t>
            </w:r>
          </w:p>
        </w:tc>
        <w:tc>
          <w:tcPr>
            <w:tcW w:w="1487" w:type="dxa"/>
          </w:tcPr>
          <w:p w14:paraId="54518C56" w14:textId="77777777" w:rsidR="00D05FC9" w:rsidRDefault="00510033">
            <w:pPr>
              <w:pStyle w:val="TableParagraph"/>
              <w:spacing w:before="24"/>
              <w:ind w:right="4"/>
            </w:pPr>
            <w:r>
              <w:rPr>
                <w:w w:val="90"/>
                <w:sz w:val="16"/>
                <w:lang w:val="es-CO"/>
              </w:rPr>
              <w:t>-</w:t>
            </w:r>
            <w:r>
              <w:rPr>
                <w:spacing w:val="-2"/>
                <w:sz w:val="16"/>
                <w:lang w:val="es-CO"/>
              </w:rPr>
              <w:t>0.0786611</w:t>
            </w:r>
          </w:p>
        </w:tc>
      </w:tr>
      <w:tr w:rsidR="00D05FC9" w14:paraId="230620FA" w14:textId="77777777">
        <w:trPr>
          <w:trHeight w:val="229"/>
        </w:trPr>
        <w:tc>
          <w:tcPr>
            <w:tcW w:w="969" w:type="dxa"/>
            <w:tcBorders>
              <w:bottom w:val="single" w:sz="8" w:space="0" w:color="000000"/>
            </w:tcBorders>
          </w:tcPr>
          <w:p w14:paraId="222B08AF" w14:textId="77777777" w:rsidR="00D05FC9" w:rsidRDefault="00510033">
            <w:pPr>
              <w:pStyle w:val="TableParagraph"/>
              <w:spacing w:before="24" w:line="185" w:lineRule="exact"/>
            </w:pPr>
            <w:r>
              <w:rPr>
                <w:spacing w:val="-2"/>
                <w:sz w:val="16"/>
                <w:lang w:val="es-CO"/>
              </w:rPr>
              <w:t>Magdalena</w:t>
            </w:r>
          </w:p>
        </w:tc>
        <w:tc>
          <w:tcPr>
            <w:tcW w:w="926" w:type="dxa"/>
            <w:tcBorders>
              <w:bottom w:val="single" w:sz="8" w:space="0" w:color="000000"/>
            </w:tcBorders>
          </w:tcPr>
          <w:p w14:paraId="67F8D44C" w14:textId="77777777" w:rsidR="00D05FC9" w:rsidRDefault="00510033">
            <w:pPr>
              <w:pStyle w:val="TableParagraph"/>
              <w:spacing w:before="24" w:line="185" w:lineRule="exact"/>
              <w:ind w:right="1"/>
            </w:pPr>
            <w:r>
              <w:rPr>
                <w:spacing w:val="-10"/>
                <w:sz w:val="16"/>
                <w:lang w:val="es-CO"/>
              </w:rPr>
              <w:t>0</w:t>
            </w:r>
          </w:p>
        </w:tc>
        <w:tc>
          <w:tcPr>
            <w:tcW w:w="1318" w:type="dxa"/>
            <w:tcBorders>
              <w:bottom w:val="single" w:sz="8" w:space="0" w:color="000000"/>
            </w:tcBorders>
          </w:tcPr>
          <w:p w14:paraId="4FF566B0" w14:textId="77777777" w:rsidR="00D05FC9" w:rsidRDefault="00510033">
            <w:pPr>
              <w:pStyle w:val="TableParagraph"/>
              <w:spacing w:before="24" w:line="185" w:lineRule="exact"/>
              <w:ind w:right="1"/>
            </w:pPr>
            <w:r>
              <w:rPr>
                <w:w w:val="90"/>
                <w:sz w:val="16"/>
                <w:lang w:val="es-CO"/>
              </w:rPr>
              <w:t>-</w:t>
            </w:r>
            <w:r>
              <w:rPr>
                <w:spacing w:val="-2"/>
                <w:sz w:val="16"/>
                <w:lang w:val="es-CO"/>
              </w:rPr>
              <w:t>0.0434983</w:t>
            </w:r>
          </w:p>
        </w:tc>
        <w:tc>
          <w:tcPr>
            <w:tcW w:w="1161" w:type="dxa"/>
            <w:tcBorders>
              <w:bottom w:val="single" w:sz="8" w:space="0" w:color="000000"/>
            </w:tcBorders>
          </w:tcPr>
          <w:p w14:paraId="14714A2D" w14:textId="77777777" w:rsidR="00D05FC9" w:rsidRDefault="00510033">
            <w:pPr>
              <w:pStyle w:val="TableParagraph"/>
              <w:spacing w:before="24" w:line="185" w:lineRule="exact"/>
              <w:ind w:right="2"/>
            </w:pPr>
            <w:r>
              <w:rPr>
                <w:w w:val="90"/>
                <w:sz w:val="16"/>
                <w:lang w:val="es-CO"/>
              </w:rPr>
              <w:t>-</w:t>
            </w:r>
            <w:r>
              <w:rPr>
                <w:spacing w:val="-2"/>
                <w:sz w:val="16"/>
                <w:lang w:val="es-CO"/>
              </w:rPr>
              <w:t>0.1330732</w:t>
            </w:r>
          </w:p>
        </w:tc>
        <w:tc>
          <w:tcPr>
            <w:tcW w:w="963" w:type="dxa"/>
            <w:tcBorders>
              <w:bottom w:val="single" w:sz="8" w:space="0" w:color="000000"/>
            </w:tcBorders>
          </w:tcPr>
          <w:p w14:paraId="59376AD3" w14:textId="77777777" w:rsidR="00D05FC9" w:rsidRDefault="00510033">
            <w:pPr>
              <w:pStyle w:val="TableParagraph"/>
              <w:spacing w:before="24" w:line="185" w:lineRule="exact"/>
              <w:ind w:left="1" w:right="4"/>
            </w:pPr>
            <w:r>
              <w:rPr>
                <w:w w:val="90"/>
                <w:sz w:val="16"/>
                <w:lang w:val="es-CO"/>
              </w:rPr>
              <w:t>-</w:t>
            </w:r>
            <w:r>
              <w:rPr>
                <w:spacing w:val="-2"/>
                <w:sz w:val="16"/>
                <w:lang w:val="es-CO"/>
              </w:rPr>
              <w:t>0.0649104</w:t>
            </w:r>
          </w:p>
        </w:tc>
        <w:tc>
          <w:tcPr>
            <w:tcW w:w="1487" w:type="dxa"/>
            <w:tcBorders>
              <w:bottom w:val="single" w:sz="8" w:space="0" w:color="000000"/>
            </w:tcBorders>
          </w:tcPr>
          <w:p w14:paraId="3E0A0F9F" w14:textId="77777777" w:rsidR="00D05FC9" w:rsidRDefault="00510033">
            <w:pPr>
              <w:pStyle w:val="TableParagraph"/>
              <w:spacing w:before="24" w:line="185" w:lineRule="exact"/>
              <w:ind w:right="4"/>
            </w:pPr>
            <w:r>
              <w:rPr>
                <w:spacing w:val="-2"/>
                <w:sz w:val="16"/>
                <w:lang w:val="es-CO"/>
              </w:rPr>
              <w:t>0.6003614</w:t>
            </w:r>
          </w:p>
        </w:tc>
      </w:tr>
    </w:tbl>
    <w:p w14:paraId="3D2BE4F9" w14:textId="77777777" w:rsidR="00D05FC9" w:rsidRDefault="00D05FC9">
      <w:pPr>
        <w:pStyle w:val="Textoindependiente"/>
        <w:rPr>
          <w:lang w:val="es-CO"/>
        </w:rPr>
      </w:pPr>
    </w:p>
    <w:p w14:paraId="57FBE93D" w14:textId="77777777" w:rsidR="00D05FC9" w:rsidRDefault="00D05FC9">
      <w:pPr>
        <w:pStyle w:val="Ttulo1"/>
        <w:tabs>
          <w:tab w:val="left" w:pos="8414"/>
        </w:tabs>
        <w:spacing w:before="9"/>
        <w:rPr>
          <w:lang w:val="es-CO"/>
        </w:rPr>
      </w:pPr>
    </w:p>
    <w:p w14:paraId="35480AC3" w14:textId="77777777" w:rsidR="00CA75A6" w:rsidRDefault="00510033">
      <w:pPr>
        <w:tabs>
          <w:tab w:val="left" w:pos="8414"/>
        </w:tabs>
        <w:spacing w:before="9"/>
        <w:ind w:left="113"/>
        <w:jc w:val="both"/>
        <w:rPr>
          <w:rFonts w:ascii="Times New Roman" w:eastAsia="Times New Roman" w:hAnsi="Times New Roman" w:cs="Times New Roman"/>
          <w:color w:val="000000"/>
          <w:sz w:val="20"/>
          <w:szCs w:val="20"/>
          <w:lang w:val="es-CO"/>
        </w:rPr>
      </w:pPr>
      <w:r>
        <w:rPr>
          <w:rFonts w:ascii="Times New Roman" w:eastAsia="Times New Roman" w:hAnsi="Times New Roman" w:cs="Times New Roman"/>
          <w:color w:val="000000"/>
          <w:sz w:val="20"/>
          <w:szCs w:val="20"/>
          <w:lang w:val="es-CO"/>
        </w:rPr>
        <w:t xml:space="preserve">La </w:t>
      </w:r>
      <w:del w:id="620" w:author="Daniel Bertin Ugarte" w:date="2026-01-29T17:35:00Z" w16du:dateUtc="2026-01-29T20:35:00Z">
        <w:r w:rsidDel="00BE2EFE">
          <w:rPr>
            <w:rFonts w:ascii="Times New Roman" w:eastAsia="Times New Roman" w:hAnsi="Times New Roman" w:cs="Times New Roman"/>
            <w:color w:val="000000"/>
            <w:sz w:val="20"/>
            <w:szCs w:val="20"/>
            <w:lang w:val="es-CO"/>
          </w:rPr>
          <w:delText>T</w:delText>
        </w:r>
      </w:del>
      <w:ins w:id="621" w:author="Daniel Bertin Ugarte" w:date="2026-01-29T17:35:00Z" w16du:dateUtc="2026-01-29T20:35:00Z">
        <w:r w:rsidR="00BE2EFE">
          <w:rPr>
            <w:rFonts w:ascii="Times New Roman" w:eastAsia="Times New Roman" w:hAnsi="Times New Roman" w:cs="Times New Roman"/>
            <w:color w:val="000000"/>
            <w:sz w:val="20"/>
            <w:szCs w:val="20"/>
            <w:lang w:val="es-CO"/>
          </w:rPr>
          <w:t>t</w:t>
        </w:r>
      </w:ins>
      <w:r>
        <w:rPr>
          <w:rFonts w:ascii="Times New Roman" w:eastAsia="Times New Roman" w:hAnsi="Times New Roman" w:cs="Times New Roman"/>
          <w:color w:val="000000"/>
          <w:sz w:val="20"/>
          <w:szCs w:val="20"/>
          <w:lang w:val="es-CO"/>
        </w:rPr>
        <w:t>abla 4 muestra los coeficientes de los efectos aleatorios para cada una de la</w:t>
      </w:r>
      <w:r>
        <w:rPr>
          <w:rFonts w:ascii="Times New Roman" w:eastAsia="Times New Roman" w:hAnsi="Times New Roman" w:cs="Times New Roman"/>
          <w:sz w:val="20"/>
          <w:szCs w:val="20"/>
          <w:lang w:val="es-CO"/>
        </w:rPr>
        <w:t xml:space="preserve">s regiones definidas utilizando el método de agrupamiento. </w:t>
      </w:r>
      <w:del w:id="622" w:author="Daniel Bertin Ugarte" w:date="2026-01-29T17:35:00Z" w16du:dateUtc="2026-01-29T20:35:00Z">
        <w:r w:rsidDel="00BE2EFE">
          <w:rPr>
            <w:rFonts w:ascii="Times New Roman" w:eastAsia="Times New Roman" w:hAnsi="Times New Roman" w:cs="Times New Roman"/>
            <w:sz w:val="20"/>
            <w:szCs w:val="20"/>
            <w:lang w:val="es-CO"/>
          </w:rPr>
          <w:delText xml:space="preserve">Estos resultados ilustran cómo la influencia de las variables predictoras en la susceptibilidad a movimientos en masa varía entre los diferentes grupos (A, B, C y D). </w:delText>
        </w:r>
      </w:del>
      <w:r>
        <w:rPr>
          <w:rFonts w:ascii="Times New Roman" w:eastAsia="Times New Roman" w:hAnsi="Times New Roman" w:cs="Times New Roman"/>
          <w:sz w:val="20"/>
          <w:szCs w:val="20"/>
          <w:lang w:val="es-CO"/>
        </w:rPr>
        <w:t xml:space="preserve">En el grupo A, </w:t>
      </w:r>
      <w:del w:id="623" w:author="Daniel Bertin Ugarte" w:date="2026-01-29T17:41:00Z" w16du:dateUtc="2026-01-29T20:41:00Z">
        <w:r w:rsidDel="00577BB3">
          <w:rPr>
            <w:rFonts w:ascii="Times New Roman" w:eastAsia="Times New Roman" w:hAnsi="Times New Roman" w:cs="Times New Roman"/>
            <w:sz w:val="20"/>
            <w:szCs w:val="20"/>
            <w:lang w:val="es-CO"/>
          </w:rPr>
          <w:delText>la elevación media tiene un coeficiente negativo (-0</w:delText>
        </w:r>
      </w:del>
      <w:del w:id="624" w:author="Daniel Bertin Ugarte" w:date="2026-01-29T17:38:00Z" w16du:dateUtc="2026-01-29T20:38:00Z">
        <w:r w:rsidDel="00577BB3">
          <w:rPr>
            <w:rFonts w:ascii="Times New Roman" w:eastAsia="Times New Roman" w:hAnsi="Times New Roman" w:cs="Times New Roman"/>
            <w:sz w:val="20"/>
            <w:szCs w:val="20"/>
            <w:lang w:val="es-CO"/>
          </w:rPr>
          <w:delText>.</w:delText>
        </w:r>
      </w:del>
      <w:del w:id="625" w:author="Daniel Bertin Ugarte" w:date="2026-01-29T17:41:00Z" w16du:dateUtc="2026-01-29T20:41:00Z">
        <w:r w:rsidDel="00577BB3">
          <w:rPr>
            <w:rFonts w:ascii="Times New Roman" w:eastAsia="Times New Roman" w:hAnsi="Times New Roman" w:cs="Times New Roman"/>
            <w:sz w:val="20"/>
            <w:szCs w:val="20"/>
            <w:lang w:val="es-CO"/>
          </w:rPr>
          <w:delText>032), lo que indica un leve efecto que reduce la susceptibilidad. E</w:delText>
        </w:r>
      </w:del>
      <w:ins w:id="626" w:author="Daniel Bertin Ugarte" w:date="2026-01-29T17:41:00Z" w16du:dateUtc="2026-01-29T20:41:00Z">
        <w:r w:rsidR="00577BB3">
          <w:rPr>
            <w:rFonts w:ascii="Times New Roman" w:eastAsia="Times New Roman" w:hAnsi="Times New Roman" w:cs="Times New Roman"/>
            <w:sz w:val="20"/>
            <w:szCs w:val="20"/>
            <w:lang w:val="es-CO"/>
          </w:rPr>
          <w:t>e</w:t>
        </w:r>
      </w:ins>
      <w:r>
        <w:rPr>
          <w:rFonts w:ascii="Times New Roman" w:eastAsia="Times New Roman" w:hAnsi="Times New Roman" w:cs="Times New Roman"/>
          <w:sz w:val="20"/>
          <w:szCs w:val="20"/>
          <w:lang w:val="es-CO"/>
        </w:rPr>
        <w:t>l relieve medio</w:t>
      </w:r>
      <w:del w:id="627" w:author="Daniel Bertin Ugarte" w:date="2026-01-29T17:41:00Z" w16du:dateUtc="2026-01-29T20:41:00Z">
        <w:r w:rsidDel="00577BB3">
          <w:rPr>
            <w:rFonts w:ascii="Times New Roman" w:eastAsia="Times New Roman" w:hAnsi="Times New Roman" w:cs="Times New Roman"/>
            <w:sz w:val="20"/>
            <w:szCs w:val="20"/>
            <w:lang w:val="es-CO"/>
          </w:rPr>
          <w:delText>, por otro lado,</w:delText>
        </w:r>
      </w:del>
      <w:r>
        <w:rPr>
          <w:rFonts w:ascii="Times New Roman" w:eastAsia="Times New Roman" w:hAnsi="Times New Roman" w:cs="Times New Roman"/>
          <w:sz w:val="20"/>
          <w:szCs w:val="20"/>
          <w:lang w:val="es-CO"/>
        </w:rPr>
        <w:t xml:space="preserve"> presenta un coeficiente positivo significativo</w:t>
      </w:r>
      <w:del w:id="628" w:author="Daniel Bertin Ugarte" w:date="2026-01-29T17:47:00Z" w16du:dateUtc="2026-01-29T20:47:00Z">
        <w:r w:rsidDel="00CA75A6">
          <w:rPr>
            <w:rFonts w:ascii="Times New Roman" w:eastAsia="Times New Roman" w:hAnsi="Times New Roman" w:cs="Times New Roman"/>
            <w:sz w:val="20"/>
            <w:szCs w:val="20"/>
            <w:lang w:val="es-CO"/>
          </w:rPr>
          <w:delText xml:space="preserve"> (0</w:delText>
        </w:r>
      </w:del>
      <w:del w:id="629" w:author="Daniel Bertin Ugarte" w:date="2026-01-29T17:41:00Z" w16du:dateUtc="2026-01-29T20:41:00Z">
        <w:r w:rsidDel="00577BB3">
          <w:rPr>
            <w:rFonts w:ascii="Times New Roman" w:eastAsia="Times New Roman" w:hAnsi="Times New Roman" w:cs="Times New Roman"/>
            <w:sz w:val="20"/>
            <w:szCs w:val="20"/>
            <w:lang w:val="es-CO"/>
          </w:rPr>
          <w:delText>.</w:delText>
        </w:r>
      </w:del>
      <w:del w:id="630" w:author="Daniel Bertin Ugarte" w:date="2026-01-29T17:47:00Z" w16du:dateUtc="2026-01-29T20:47:00Z">
        <w:r w:rsidDel="00CA75A6">
          <w:rPr>
            <w:rFonts w:ascii="Times New Roman" w:eastAsia="Times New Roman" w:hAnsi="Times New Roman" w:cs="Times New Roman"/>
            <w:sz w:val="20"/>
            <w:szCs w:val="20"/>
            <w:lang w:val="es-CO"/>
          </w:rPr>
          <w:delText>394)</w:delText>
        </w:r>
      </w:del>
      <w:r>
        <w:rPr>
          <w:rFonts w:ascii="Times New Roman" w:eastAsia="Times New Roman" w:hAnsi="Times New Roman" w:cs="Times New Roman"/>
          <w:sz w:val="20"/>
          <w:szCs w:val="20"/>
          <w:lang w:val="es-CO"/>
        </w:rPr>
        <w:t xml:space="preserve">, lo cual sugiere que las zonas con mayor relieve </w:t>
      </w:r>
      <w:del w:id="631" w:author="Daniel Bertin Ugarte" w:date="2026-01-29T17:41:00Z" w16du:dateUtc="2026-01-29T20:41:00Z">
        <w:r w:rsidDel="00577BB3">
          <w:rPr>
            <w:rFonts w:ascii="Times New Roman" w:eastAsia="Times New Roman" w:hAnsi="Times New Roman" w:cs="Times New Roman"/>
            <w:sz w:val="20"/>
            <w:szCs w:val="20"/>
            <w:lang w:val="es-CO"/>
          </w:rPr>
          <w:delText xml:space="preserve">en este grupo </w:delText>
        </w:r>
      </w:del>
      <w:r>
        <w:rPr>
          <w:rFonts w:ascii="Times New Roman" w:eastAsia="Times New Roman" w:hAnsi="Times New Roman" w:cs="Times New Roman"/>
          <w:sz w:val="20"/>
          <w:szCs w:val="20"/>
          <w:lang w:val="es-CO"/>
        </w:rPr>
        <w:t>son más susceptibles</w:t>
      </w:r>
      <w:ins w:id="632" w:author="Daniel Bertin Ugarte" w:date="2026-01-29T17:42:00Z" w16du:dateUtc="2026-01-29T20:42:00Z">
        <w:r w:rsidR="00577BB3">
          <w:rPr>
            <w:rFonts w:ascii="Times New Roman" w:eastAsia="Times New Roman" w:hAnsi="Times New Roman" w:cs="Times New Roman"/>
            <w:sz w:val="20"/>
            <w:szCs w:val="20"/>
            <w:lang w:val="es-CO"/>
          </w:rPr>
          <w:t xml:space="preserve"> a movimientos en masa</w:t>
        </w:r>
      </w:ins>
      <w:ins w:id="633" w:author="Daniel Bertin Ugarte" w:date="2026-01-29T17:41:00Z" w16du:dateUtc="2026-01-29T20:41:00Z">
        <w:r w:rsidR="00577BB3">
          <w:rPr>
            <w:rFonts w:ascii="Times New Roman" w:eastAsia="Times New Roman" w:hAnsi="Times New Roman" w:cs="Times New Roman"/>
            <w:sz w:val="20"/>
            <w:szCs w:val="20"/>
            <w:lang w:val="es-CO"/>
          </w:rPr>
          <w:t xml:space="preserve">; </w:t>
        </w:r>
      </w:ins>
      <w:del w:id="634" w:author="Daniel Bertin Ugarte" w:date="2026-01-29T17:41:00Z" w16du:dateUtc="2026-01-29T20:41:00Z">
        <w:r w:rsidDel="00577BB3">
          <w:rPr>
            <w:rFonts w:ascii="Times New Roman" w:eastAsia="Times New Roman" w:hAnsi="Times New Roman" w:cs="Times New Roman"/>
            <w:sz w:val="20"/>
            <w:szCs w:val="20"/>
            <w:lang w:val="es-CO"/>
          </w:rPr>
          <w:delText>. L</w:delText>
        </w:r>
      </w:del>
      <w:ins w:id="635" w:author="Daniel Bertin Ugarte" w:date="2026-01-29T17:41:00Z" w16du:dateUtc="2026-01-29T20:41:00Z">
        <w:r w:rsidR="00577BB3">
          <w:rPr>
            <w:rFonts w:ascii="Times New Roman" w:eastAsia="Times New Roman" w:hAnsi="Times New Roman" w:cs="Times New Roman"/>
            <w:sz w:val="20"/>
            <w:szCs w:val="20"/>
            <w:lang w:val="es-CO"/>
          </w:rPr>
          <w:t>l</w:t>
        </w:r>
      </w:ins>
      <w:r>
        <w:rPr>
          <w:rFonts w:ascii="Times New Roman" w:eastAsia="Times New Roman" w:hAnsi="Times New Roman" w:cs="Times New Roman"/>
          <w:sz w:val="20"/>
          <w:szCs w:val="20"/>
          <w:lang w:val="es-CO"/>
        </w:rPr>
        <w:t>a lluvia anual</w:t>
      </w:r>
      <w:ins w:id="636" w:author="Daniel Bertin Ugarte" w:date="2026-01-29T17:42:00Z" w16du:dateUtc="2026-01-29T20:42:00Z">
        <w:r w:rsidR="00577BB3">
          <w:rPr>
            <w:rFonts w:ascii="Times New Roman" w:eastAsia="Times New Roman" w:hAnsi="Times New Roman" w:cs="Times New Roman"/>
            <w:sz w:val="20"/>
            <w:szCs w:val="20"/>
            <w:lang w:val="es-CO"/>
          </w:rPr>
          <w:t xml:space="preserve"> </w:t>
        </w:r>
      </w:ins>
      <w:del w:id="637" w:author="Daniel Bertin Ugarte" w:date="2026-01-29T17:42:00Z" w16du:dateUtc="2026-01-29T20:42:00Z">
        <w:r w:rsidDel="00577BB3">
          <w:rPr>
            <w:rFonts w:ascii="Times New Roman" w:eastAsia="Times New Roman" w:hAnsi="Times New Roman" w:cs="Times New Roman"/>
            <w:sz w:val="20"/>
            <w:szCs w:val="20"/>
            <w:lang w:val="es-CO"/>
          </w:rPr>
          <w:delText xml:space="preserve"> </w:delText>
        </w:r>
      </w:del>
      <w:del w:id="638" w:author="Daniel Bertin Ugarte" w:date="2026-01-29T17:41:00Z" w16du:dateUtc="2026-01-29T20:41:00Z">
        <w:r w:rsidDel="00577BB3">
          <w:rPr>
            <w:rFonts w:ascii="Times New Roman" w:eastAsia="Times New Roman" w:hAnsi="Times New Roman" w:cs="Times New Roman"/>
            <w:sz w:val="20"/>
            <w:szCs w:val="20"/>
            <w:lang w:val="es-CO"/>
          </w:rPr>
          <w:delText xml:space="preserve">media </w:delText>
        </w:r>
      </w:del>
      <w:r>
        <w:rPr>
          <w:rFonts w:ascii="Times New Roman" w:eastAsia="Times New Roman" w:hAnsi="Times New Roman" w:cs="Times New Roman"/>
          <w:sz w:val="20"/>
          <w:szCs w:val="20"/>
          <w:lang w:val="es-CO"/>
        </w:rPr>
        <w:t xml:space="preserve">tiene un </w:t>
      </w:r>
      <w:del w:id="639" w:author="Daniel Bertin Ugarte" w:date="2026-01-29T17:42:00Z" w16du:dateUtc="2026-01-29T20:42:00Z">
        <w:r w:rsidDel="00577BB3">
          <w:rPr>
            <w:rFonts w:ascii="Times New Roman" w:eastAsia="Times New Roman" w:hAnsi="Times New Roman" w:cs="Times New Roman"/>
            <w:sz w:val="20"/>
            <w:szCs w:val="20"/>
            <w:lang w:val="es-CO"/>
          </w:rPr>
          <w:delText xml:space="preserve">coeficiente positivo muy pequeño (0.033), sugiriendo un </w:delText>
        </w:r>
      </w:del>
      <w:r>
        <w:rPr>
          <w:rFonts w:ascii="Times New Roman" w:eastAsia="Times New Roman" w:hAnsi="Times New Roman" w:cs="Times New Roman"/>
          <w:sz w:val="20"/>
          <w:szCs w:val="20"/>
          <w:lang w:val="es-CO"/>
        </w:rPr>
        <w:t>efecto mínimo y positivo sobre la susceptibilidad</w:t>
      </w:r>
      <w:ins w:id="640" w:author="Daniel Bertin Ugarte" w:date="2026-01-29T17:42:00Z" w16du:dateUtc="2026-01-29T20:42:00Z">
        <w:r w:rsidR="00577BB3">
          <w:rPr>
            <w:rFonts w:ascii="Times New Roman" w:eastAsia="Times New Roman" w:hAnsi="Times New Roman" w:cs="Times New Roman"/>
            <w:sz w:val="20"/>
            <w:szCs w:val="20"/>
            <w:lang w:val="es-CO"/>
          </w:rPr>
          <w:t>, mientras que la elevación media</w:t>
        </w:r>
      </w:ins>
      <w:ins w:id="641" w:author="Daniel Bertin Ugarte" w:date="2026-01-29T17:43:00Z" w16du:dateUtc="2026-01-29T20:43:00Z">
        <w:r w:rsidR="00577BB3">
          <w:rPr>
            <w:rFonts w:ascii="Times New Roman" w:eastAsia="Times New Roman" w:hAnsi="Times New Roman" w:cs="Times New Roman"/>
            <w:sz w:val="20"/>
            <w:szCs w:val="20"/>
            <w:lang w:val="es-CO"/>
          </w:rPr>
          <w:t xml:space="preserve"> tiene un efecto negativo</w:t>
        </w:r>
      </w:ins>
      <w:r>
        <w:rPr>
          <w:rFonts w:ascii="Times New Roman" w:eastAsia="Times New Roman" w:hAnsi="Times New Roman" w:cs="Times New Roman"/>
          <w:sz w:val="20"/>
          <w:szCs w:val="20"/>
          <w:lang w:val="es-CO"/>
        </w:rPr>
        <w:t xml:space="preserve">. Para el grupo B, la elevación media </w:t>
      </w:r>
      <w:del w:id="642" w:author="Daniel Bertin Ugarte" w:date="2026-01-29T17:46:00Z" w16du:dateUtc="2026-01-29T20:46:00Z">
        <w:r w:rsidDel="00EA6373">
          <w:rPr>
            <w:rFonts w:ascii="Times New Roman" w:eastAsia="Times New Roman" w:hAnsi="Times New Roman" w:cs="Times New Roman"/>
            <w:sz w:val="20"/>
            <w:szCs w:val="20"/>
            <w:lang w:val="es-CO"/>
          </w:rPr>
          <w:delText>presenta un coeficiente positivo (0.032), mientras que</w:delText>
        </w:r>
      </w:del>
      <w:ins w:id="643" w:author="Daniel Bertin Ugarte" w:date="2026-01-29T17:46:00Z" w16du:dateUtc="2026-01-29T20:46:00Z">
        <w:r w:rsidR="00EA6373">
          <w:rPr>
            <w:rFonts w:ascii="Times New Roman" w:eastAsia="Times New Roman" w:hAnsi="Times New Roman" w:cs="Times New Roman"/>
            <w:sz w:val="20"/>
            <w:szCs w:val="20"/>
            <w:lang w:val="es-CO"/>
          </w:rPr>
          <w:t>y</w:t>
        </w:r>
      </w:ins>
      <w:r>
        <w:rPr>
          <w:rFonts w:ascii="Times New Roman" w:eastAsia="Times New Roman" w:hAnsi="Times New Roman" w:cs="Times New Roman"/>
          <w:sz w:val="20"/>
          <w:szCs w:val="20"/>
          <w:lang w:val="es-CO"/>
        </w:rPr>
        <w:t xml:space="preserve"> el relieve medio </w:t>
      </w:r>
      <w:del w:id="644" w:author="Daniel Bertin Ugarte" w:date="2026-01-29T17:46:00Z" w16du:dateUtc="2026-01-29T20:46:00Z">
        <w:r w:rsidDel="00CA75A6">
          <w:rPr>
            <w:rFonts w:ascii="Times New Roman" w:eastAsia="Times New Roman" w:hAnsi="Times New Roman" w:cs="Times New Roman"/>
            <w:sz w:val="20"/>
            <w:szCs w:val="20"/>
            <w:lang w:val="es-CO"/>
          </w:rPr>
          <w:delText>tiene un valor negativo (-0.385), lo cual indica una disminución de la susceptibilidad en áreas de mayor relieve dentro de este grupo</w:delText>
        </w:r>
      </w:del>
      <w:ins w:id="645" w:author="Daniel Bertin Ugarte" w:date="2026-01-29T17:46:00Z" w16du:dateUtc="2026-01-29T20:46:00Z">
        <w:r w:rsidR="00CA75A6">
          <w:rPr>
            <w:rFonts w:ascii="Times New Roman" w:eastAsia="Times New Roman" w:hAnsi="Times New Roman" w:cs="Times New Roman"/>
            <w:sz w:val="20"/>
            <w:szCs w:val="20"/>
            <w:lang w:val="es-CO"/>
          </w:rPr>
          <w:t>se comportan de manera opuesta con respecto al grupo A</w:t>
        </w:r>
      </w:ins>
      <w:ins w:id="646" w:author="Daniel Bertin Ugarte" w:date="2026-01-29T17:47:00Z" w16du:dateUtc="2026-01-29T20:47:00Z">
        <w:r w:rsidR="00CA75A6">
          <w:rPr>
            <w:rFonts w:ascii="Times New Roman" w:eastAsia="Times New Roman" w:hAnsi="Times New Roman" w:cs="Times New Roman"/>
            <w:sz w:val="20"/>
            <w:szCs w:val="20"/>
            <w:lang w:val="es-CO"/>
          </w:rPr>
          <w:t xml:space="preserve">, </w:t>
        </w:r>
      </w:ins>
      <w:del w:id="647" w:author="Daniel Bertin Ugarte" w:date="2026-01-29T17:47:00Z" w16du:dateUtc="2026-01-29T20:47:00Z">
        <w:r w:rsidDel="00CA75A6">
          <w:rPr>
            <w:rFonts w:ascii="Times New Roman" w:eastAsia="Times New Roman" w:hAnsi="Times New Roman" w:cs="Times New Roman"/>
            <w:sz w:val="20"/>
            <w:szCs w:val="20"/>
            <w:lang w:val="es-CO"/>
          </w:rPr>
          <w:delText>.</w:delText>
        </w:r>
      </w:del>
      <w:ins w:id="648" w:author="Daniel Bertin Ugarte" w:date="2026-01-29T17:47:00Z" w16du:dateUtc="2026-01-29T20:47:00Z">
        <w:r w:rsidR="00CA75A6">
          <w:rPr>
            <w:rFonts w:ascii="Times New Roman" w:eastAsia="Times New Roman" w:hAnsi="Times New Roman" w:cs="Times New Roman"/>
            <w:sz w:val="20"/>
            <w:szCs w:val="20"/>
            <w:lang w:val="es-CO"/>
          </w:rPr>
          <w:t>y</w:t>
        </w:r>
      </w:ins>
      <w:r>
        <w:rPr>
          <w:rFonts w:ascii="Times New Roman" w:eastAsia="Times New Roman" w:hAnsi="Times New Roman" w:cs="Times New Roman"/>
          <w:sz w:val="20"/>
          <w:szCs w:val="20"/>
          <w:lang w:val="es-CO"/>
        </w:rPr>
        <w:t xml:space="preserve"> </w:t>
      </w:r>
      <w:del w:id="649" w:author="Daniel Bertin Ugarte" w:date="2026-01-29T17:47:00Z" w16du:dateUtc="2026-01-29T20:47:00Z">
        <w:r w:rsidDel="00CA75A6">
          <w:rPr>
            <w:rFonts w:ascii="Times New Roman" w:eastAsia="Times New Roman" w:hAnsi="Times New Roman" w:cs="Times New Roman"/>
            <w:sz w:val="20"/>
            <w:szCs w:val="20"/>
            <w:lang w:val="es-CO"/>
          </w:rPr>
          <w:delText>L</w:delText>
        </w:r>
      </w:del>
      <w:ins w:id="650" w:author="Daniel Bertin Ugarte" w:date="2026-01-29T17:47:00Z" w16du:dateUtc="2026-01-29T20:47:00Z">
        <w:r w:rsidR="00CA75A6">
          <w:rPr>
            <w:rFonts w:ascii="Times New Roman" w:eastAsia="Times New Roman" w:hAnsi="Times New Roman" w:cs="Times New Roman"/>
            <w:sz w:val="20"/>
            <w:szCs w:val="20"/>
            <w:lang w:val="es-CO"/>
          </w:rPr>
          <w:t>l</w:t>
        </w:r>
      </w:ins>
      <w:r>
        <w:rPr>
          <w:rFonts w:ascii="Times New Roman" w:eastAsia="Times New Roman" w:hAnsi="Times New Roman" w:cs="Times New Roman"/>
          <w:sz w:val="20"/>
          <w:szCs w:val="20"/>
          <w:lang w:val="es-CO"/>
        </w:rPr>
        <w:t xml:space="preserve">a lluvia anual </w:t>
      </w:r>
      <w:del w:id="651" w:author="Daniel Bertin Ugarte" w:date="2026-01-29T17:46:00Z" w16du:dateUtc="2026-01-29T20:46:00Z">
        <w:r w:rsidDel="00CA75A6">
          <w:rPr>
            <w:rFonts w:ascii="Times New Roman" w:eastAsia="Times New Roman" w:hAnsi="Times New Roman" w:cs="Times New Roman"/>
            <w:sz w:val="20"/>
            <w:szCs w:val="20"/>
            <w:lang w:val="es-CO"/>
          </w:rPr>
          <w:delText xml:space="preserve">media </w:delText>
        </w:r>
      </w:del>
      <w:del w:id="652" w:author="Daniel Bertin Ugarte" w:date="2026-01-29T17:47:00Z" w16du:dateUtc="2026-01-29T20:47:00Z">
        <w:r w:rsidDel="00CA75A6">
          <w:rPr>
            <w:rFonts w:ascii="Times New Roman" w:eastAsia="Times New Roman" w:hAnsi="Times New Roman" w:cs="Times New Roman"/>
            <w:sz w:val="20"/>
            <w:szCs w:val="20"/>
            <w:lang w:val="es-CO"/>
          </w:rPr>
          <w:delText>tiene</w:delText>
        </w:r>
      </w:del>
      <w:ins w:id="653" w:author="Daniel Bertin Ugarte" w:date="2026-01-29T17:47:00Z" w16du:dateUtc="2026-01-29T20:47:00Z">
        <w:r w:rsidR="00CA75A6">
          <w:rPr>
            <w:rFonts w:ascii="Times New Roman" w:eastAsia="Times New Roman" w:hAnsi="Times New Roman" w:cs="Times New Roman"/>
            <w:sz w:val="20"/>
            <w:szCs w:val="20"/>
            <w:lang w:val="es-CO"/>
          </w:rPr>
          <w:t>posee</w:t>
        </w:r>
      </w:ins>
      <w:r>
        <w:rPr>
          <w:rFonts w:ascii="Times New Roman" w:eastAsia="Times New Roman" w:hAnsi="Times New Roman" w:cs="Times New Roman"/>
          <w:sz w:val="20"/>
          <w:szCs w:val="20"/>
          <w:lang w:val="es-CO"/>
        </w:rPr>
        <w:t xml:space="preserve"> un coeficiente negativo leve</w:t>
      </w:r>
      <w:del w:id="654" w:author="Daniel Bertin Ugarte" w:date="2026-01-29T17:47:00Z" w16du:dateUtc="2026-01-29T20:47:00Z">
        <w:r w:rsidDel="00CA75A6">
          <w:rPr>
            <w:rFonts w:ascii="Times New Roman" w:eastAsia="Times New Roman" w:hAnsi="Times New Roman" w:cs="Times New Roman"/>
            <w:sz w:val="20"/>
            <w:szCs w:val="20"/>
            <w:lang w:val="es-CO"/>
          </w:rPr>
          <w:delText xml:space="preserve"> (-0.032)</w:delText>
        </w:r>
      </w:del>
      <w:r>
        <w:rPr>
          <w:rFonts w:ascii="Times New Roman" w:eastAsia="Times New Roman" w:hAnsi="Times New Roman" w:cs="Times New Roman"/>
          <w:sz w:val="20"/>
          <w:szCs w:val="20"/>
          <w:lang w:val="es-CO"/>
        </w:rPr>
        <w:t>, sugiriendo una pequeña reducción en la susceptibilidad. En el grupo C, los coeficientes son relativamente pequeños para todas las variables</w:t>
      </w:r>
      <w:ins w:id="655" w:author="Daniel Bertin Ugarte" w:date="2026-01-29T17:48:00Z" w16du:dateUtc="2026-01-29T20:48:00Z">
        <w:r w:rsidR="00CA75A6">
          <w:rPr>
            <w:rFonts w:ascii="Times New Roman" w:eastAsia="Times New Roman" w:hAnsi="Times New Roman" w:cs="Times New Roman"/>
            <w:sz w:val="20"/>
            <w:szCs w:val="20"/>
            <w:lang w:val="es-CO"/>
          </w:rPr>
          <w:t xml:space="preserve">, por lo </w:t>
        </w:r>
      </w:ins>
      <w:del w:id="656" w:author="Daniel Bertin Ugarte" w:date="2026-01-29T17:48:00Z" w16du:dateUtc="2026-01-29T20:48:00Z">
        <w:r w:rsidDel="00CA75A6">
          <w:rPr>
            <w:rFonts w:ascii="Times New Roman" w:eastAsia="Times New Roman" w:hAnsi="Times New Roman" w:cs="Times New Roman"/>
            <w:sz w:val="20"/>
            <w:szCs w:val="20"/>
            <w:lang w:val="es-CO"/>
          </w:rPr>
          <w:delText>. La elevación media tiene un coeficiente positivo muy bajo (0.005), mientras que el relieve medio y el área tienen coeficientes negativos menores (-0.062 y 0.116 respectivamente). La lluvia anual media tiene un coeficiente negativ</w:delText>
        </w:r>
        <w:r w:rsidDel="00CA75A6">
          <w:rPr>
            <w:rFonts w:ascii="Times New Roman" w:eastAsia="Times New Roman" w:hAnsi="Times New Roman" w:cs="Times New Roman"/>
            <w:color w:val="000000"/>
            <w:sz w:val="20"/>
            <w:szCs w:val="20"/>
            <w:lang w:val="es-CO"/>
          </w:rPr>
          <w:delText xml:space="preserve">o muy pequeño (-0.005), lo cual indica </w:delText>
        </w:r>
      </w:del>
      <w:r>
        <w:rPr>
          <w:rFonts w:ascii="Times New Roman" w:eastAsia="Times New Roman" w:hAnsi="Times New Roman" w:cs="Times New Roman"/>
          <w:color w:val="000000"/>
          <w:sz w:val="20"/>
          <w:szCs w:val="20"/>
          <w:lang w:val="es-CO"/>
        </w:rPr>
        <w:t>que el efecto de todas estas variables en la susceptibilidad es bajo</w:t>
      </w:r>
      <w:del w:id="657" w:author="Daniel Bertin Ugarte" w:date="2026-01-29T17:48:00Z" w16du:dateUtc="2026-01-29T20:48:00Z">
        <w:r w:rsidDel="00CA75A6">
          <w:rPr>
            <w:rFonts w:ascii="Times New Roman" w:eastAsia="Times New Roman" w:hAnsi="Times New Roman" w:cs="Times New Roman"/>
            <w:color w:val="000000"/>
            <w:sz w:val="20"/>
            <w:szCs w:val="20"/>
            <w:lang w:val="es-CO"/>
          </w:rPr>
          <w:delText xml:space="preserve"> y no significativo en este grupo</w:delText>
        </w:r>
      </w:del>
      <w:ins w:id="658" w:author="Daniel Bertin Ugarte" w:date="2026-01-29T17:49:00Z" w16du:dateUtc="2026-01-29T20:49:00Z">
        <w:r w:rsidR="00CA75A6">
          <w:rPr>
            <w:rFonts w:ascii="Times New Roman" w:eastAsia="Times New Roman" w:hAnsi="Times New Roman" w:cs="Times New Roman"/>
            <w:color w:val="000000"/>
            <w:sz w:val="20"/>
            <w:szCs w:val="20"/>
            <w:lang w:val="es-CO"/>
          </w:rPr>
          <w:t xml:space="preserve">; lo mismo ocurre para </w:t>
        </w:r>
      </w:ins>
      <w:del w:id="659" w:author="Daniel Bertin Ugarte" w:date="2026-01-29T17:49:00Z" w16du:dateUtc="2026-01-29T20:49:00Z">
        <w:r w:rsidDel="00CA75A6">
          <w:rPr>
            <w:rFonts w:ascii="Times New Roman" w:eastAsia="Times New Roman" w:hAnsi="Times New Roman" w:cs="Times New Roman"/>
            <w:color w:val="000000"/>
            <w:sz w:val="20"/>
            <w:szCs w:val="20"/>
            <w:lang w:val="es-CO"/>
          </w:rPr>
          <w:delText xml:space="preserve">. En </w:delText>
        </w:r>
      </w:del>
      <w:r>
        <w:rPr>
          <w:rFonts w:ascii="Times New Roman" w:eastAsia="Times New Roman" w:hAnsi="Times New Roman" w:cs="Times New Roman"/>
          <w:color w:val="000000"/>
          <w:sz w:val="20"/>
          <w:szCs w:val="20"/>
          <w:lang w:val="es-CO"/>
        </w:rPr>
        <w:t>el grupo D</w:t>
      </w:r>
      <w:del w:id="660" w:author="Daniel Bertin Ugarte" w:date="2026-01-29T17:49:00Z" w16du:dateUtc="2026-01-29T20:49:00Z">
        <w:r w:rsidDel="00CA75A6">
          <w:rPr>
            <w:rFonts w:ascii="Times New Roman" w:eastAsia="Times New Roman" w:hAnsi="Times New Roman" w:cs="Times New Roman"/>
            <w:color w:val="000000"/>
            <w:sz w:val="20"/>
            <w:szCs w:val="20"/>
            <w:lang w:val="es-CO"/>
          </w:rPr>
          <w:delText>, la elevación media tiene un coeficiente negativo muy bajo (-0.003), y el relieve medio tiene un coeficiente positivo igualmente pequeño (0.041). El área muestra un efecto negativo leve (-0.077), y la lluvia anual media tiene un coeficiente positivo muy bajo (0.003). Esto sugiere que, en este cluster, ninguno de los predictores tiene una influencia particularmente fuerte sobre la susceptibilidad</w:delText>
        </w:r>
      </w:del>
      <w:r>
        <w:rPr>
          <w:rFonts w:ascii="Times New Roman" w:eastAsia="Times New Roman" w:hAnsi="Times New Roman" w:cs="Times New Roman"/>
          <w:color w:val="000000"/>
          <w:sz w:val="20"/>
          <w:szCs w:val="20"/>
          <w:lang w:val="es-CO"/>
        </w:rPr>
        <w:t>.</w:t>
      </w:r>
    </w:p>
    <w:p w14:paraId="762FBF9E" w14:textId="4567AC41" w:rsidR="00D05FC9" w:rsidRDefault="00510033">
      <w:pPr>
        <w:tabs>
          <w:tab w:val="left" w:pos="8414"/>
        </w:tabs>
        <w:spacing w:before="9"/>
        <w:ind w:left="113"/>
        <w:jc w:val="both"/>
        <w:rPr>
          <w:lang w:val="es-CO"/>
        </w:rPr>
      </w:pPr>
      <w:r>
        <w:rPr>
          <w:rFonts w:ascii="Times New Roman" w:eastAsia="Times New Roman" w:hAnsi="Times New Roman" w:cs="Times New Roman"/>
          <w:color w:val="000000"/>
          <w:sz w:val="20"/>
          <w:szCs w:val="20"/>
          <w:lang w:val="es-CO"/>
        </w:rPr>
        <w:tab/>
      </w:r>
      <w:r>
        <w:rPr>
          <w:spacing w:val="-5"/>
          <w:sz w:val="10"/>
          <w:lang w:val="es-CO"/>
        </w:rPr>
        <w:t>377</w:t>
      </w:r>
    </w:p>
    <w:p w14:paraId="20D71746" w14:textId="01A78460" w:rsidR="00D05FC9" w:rsidRPr="00CC56A6" w:rsidRDefault="00510033">
      <w:pPr>
        <w:pStyle w:val="Ttulo1"/>
        <w:tabs>
          <w:tab w:val="left" w:pos="8414"/>
        </w:tabs>
        <w:spacing w:before="9"/>
        <w:rPr>
          <w:lang w:val="es-CL"/>
        </w:rPr>
      </w:pPr>
      <w:bookmarkStart w:id="661" w:name="Discusión"/>
      <w:bookmarkEnd w:id="661"/>
      <w:r>
        <w:rPr>
          <w:b/>
          <w:w w:val="90"/>
          <w:lang w:val="es-CO"/>
        </w:rPr>
        <w:t>Tabla</w:t>
      </w:r>
      <w:r>
        <w:rPr>
          <w:b/>
          <w:spacing w:val="-4"/>
          <w:w w:val="90"/>
          <w:lang w:val="es-CO"/>
        </w:rPr>
        <w:t xml:space="preserve"> 4</w:t>
      </w:r>
      <w:r>
        <w:rPr>
          <w:b/>
          <w:w w:val="90"/>
          <w:lang w:val="es-CO"/>
        </w:rPr>
        <w:t>.</w:t>
      </w:r>
      <w:r>
        <w:rPr>
          <w:b/>
          <w:spacing w:val="-2"/>
          <w:lang w:val="es-CO"/>
        </w:rPr>
        <w:t xml:space="preserve"> </w:t>
      </w:r>
      <w:r>
        <w:rPr>
          <w:w w:val="90"/>
          <w:lang w:val="es-CO"/>
        </w:rPr>
        <w:t>Efectos</w:t>
      </w:r>
      <w:r>
        <w:rPr>
          <w:spacing w:val="-3"/>
          <w:w w:val="90"/>
          <w:lang w:val="es-CO"/>
        </w:rPr>
        <w:t xml:space="preserve"> </w:t>
      </w:r>
      <w:r>
        <w:rPr>
          <w:w w:val="90"/>
          <w:lang w:val="es-CO"/>
        </w:rPr>
        <w:t>aleatorios</w:t>
      </w:r>
      <w:r>
        <w:rPr>
          <w:spacing w:val="-3"/>
          <w:w w:val="90"/>
          <w:lang w:val="es-CO"/>
        </w:rPr>
        <w:t xml:space="preserve"> </w:t>
      </w:r>
      <w:r>
        <w:rPr>
          <w:w w:val="90"/>
          <w:lang w:val="es-CO"/>
        </w:rPr>
        <w:t>para</w:t>
      </w:r>
      <w:r>
        <w:rPr>
          <w:spacing w:val="-3"/>
          <w:w w:val="90"/>
          <w:lang w:val="es-CO"/>
        </w:rPr>
        <w:t xml:space="preserve"> </w:t>
      </w:r>
      <w:r>
        <w:rPr>
          <w:w w:val="90"/>
          <w:lang w:val="es-CO"/>
        </w:rPr>
        <w:t>regiones</w:t>
      </w:r>
      <w:r>
        <w:rPr>
          <w:spacing w:val="-4"/>
          <w:w w:val="90"/>
          <w:lang w:val="es-CO"/>
        </w:rPr>
        <w:t xml:space="preserve"> </w:t>
      </w:r>
      <w:r>
        <w:rPr>
          <w:w w:val="90"/>
          <w:lang w:val="es-CO"/>
        </w:rPr>
        <w:t>por</w:t>
      </w:r>
      <w:r>
        <w:rPr>
          <w:spacing w:val="-3"/>
          <w:w w:val="90"/>
          <w:lang w:val="es-CO"/>
        </w:rPr>
        <w:t xml:space="preserve"> </w:t>
      </w:r>
      <w:r>
        <w:rPr>
          <w:spacing w:val="-2"/>
          <w:w w:val="90"/>
          <w:lang w:val="es-CO"/>
        </w:rPr>
        <w:t>grupos</w:t>
      </w:r>
      <w:ins w:id="662" w:author="Daniel Bertin Ugarte" w:date="2026-01-29T17:50:00Z" w16du:dateUtc="2026-01-29T20:50:00Z">
        <w:r w:rsidR="00090EB3">
          <w:rPr>
            <w:spacing w:val="-2"/>
            <w:w w:val="90"/>
            <w:lang w:val="es-CO"/>
          </w:rPr>
          <w:t>. Los coeficientes para cada grupo muestran la variabilidad en el efecto de las variables predictoras en el modelo multinivel.</w:t>
        </w:r>
      </w:ins>
    </w:p>
    <w:p w14:paraId="76A48A1B" w14:textId="77777777" w:rsidR="00D05FC9" w:rsidRDefault="00D05FC9">
      <w:pPr>
        <w:pStyle w:val="Textoindependiente"/>
        <w:spacing w:before="8"/>
        <w:rPr>
          <w:sz w:val="19"/>
          <w:lang w:val="es-CO"/>
        </w:rPr>
      </w:pPr>
    </w:p>
    <w:tbl>
      <w:tblPr>
        <w:tblStyle w:val="TableNormal"/>
        <w:tblW w:w="6472" w:type="dxa"/>
        <w:tblInd w:w="912" w:type="dxa"/>
        <w:tblLayout w:type="fixed"/>
        <w:tblLook w:val="01E0" w:firstRow="1" w:lastRow="1" w:firstColumn="1" w:lastColumn="1" w:noHBand="0" w:noVBand="0"/>
      </w:tblPr>
      <w:tblGrid>
        <w:gridCol w:w="617"/>
        <w:gridCol w:w="926"/>
        <w:gridCol w:w="1317"/>
        <w:gridCol w:w="1162"/>
        <w:gridCol w:w="963"/>
        <w:gridCol w:w="1487"/>
      </w:tblGrid>
      <w:tr w:rsidR="00D05FC9" w14:paraId="7FF08F18" w14:textId="77777777">
        <w:trPr>
          <w:trHeight w:val="253"/>
        </w:trPr>
        <w:tc>
          <w:tcPr>
            <w:tcW w:w="616" w:type="dxa"/>
            <w:tcBorders>
              <w:top w:val="single" w:sz="8" w:space="0" w:color="000000"/>
              <w:bottom w:val="single" w:sz="4" w:space="0" w:color="000000"/>
            </w:tcBorders>
          </w:tcPr>
          <w:p w14:paraId="2153180F" w14:textId="47D1FBAA" w:rsidR="00D05FC9" w:rsidRDefault="00510033">
            <w:pPr>
              <w:pStyle w:val="TableParagraph"/>
              <w:spacing w:before="44"/>
              <w:rPr>
                <w:b/>
                <w:bCs/>
              </w:rPr>
            </w:pPr>
            <w:bookmarkStart w:id="663" w:name="_bookmark6"/>
            <w:bookmarkEnd w:id="663"/>
            <w:del w:id="664" w:author="Daniel Bertin Ugarte" w:date="2026-01-29T17:36:00Z" w16du:dateUtc="2026-01-29T20:36:00Z">
              <w:r w:rsidDel="00633F91">
                <w:rPr>
                  <w:b/>
                  <w:bCs/>
                  <w:spacing w:val="-4"/>
                  <w:sz w:val="16"/>
                  <w:lang w:val="es-CO"/>
                </w:rPr>
                <w:delText>KNN5</w:delText>
              </w:r>
            </w:del>
            <w:ins w:id="665" w:author="Daniel Bertin Ugarte" w:date="2026-01-29T17:36:00Z" w16du:dateUtc="2026-01-29T20:36:00Z">
              <w:r w:rsidR="00633F91">
                <w:rPr>
                  <w:b/>
                  <w:bCs/>
                  <w:spacing w:val="-4"/>
                  <w:sz w:val="16"/>
                  <w:lang w:val="es-CO"/>
                </w:rPr>
                <w:t>Región</w:t>
              </w:r>
            </w:ins>
          </w:p>
        </w:tc>
        <w:tc>
          <w:tcPr>
            <w:tcW w:w="926" w:type="dxa"/>
            <w:tcBorders>
              <w:top w:val="single" w:sz="8" w:space="0" w:color="000000"/>
              <w:bottom w:val="single" w:sz="4" w:space="0" w:color="000000"/>
            </w:tcBorders>
          </w:tcPr>
          <w:p w14:paraId="0BCEC0CF" w14:textId="77777777" w:rsidR="00D05FC9" w:rsidRDefault="00510033">
            <w:pPr>
              <w:pStyle w:val="TableParagraph"/>
              <w:spacing w:before="44"/>
              <w:ind w:right="1"/>
              <w:rPr>
                <w:b/>
                <w:bCs/>
              </w:rPr>
            </w:pPr>
            <w:r>
              <w:rPr>
                <w:b/>
                <w:bCs/>
                <w:spacing w:val="-2"/>
                <w:sz w:val="16"/>
                <w:lang w:val="es-CO"/>
              </w:rPr>
              <w:t>Intercepto</w:t>
            </w:r>
          </w:p>
        </w:tc>
        <w:tc>
          <w:tcPr>
            <w:tcW w:w="1317" w:type="dxa"/>
            <w:tcBorders>
              <w:top w:val="single" w:sz="8" w:space="0" w:color="000000"/>
              <w:bottom w:val="single" w:sz="4" w:space="0" w:color="000000"/>
            </w:tcBorders>
          </w:tcPr>
          <w:p w14:paraId="15C77202" w14:textId="200317F1" w:rsidR="00D05FC9" w:rsidRDefault="00510033">
            <w:pPr>
              <w:pStyle w:val="TableParagraph"/>
              <w:spacing w:before="44"/>
              <w:ind w:right="1"/>
              <w:rPr>
                <w:b/>
                <w:bCs/>
              </w:rPr>
            </w:pPr>
            <w:r>
              <w:rPr>
                <w:b/>
                <w:bCs/>
                <w:w w:val="90"/>
                <w:sz w:val="16"/>
                <w:lang w:val="es-CO"/>
              </w:rPr>
              <w:t>Elevación</w:t>
            </w:r>
            <w:del w:id="666" w:author="Daniel Bertin Ugarte" w:date="2026-01-29T17:37:00Z" w16du:dateUtc="2026-01-29T20:37:00Z">
              <w:r w:rsidDel="00633F91">
                <w:rPr>
                  <w:b/>
                  <w:bCs/>
                  <w:spacing w:val="6"/>
                  <w:sz w:val="16"/>
                  <w:lang w:val="es-CO"/>
                </w:rPr>
                <w:delText xml:space="preserve"> </w:delText>
              </w:r>
              <w:r w:rsidDel="00633F91">
                <w:rPr>
                  <w:b/>
                  <w:bCs/>
                  <w:spacing w:val="-2"/>
                  <w:sz w:val="16"/>
                  <w:lang w:val="es-CO"/>
                </w:rPr>
                <w:delText>Media</w:delText>
              </w:r>
            </w:del>
          </w:p>
        </w:tc>
        <w:tc>
          <w:tcPr>
            <w:tcW w:w="1162" w:type="dxa"/>
            <w:tcBorders>
              <w:top w:val="single" w:sz="8" w:space="0" w:color="000000"/>
              <w:bottom w:val="single" w:sz="4" w:space="0" w:color="000000"/>
            </w:tcBorders>
          </w:tcPr>
          <w:p w14:paraId="1F6D8208" w14:textId="6AEEE7D7" w:rsidR="00D05FC9" w:rsidRDefault="00510033">
            <w:pPr>
              <w:pStyle w:val="TableParagraph"/>
              <w:spacing w:before="44"/>
              <w:ind w:right="2"/>
              <w:rPr>
                <w:b/>
                <w:bCs/>
              </w:rPr>
            </w:pPr>
            <w:r>
              <w:rPr>
                <w:b/>
                <w:bCs/>
                <w:w w:val="90"/>
                <w:sz w:val="16"/>
                <w:lang w:val="es-CO"/>
              </w:rPr>
              <w:t>Relieve</w:t>
            </w:r>
            <w:del w:id="667" w:author="Daniel Bertin Ugarte" w:date="2026-01-29T17:37:00Z" w16du:dateUtc="2026-01-29T20:37:00Z">
              <w:r w:rsidDel="00633F91">
                <w:rPr>
                  <w:b/>
                  <w:bCs/>
                  <w:spacing w:val="-8"/>
                  <w:w w:val="90"/>
                  <w:sz w:val="16"/>
                  <w:lang w:val="es-CO"/>
                </w:rPr>
                <w:delText xml:space="preserve"> </w:delText>
              </w:r>
              <w:r w:rsidDel="00633F91">
                <w:rPr>
                  <w:b/>
                  <w:bCs/>
                  <w:spacing w:val="-2"/>
                  <w:sz w:val="16"/>
                  <w:lang w:val="es-CO"/>
                </w:rPr>
                <w:delText>Medio</w:delText>
              </w:r>
            </w:del>
          </w:p>
        </w:tc>
        <w:tc>
          <w:tcPr>
            <w:tcW w:w="963" w:type="dxa"/>
            <w:tcBorders>
              <w:top w:val="single" w:sz="8" w:space="0" w:color="000000"/>
              <w:bottom w:val="single" w:sz="4" w:space="0" w:color="000000"/>
            </w:tcBorders>
          </w:tcPr>
          <w:p w14:paraId="47223570" w14:textId="33C4F419" w:rsidR="00D05FC9" w:rsidRDefault="00510033">
            <w:pPr>
              <w:pStyle w:val="TableParagraph"/>
              <w:spacing w:before="44"/>
              <w:ind w:right="4"/>
              <w:rPr>
                <w:b/>
                <w:bCs/>
              </w:rPr>
            </w:pPr>
            <w:r>
              <w:rPr>
                <w:b/>
                <w:bCs/>
                <w:spacing w:val="-4"/>
                <w:sz w:val="16"/>
                <w:lang w:val="es-CO"/>
              </w:rPr>
              <w:t>Área</w:t>
            </w:r>
            <w:ins w:id="668" w:author="Daniel Bertin Ugarte" w:date="2026-01-29T17:37:00Z" w16du:dateUtc="2026-01-29T20:37:00Z">
              <w:r w:rsidR="00633F91">
                <w:rPr>
                  <w:b/>
                  <w:bCs/>
                  <w:spacing w:val="-4"/>
                  <w:sz w:val="16"/>
                  <w:lang w:val="es-CO"/>
                </w:rPr>
                <w:t xml:space="preserve"> subcuenca</w:t>
              </w:r>
            </w:ins>
          </w:p>
        </w:tc>
        <w:tc>
          <w:tcPr>
            <w:tcW w:w="1487" w:type="dxa"/>
            <w:tcBorders>
              <w:top w:val="single" w:sz="8" w:space="0" w:color="000000"/>
              <w:bottom w:val="single" w:sz="4" w:space="0" w:color="000000"/>
            </w:tcBorders>
          </w:tcPr>
          <w:p w14:paraId="0668DCF0" w14:textId="77B68B66" w:rsidR="00D05FC9" w:rsidRDefault="00510033">
            <w:pPr>
              <w:pStyle w:val="TableParagraph"/>
              <w:spacing w:before="44"/>
              <w:ind w:right="4"/>
              <w:rPr>
                <w:b/>
                <w:bCs/>
              </w:rPr>
            </w:pPr>
            <w:del w:id="669" w:author="Daniel Bertin Ugarte" w:date="2026-01-29T17:37:00Z" w16du:dateUtc="2026-01-29T20:37:00Z">
              <w:r w:rsidDel="00633F91">
                <w:rPr>
                  <w:b/>
                  <w:bCs/>
                  <w:w w:val="90"/>
                  <w:sz w:val="16"/>
                  <w:lang w:val="es-CO"/>
                </w:rPr>
                <w:delText>Lluvia</w:delText>
              </w:r>
              <w:r w:rsidDel="00633F91">
                <w:rPr>
                  <w:b/>
                  <w:bCs/>
                  <w:spacing w:val="1"/>
                  <w:sz w:val="16"/>
                  <w:lang w:val="es-CO"/>
                </w:rPr>
                <w:delText xml:space="preserve"> </w:delText>
              </w:r>
            </w:del>
            <w:ins w:id="670" w:author="Daniel Bertin Ugarte" w:date="2026-01-29T17:37:00Z" w16du:dateUtc="2026-01-29T20:37:00Z">
              <w:r w:rsidR="00633F91">
                <w:rPr>
                  <w:b/>
                  <w:bCs/>
                  <w:w w:val="90"/>
                  <w:sz w:val="16"/>
                  <w:lang w:val="es-CO"/>
                </w:rPr>
                <w:t>Precipitación</w:t>
              </w:r>
              <w:r w:rsidR="00633F91">
                <w:rPr>
                  <w:b/>
                  <w:bCs/>
                  <w:spacing w:val="1"/>
                  <w:sz w:val="16"/>
                  <w:lang w:val="es-CO"/>
                </w:rPr>
                <w:t xml:space="preserve"> </w:t>
              </w:r>
            </w:ins>
            <w:del w:id="671" w:author="Daniel Bertin Ugarte" w:date="2026-01-29T17:37:00Z" w16du:dateUtc="2026-01-29T20:37:00Z">
              <w:r w:rsidDel="00633F91">
                <w:rPr>
                  <w:b/>
                  <w:bCs/>
                  <w:w w:val="90"/>
                  <w:sz w:val="16"/>
                  <w:lang w:val="es-CO"/>
                </w:rPr>
                <w:delText>A</w:delText>
              </w:r>
            </w:del>
            <w:ins w:id="672" w:author="Daniel Bertin Ugarte" w:date="2026-01-29T17:37:00Z" w16du:dateUtc="2026-01-29T20:37:00Z">
              <w:r w:rsidR="00633F91">
                <w:rPr>
                  <w:b/>
                  <w:bCs/>
                  <w:w w:val="90"/>
                  <w:sz w:val="16"/>
                  <w:lang w:val="es-CO"/>
                </w:rPr>
                <w:t>a</w:t>
              </w:r>
            </w:ins>
            <w:r>
              <w:rPr>
                <w:b/>
                <w:bCs/>
                <w:w w:val="90"/>
                <w:sz w:val="16"/>
                <w:lang w:val="es-CO"/>
              </w:rPr>
              <w:t>nual</w:t>
            </w:r>
            <w:del w:id="673" w:author="Daniel Bertin Ugarte" w:date="2026-01-29T17:37:00Z" w16du:dateUtc="2026-01-29T20:37:00Z">
              <w:r w:rsidDel="00633F91">
                <w:rPr>
                  <w:b/>
                  <w:bCs/>
                  <w:spacing w:val="1"/>
                  <w:sz w:val="16"/>
                  <w:lang w:val="es-CO"/>
                </w:rPr>
                <w:delText xml:space="preserve"> </w:delText>
              </w:r>
              <w:r w:rsidDel="00633F91">
                <w:rPr>
                  <w:b/>
                  <w:bCs/>
                  <w:spacing w:val="-2"/>
                  <w:w w:val="90"/>
                  <w:sz w:val="16"/>
                  <w:lang w:val="es-CO"/>
                </w:rPr>
                <w:delText>Media</w:delText>
              </w:r>
            </w:del>
          </w:p>
        </w:tc>
      </w:tr>
      <w:tr w:rsidR="00D05FC9" w14:paraId="51620907" w14:textId="77777777">
        <w:trPr>
          <w:trHeight w:val="273"/>
        </w:trPr>
        <w:tc>
          <w:tcPr>
            <w:tcW w:w="616" w:type="dxa"/>
            <w:tcBorders>
              <w:top w:val="single" w:sz="4" w:space="0" w:color="000000"/>
            </w:tcBorders>
          </w:tcPr>
          <w:p w14:paraId="4AAE767E" w14:textId="77777777" w:rsidR="00D05FC9" w:rsidRDefault="00510033">
            <w:pPr>
              <w:pStyle w:val="TableParagraph"/>
              <w:rPr>
                <w:lang w:val="es-CO"/>
              </w:rPr>
            </w:pPr>
            <w:r>
              <w:rPr>
                <w:spacing w:val="-10"/>
                <w:sz w:val="16"/>
                <w:lang w:val="es-CO"/>
              </w:rPr>
              <w:t>A</w:t>
            </w:r>
          </w:p>
        </w:tc>
        <w:tc>
          <w:tcPr>
            <w:tcW w:w="926" w:type="dxa"/>
            <w:tcBorders>
              <w:top w:val="single" w:sz="4" w:space="0" w:color="000000"/>
            </w:tcBorders>
          </w:tcPr>
          <w:p w14:paraId="22049378" w14:textId="77777777" w:rsidR="00D05FC9" w:rsidRDefault="00510033">
            <w:pPr>
              <w:pStyle w:val="TableParagraph"/>
              <w:ind w:right="1"/>
              <w:rPr>
                <w:lang w:val="es-CO"/>
              </w:rPr>
            </w:pPr>
            <w:r>
              <w:rPr>
                <w:spacing w:val="-10"/>
                <w:sz w:val="16"/>
                <w:lang w:val="es-CO"/>
              </w:rPr>
              <w:t>0</w:t>
            </w:r>
          </w:p>
        </w:tc>
        <w:tc>
          <w:tcPr>
            <w:tcW w:w="1317" w:type="dxa"/>
            <w:tcBorders>
              <w:top w:val="single" w:sz="4" w:space="0" w:color="000000"/>
            </w:tcBorders>
          </w:tcPr>
          <w:p w14:paraId="249A3850" w14:textId="77777777" w:rsidR="00D05FC9" w:rsidRDefault="00510033">
            <w:pPr>
              <w:pStyle w:val="TableParagraph"/>
              <w:ind w:right="1"/>
              <w:rPr>
                <w:lang w:val="es-CO"/>
              </w:rPr>
            </w:pPr>
            <w:commentRangeStart w:id="674"/>
            <w:r>
              <w:rPr>
                <w:w w:val="90"/>
                <w:sz w:val="16"/>
                <w:lang w:val="es-CO"/>
              </w:rPr>
              <w:t>-</w:t>
            </w:r>
            <w:r>
              <w:rPr>
                <w:spacing w:val="-2"/>
                <w:sz w:val="16"/>
                <w:lang w:val="es-CO"/>
              </w:rPr>
              <w:t>0.0324473</w:t>
            </w:r>
            <w:commentRangeEnd w:id="674"/>
            <w:r w:rsidR="00090EB3">
              <w:rPr>
                <w:rStyle w:val="Refdecomentario"/>
                <w:sz w:val="22"/>
                <w:szCs w:val="22"/>
                <w:lang w:val="es-CO"/>
              </w:rPr>
              <w:commentReference w:id="674"/>
            </w:r>
          </w:p>
        </w:tc>
        <w:tc>
          <w:tcPr>
            <w:tcW w:w="1162" w:type="dxa"/>
            <w:tcBorders>
              <w:top w:val="single" w:sz="4" w:space="0" w:color="000000"/>
            </w:tcBorders>
          </w:tcPr>
          <w:p w14:paraId="4B6F271C" w14:textId="77777777" w:rsidR="00D05FC9" w:rsidRDefault="00510033">
            <w:pPr>
              <w:pStyle w:val="TableParagraph"/>
              <w:ind w:right="2"/>
              <w:rPr>
                <w:lang w:val="es-CO"/>
              </w:rPr>
            </w:pPr>
            <w:r>
              <w:rPr>
                <w:spacing w:val="-2"/>
                <w:sz w:val="16"/>
                <w:lang w:val="es-CO"/>
              </w:rPr>
              <w:t>0.3944349</w:t>
            </w:r>
          </w:p>
        </w:tc>
        <w:tc>
          <w:tcPr>
            <w:tcW w:w="963" w:type="dxa"/>
            <w:tcBorders>
              <w:top w:val="single" w:sz="4" w:space="0" w:color="000000"/>
            </w:tcBorders>
          </w:tcPr>
          <w:p w14:paraId="023C330B" w14:textId="77777777" w:rsidR="00D05FC9" w:rsidRDefault="00510033">
            <w:pPr>
              <w:pStyle w:val="TableParagraph"/>
              <w:ind w:right="4"/>
              <w:rPr>
                <w:lang w:val="es-CO"/>
              </w:rPr>
            </w:pPr>
            <w:r>
              <w:rPr>
                <w:w w:val="90"/>
                <w:sz w:val="16"/>
                <w:lang w:val="es-CO"/>
              </w:rPr>
              <w:t>-</w:t>
            </w:r>
            <w:r>
              <w:rPr>
                <w:spacing w:val="-2"/>
                <w:sz w:val="16"/>
                <w:lang w:val="es-CO"/>
              </w:rPr>
              <w:t>0.7375476</w:t>
            </w:r>
          </w:p>
        </w:tc>
        <w:tc>
          <w:tcPr>
            <w:tcW w:w="1487" w:type="dxa"/>
            <w:tcBorders>
              <w:top w:val="single" w:sz="4" w:space="0" w:color="000000"/>
            </w:tcBorders>
          </w:tcPr>
          <w:p w14:paraId="5A7EE69D" w14:textId="77777777" w:rsidR="00D05FC9" w:rsidRDefault="00510033">
            <w:pPr>
              <w:pStyle w:val="TableParagraph"/>
              <w:ind w:right="4"/>
              <w:rPr>
                <w:lang w:val="es-CO"/>
              </w:rPr>
            </w:pPr>
            <w:r>
              <w:rPr>
                <w:spacing w:val="-2"/>
                <w:sz w:val="16"/>
                <w:lang w:val="es-CO"/>
              </w:rPr>
              <w:t>0.0328496</w:t>
            </w:r>
          </w:p>
        </w:tc>
      </w:tr>
      <w:tr w:rsidR="00D05FC9" w14:paraId="7DF1135C" w14:textId="77777777">
        <w:trPr>
          <w:trHeight w:val="253"/>
        </w:trPr>
        <w:tc>
          <w:tcPr>
            <w:tcW w:w="616" w:type="dxa"/>
          </w:tcPr>
          <w:p w14:paraId="390122EA" w14:textId="77777777" w:rsidR="00D05FC9" w:rsidRDefault="00510033">
            <w:pPr>
              <w:pStyle w:val="TableParagraph"/>
              <w:spacing w:before="24"/>
              <w:rPr>
                <w:lang w:val="es-CO"/>
              </w:rPr>
            </w:pPr>
            <w:r>
              <w:rPr>
                <w:spacing w:val="-10"/>
                <w:w w:val="105"/>
                <w:sz w:val="16"/>
                <w:lang w:val="es-CO"/>
              </w:rPr>
              <w:t>B</w:t>
            </w:r>
          </w:p>
        </w:tc>
        <w:tc>
          <w:tcPr>
            <w:tcW w:w="926" w:type="dxa"/>
          </w:tcPr>
          <w:p w14:paraId="7BA54EE2" w14:textId="77777777" w:rsidR="00D05FC9" w:rsidRDefault="00510033">
            <w:pPr>
              <w:pStyle w:val="TableParagraph"/>
              <w:spacing w:before="24"/>
              <w:ind w:right="1"/>
              <w:rPr>
                <w:lang w:val="es-CO"/>
              </w:rPr>
            </w:pPr>
            <w:r>
              <w:rPr>
                <w:spacing w:val="-10"/>
                <w:sz w:val="16"/>
                <w:lang w:val="es-CO"/>
              </w:rPr>
              <w:t>0</w:t>
            </w:r>
          </w:p>
        </w:tc>
        <w:tc>
          <w:tcPr>
            <w:tcW w:w="1317" w:type="dxa"/>
          </w:tcPr>
          <w:p w14:paraId="0FD0392D" w14:textId="77777777" w:rsidR="00D05FC9" w:rsidRDefault="00510033">
            <w:pPr>
              <w:pStyle w:val="TableParagraph"/>
              <w:spacing w:before="24"/>
              <w:ind w:right="1"/>
              <w:rPr>
                <w:lang w:val="es-CO"/>
              </w:rPr>
            </w:pPr>
            <w:r>
              <w:rPr>
                <w:spacing w:val="-2"/>
                <w:sz w:val="16"/>
                <w:lang w:val="es-CO"/>
              </w:rPr>
              <w:t>0.0316389</w:t>
            </w:r>
          </w:p>
        </w:tc>
        <w:tc>
          <w:tcPr>
            <w:tcW w:w="1162" w:type="dxa"/>
          </w:tcPr>
          <w:p w14:paraId="422E3D9A" w14:textId="77777777" w:rsidR="00D05FC9" w:rsidRDefault="00510033">
            <w:pPr>
              <w:pStyle w:val="TableParagraph"/>
              <w:spacing w:before="24"/>
              <w:ind w:right="2"/>
              <w:rPr>
                <w:lang w:val="es-CO"/>
              </w:rPr>
            </w:pPr>
            <w:r>
              <w:rPr>
                <w:w w:val="90"/>
                <w:sz w:val="16"/>
                <w:lang w:val="es-CO"/>
              </w:rPr>
              <w:t>-</w:t>
            </w:r>
            <w:r>
              <w:rPr>
                <w:spacing w:val="-2"/>
                <w:sz w:val="16"/>
                <w:lang w:val="es-CO"/>
              </w:rPr>
              <w:t>0.3846077</w:t>
            </w:r>
          </w:p>
        </w:tc>
        <w:tc>
          <w:tcPr>
            <w:tcW w:w="963" w:type="dxa"/>
          </w:tcPr>
          <w:p w14:paraId="02FE1703" w14:textId="77777777" w:rsidR="00D05FC9" w:rsidRDefault="00510033">
            <w:pPr>
              <w:pStyle w:val="TableParagraph"/>
              <w:spacing w:before="24"/>
              <w:ind w:right="4"/>
              <w:rPr>
                <w:lang w:val="es-CO"/>
              </w:rPr>
            </w:pPr>
            <w:r>
              <w:rPr>
                <w:spacing w:val="-2"/>
                <w:sz w:val="16"/>
                <w:lang w:val="es-CO"/>
              </w:rPr>
              <w:t>0.7191720</w:t>
            </w:r>
          </w:p>
        </w:tc>
        <w:tc>
          <w:tcPr>
            <w:tcW w:w="1487" w:type="dxa"/>
          </w:tcPr>
          <w:p w14:paraId="68C58E4D" w14:textId="77777777" w:rsidR="00D05FC9" w:rsidRDefault="00510033">
            <w:pPr>
              <w:pStyle w:val="TableParagraph"/>
              <w:spacing w:before="24"/>
              <w:ind w:right="4"/>
              <w:rPr>
                <w:lang w:val="es-CO"/>
              </w:rPr>
            </w:pPr>
            <w:r>
              <w:rPr>
                <w:w w:val="90"/>
                <w:sz w:val="16"/>
                <w:lang w:val="es-CO"/>
              </w:rPr>
              <w:t>-</w:t>
            </w:r>
            <w:r>
              <w:rPr>
                <w:spacing w:val="-2"/>
                <w:sz w:val="16"/>
                <w:lang w:val="es-CO"/>
              </w:rPr>
              <w:t>0.0320312</w:t>
            </w:r>
          </w:p>
        </w:tc>
      </w:tr>
      <w:tr w:rsidR="00D05FC9" w14:paraId="70F4C7F5" w14:textId="77777777">
        <w:trPr>
          <w:trHeight w:val="253"/>
        </w:trPr>
        <w:tc>
          <w:tcPr>
            <w:tcW w:w="616" w:type="dxa"/>
          </w:tcPr>
          <w:p w14:paraId="2480BD24" w14:textId="77777777" w:rsidR="00D05FC9" w:rsidRDefault="00510033">
            <w:pPr>
              <w:pStyle w:val="TableParagraph"/>
              <w:spacing w:before="24"/>
              <w:rPr>
                <w:lang w:val="es-CO"/>
              </w:rPr>
            </w:pPr>
            <w:r>
              <w:rPr>
                <w:spacing w:val="-10"/>
                <w:sz w:val="16"/>
                <w:lang w:val="es-CO"/>
              </w:rPr>
              <w:t>C</w:t>
            </w:r>
          </w:p>
        </w:tc>
        <w:tc>
          <w:tcPr>
            <w:tcW w:w="926" w:type="dxa"/>
          </w:tcPr>
          <w:p w14:paraId="79E4C659" w14:textId="77777777" w:rsidR="00D05FC9" w:rsidRDefault="00510033">
            <w:pPr>
              <w:pStyle w:val="TableParagraph"/>
              <w:spacing w:before="24"/>
              <w:ind w:right="1"/>
              <w:rPr>
                <w:lang w:val="es-CO"/>
              </w:rPr>
            </w:pPr>
            <w:r>
              <w:rPr>
                <w:spacing w:val="-10"/>
                <w:sz w:val="16"/>
                <w:lang w:val="es-CO"/>
              </w:rPr>
              <w:t>0</w:t>
            </w:r>
          </w:p>
        </w:tc>
        <w:tc>
          <w:tcPr>
            <w:tcW w:w="1317" w:type="dxa"/>
          </w:tcPr>
          <w:p w14:paraId="589A2DFB" w14:textId="77777777" w:rsidR="00D05FC9" w:rsidRDefault="00510033">
            <w:pPr>
              <w:pStyle w:val="TableParagraph"/>
              <w:spacing w:before="24"/>
              <w:ind w:right="1"/>
              <w:rPr>
                <w:lang w:val="es-CO"/>
              </w:rPr>
            </w:pPr>
            <w:r>
              <w:rPr>
                <w:spacing w:val="-2"/>
                <w:sz w:val="16"/>
                <w:lang w:val="es-CO"/>
              </w:rPr>
              <w:t>0.0051221</w:t>
            </w:r>
          </w:p>
        </w:tc>
        <w:tc>
          <w:tcPr>
            <w:tcW w:w="1162" w:type="dxa"/>
          </w:tcPr>
          <w:p w14:paraId="2DE2D485" w14:textId="77777777" w:rsidR="00D05FC9" w:rsidRDefault="00510033">
            <w:pPr>
              <w:pStyle w:val="TableParagraph"/>
              <w:spacing w:before="24"/>
              <w:ind w:right="2"/>
              <w:rPr>
                <w:lang w:val="es-CO"/>
              </w:rPr>
            </w:pPr>
            <w:r>
              <w:rPr>
                <w:w w:val="90"/>
                <w:sz w:val="16"/>
                <w:lang w:val="es-CO"/>
              </w:rPr>
              <w:t>-</w:t>
            </w:r>
            <w:r>
              <w:rPr>
                <w:spacing w:val="-2"/>
                <w:sz w:val="16"/>
                <w:lang w:val="es-CO"/>
              </w:rPr>
              <w:t>0.0622649</w:t>
            </w:r>
          </w:p>
        </w:tc>
        <w:tc>
          <w:tcPr>
            <w:tcW w:w="963" w:type="dxa"/>
          </w:tcPr>
          <w:p w14:paraId="71FFC017" w14:textId="77777777" w:rsidR="00D05FC9" w:rsidRDefault="00510033">
            <w:pPr>
              <w:pStyle w:val="TableParagraph"/>
              <w:spacing w:before="24"/>
              <w:ind w:right="4"/>
              <w:rPr>
                <w:lang w:val="es-CO"/>
              </w:rPr>
            </w:pPr>
            <w:r>
              <w:rPr>
                <w:spacing w:val="-2"/>
                <w:sz w:val="16"/>
                <w:lang w:val="es-CO"/>
              </w:rPr>
              <w:t>0.1164282</w:t>
            </w:r>
          </w:p>
        </w:tc>
        <w:tc>
          <w:tcPr>
            <w:tcW w:w="1487" w:type="dxa"/>
          </w:tcPr>
          <w:p w14:paraId="7B792105" w14:textId="77777777" w:rsidR="00D05FC9" w:rsidRDefault="00510033">
            <w:pPr>
              <w:pStyle w:val="TableParagraph"/>
              <w:spacing w:before="24"/>
              <w:ind w:right="4"/>
              <w:rPr>
                <w:lang w:val="es-CO"/>
              </w:rPr>
            </w:pPr>
            <w:r>
              <w:rPr>
                <w:w w:val="90"/>
                <w:sz w:val="16"/>
                <w:lang w:val="es-CO"/>
              </w:rPr>
              <w:t>-</w:t>
            </w:r>
            <w:r>
              <w:rPr>
                <w:spacing w:val="-2"/>
                <w:sz w:val="16"/>
                <w:lang w:val="es-CO"/>
              </w:rPr>
              <w:t>0.0051856</w:t>
            </w:r>
          </w:p>
        </w:tc>
      </w:tr>
      <w:tr w:rsidR="00D05FC9" w14:paraId="0CE4B306" w14:textId="77777777">
        <w:trPr>
          <w:trHeight w:val="229"/>
        </w:trPr>
        <w:tc>
          <w:tcPr>
            <w:tcW w:w="616" w:type="dxa"/>
            <w:tcBorders>
              <w:bottom w:val="single" w:sz="8" w:space="0" w:color="000000"/>
            </w:tcBorders>
          </w:tcPr>
          <w:p w14:paraId="79A7E7AE" w14:textId="77777777" w:rsidR="00D05FC9" w:rsidRDefault="00510033">
            <w:pPr>
              <w:pStyle w:val="TableParagraph"/>
              <w:spacing w:before="24" w:line="185" w:lineRule="exact"/>
              <w:rPr>
                <w:lang w:val="es-CO"/>
              </w:rPr>
            </w:pPr>
            <w:r>
              <w:rPr>
                <w:spacing w:val="-10"/>
                <w:sz w:val="16"/>
                <w:lang w:val="es-CO"/>
              </w:rPr>
              <w:t>D</w:t>
            </w:r>
          </w:p>
        </w:tc>
        <w:tc>
          <w:tcPr>
            <w:tcW w:w="926" w:type="dxa"/>
            <w:tcBorders>
              <w:bottom w:val="single" w:sz="8" w:space="0" w:color="000000"/>
            </w:tcBorders>
          </w:tcPr>
          <w:p w14:paraId="396FEAC8" w14:textId="77777777" w:rsidR="00D05FC9" w:rsidRDefault="00510033">
            <w:pPr>
              <w:pStyle w:val="TableParagraph"/>
              <w:spacing w:before="24" w:line="185" w:lineRule="exact"/>
              <w:ind w:right="1"/>
              <w:rPr>
                <w:lang w:val="es-CO"/>
              </w:rPr>
            </w:pPr>
            <w:r>
              <w:rPr>
                <w:spacing w:val="-10"/>
                <w:sz w:val="16"/>
                <w:lang w:val="es-CO"/>
              </w:rPr>
              <w:t>0</w:t>
            </w:r>
          </w:p>
        </w:tc>
        <w:tc>
          <w:tcPr>
            <w:tcW w:w="1317" w:type="dxa"/>
            <w:tcBorders>
              <w:bottom w:val="single" w:sz="8" w:space="0" w:color="000000"/>
            </w:tcBorders>
          </w:tcPr>
          <w:p w14:paraId="158EDC24" w14:textId="77777777" w:rsidR="00D05FC9" w:rsidRDefault="00510033">
            <w:pPr>
              <w:pStyle w:val="TableParagraph"/>
              <w:spacing w:before="24" w:line="185" w:lineRule="exact"/>
              <w:ind w:right="1"/>
              <w:rPr>
                <w:lang w:val="es-CO"/>
              </w:rPr>
            </w:pPr>
            <w:r>
              <w:rPr>
                <w:w w:val="90"/>
                <w:sz w:val="16"/>
                <w:lang w:val="es-CO"/>
              </w:rPr>
              <w:t>-</w:t>
            </w:r>
            <w:r>
              <w:rPr>
                <w:spacing w:val="-2"/>
                <w:sz w:val="16"/>
                <w:lang w:val="es-CO"/>
              </w:rPr>
              <w:t>0.0034080</w:t>
            </w:r>
          </w:p>
        </w:tc>
        <w:tc>
          <w:tcPr>
            <w:tcW w:w="1162" w:type="dxa"/>
            <w:tcBorders>
              <w:bottom w:val="single" w:sz="8" w:space="0" w:color="000000"/>
            </w:tcBorders>
          </w:tcPr>
          <w:p w14:paraId="24A0109F" w14:textId="77777777" w:rsidR="00D05FC9" w:rsidRDefault="00510033">
            <w:pPr>
              <w:pStyle w:val="TableParagraph"/>
              <w:spacing w:before="24" w:line="185" w:lineRule="exact"/>
              <w:ind w:right="2"/>
              <w:rPr>
                <w:lang w:val="es-CO"/>
              </w:rPr>
            </w:pPr>
            <w:r>
              <w:rPr>
                <w:spacing w:val="-2"/>
                <w:sz w:val="16"/>
                <w:lang w:val="es-CO"/>
              </w:rPr>
              <w:t>0.0414280</w:t>
            </w:r>
          </w:p>
        </w:tc>
        <w:tc>
          <w:tcPr>
            <w:tcW w:w="963" w:type="dxa"/>
            <w:tcBorders>
              <w:bottom w:val="single" w:sz="8" w:space="0" w:color="000000"/>
            </w:tcBorders>
          </w:tcPr>
          <w:p w14:paraId="2BAA5870" w14:textId="77777777" w:rsidR="00D05FC9" w:rsidRDefault="00510033">
            <w:pPr>
              <w:pStyle w:val="TableParagraph"/>
              <w:spacing w:before="24" w:line="185" w:lineRule="exact"/>
              <w:ind w:right="4"/>
              <w:rPr>
                <w:lang w:val="es-CO"/>
              </w:rPr>
            </w:pPr>
            <w:r>
              <w:rPr>
                <w:w w:val="90"/>
                <w:sz w:val="16"/>
                <w:lang w:val="es-CO"/>
              </w:rPr>
              <w:t>-</w:t>
            </w:r>
            <w:r>
              <w:rPr>
                <w:spacing w:val="-2"/>
                <w:sz w:val="16"/>
                <w:lang w:val="es-CO"/>
              </w:rPr>
              <w:t>0.0774655</w:t>
            </w:r>
          </w:p>
        </w:tc>
        <w:tc>
          <w:tcPr>
            <w:tcW w:w="1487" w:type="dxa"/>
            <w:tcBorders>
              <w:bottom w:val="single" w:sz="8" w:space="0" w:color="000000"/>
            </w:tcBorders>
          </w:tcPr>
          <w:p w14:paraId="410F8EC3" w14:textId="77777777" w:rsidR="00D05FC9" w:rsidRDefault="00510033">
            <w:pPr>
              <w:pStyle w:val="TableParagraph"/>
              <w:spacing w:before="24" w:line="185" w:lineRule="exact"/>
              <w:ind w:right="4"/>
              <w:rPr>
                <w:lang w:val="es-CO"/>
              </w:rPr>
            </w:pPr>
            <w:r>
              <w:rPr>
                <w:spacing w:val="-2"/>
                <w:sz w:val="16"/>
                <w:lang w:val="es-CO"/>
              </w:rPr>
              <w:t>0.0034502</w:t>
            </w:r>
          </w:p>
        </w:tc>
      </w:tr>
    </w:tbl>
    <w:p w14:paraId="3CB49B09" w14:textId="77777777" w:rsidR="00D05FC9" w:rsidRDefault="00510033">
      <w:pPr>
        <w:pStyle w:val="Ttulo1"/>
        <w:tabs>
          <w:tab w:val="left" w:pos="8414"/>
        </w:tabs>
        <w:spacing w:before="9"/>
        <w:rPr>
          <w:lang w:val="es-CO"/>
        </w:rPr>
      </w:pPr>
      <w:r>
        <w:rPr>
          <w:lang w:val="es-CO"/>
        </w:rPr>
        <w:tab/>
      </w:r>
    </w:p>
    <w:p w14:paraId="77AC8866" w14:textId="44AFB7D7" w:rsidR="00D05FC9" w:rsidRPr="00CC34F8" w:rsidDel="00DE1971" w:rsidRDefault="00510033">
      <w:pPr>
        <w:pStyle w:val="Ttulo1"/>
        <w:tabs>
          <w:tab w:val="left" w:pos="8414"/>
        </w:tabs>
        <w:spacing w:before="9"/>
        <w:jc w:val="both"/>
        <w:rPr>
          <w:del w:id="675" w:author="Daniel Bertin Ugarte" w:date="2026-01-29T17:58:00Z" w16du:dateUtc="2026-01-29T20:58:00Z"/>
          <w:lang w:val="es-CL"/>
        </w:rPr>
      </w:pPr>
      <w:commentRangeStart w:id="676"/>
      <w:del w:id="677" w:author="Daniel Bertin Ugarte" w:date="2026-01-29T17:58:00Z" w16du:dateUtc="2026-01-29T20:58:00Z">
        <w:r w:rsidDel="00DE1971">
          <w:rPr>
            <w:lang w:val="es-CO"/>
          </w:rPr>
          <w:delText>En</w:delText>
        </w:r>
        <w:r w:rsidDel="00DE1971">
          <w:rPr>
            <w:spacing w:val="10"/>
            <w:lang w:val="es-CO"/>
          </w:rPr>
          <w:delText xml:space="preserve"> </w:delText>
        </w:r>
        <w:r w:rsidDel="00DE1971">
          <w:rPr>
            <w:lang w:val="es-CO"/>
          </w:rPr>
          <w:delText>resumen,</w:delText>
        </w:r>
        <w:r w:rsidDel="00DE1971">
          <w:rPr>
            <w:spacing w:val="12"/>
            <w:lang w:val="es-CO"/>
          </w:rPr>
          <w:delText xml:space="preserve"> </w:delText>
        </w:r>
        <w:r w:rsidDel="00DE1971">
          <w:rPr>
            <w:lang w:val="es-CO"/>
          </w:rPr>
          <w:delText>el</w:delText>
        </w:r>
        <w:r w:rsidDel="00DE1971">
          <w:rPr>
            <w:spacing w:val="10"/>
            <w:lang w:val="es-CO"/>
          </w:rPr>
          <w:delText xml:space="preserve"> </w:delText>
        </w:r>
      </w:del>
      <w:del w:id="678" w:author="Daniel Bertin Ugarte" w:date="2026-01-29T17:52:00Z" w16du:dateUtc="2026-01-29T20:52:00Z">
        <w:r w:rsidDel="00090EB3">
          <w:rPr>
            <w:lang w:val="es-CO"/>
          </w:rPr>
          <w:delText>M</w:delText>
        </w:r>
      </w:del>
      <w:del w:id="679" w:author="Daniel Bertin Ugarte" w:date="2026-01-29T17:58:00Z" w16du:dateUtc="2026-01-29T20:58:00Z">
        <w:r w:rsidDel="00DE1971">
          <w:rPr>
            <w:lang w:val="es-CO"/>
          </w:rPr>
          <w:delText>odelo</w:delText>
        </w:r>
        <w:r w:rsidDel="00DE1971">
          <w:rPr>
            <w:spacing w:val="11"/>
            <w:lang w:val="es-CO"/>
          </w:rPr>
          <w:delText xml:space="preserve"> </w:delText>
        </w:r>
      </w:del>
      <w:del w:id="680" w:author="Daniel Bertin Ugarte" w:date="2026-01-29T17:52:00Z" w16du:dateUtc="2026-01-29T20:52:00Z">
        <w:r w:rsidDel="00090EB3">
          <w:rPr>
            <w:lang w:val="es-CO"/>
          </w:rPr>
          <w:delText>C</w:delText>
        </w:r>
      </w:del>
      <w:del w:id="681" w:author="Daniel Bertin Ugarte" w:date="2026-01-29T17:58:00Z" w16du:dateUtc="2026-01-29T20:58:00Z">
        <w:r w:rsidDel="00DE1971">
          <w:rPr>
            <w:lang w:val="es-CO"/>
          </w:rPr>
          <w:delText>uencas</w:delText>
        </w:r>
        <w:r w:rsidDel="00DE1971">
          <w:rPr>
            <w:spacing w:val="10"/>
            <w:lang w:val="es-CO"/>
          </w:rPr>
          <w:delText xml:space="preserve"> </w:delText>
        </w:r>
      </w:del>
      <w:del w:id="682" w:author="Daniel Bertin Ugarte" w:date="2026-01-29T17:53:00Z" w16du:dateUtc="2026-01-29T20:53:00Z">
        <w:r w:rsidDel="00090EB3">
          <w:rPr>
            <w:lang w:val="es-CO"/>
          </w:rPr>
          <w:delText>parece</w:delText>
        </w:r>
        <w:r w:rsidDel="00090EB3">
          <w:rPr>
            <w:spacing w:val="10"/>
            <w:lang w:val="es-CO"/>
          </w:rPr>
          <w:delText xml:space="preserve"> </w:delText>
        </w:r>
        <w:r w:rsidDel="00090EB3">
          <w:rPr>
            <w:lang w:val="es-CO"/>
          </w:rPr>
          <w:delText>tener</w:delText>
        </w:r>
      </w:del>
      <w:del w:id="683" w:author="Daniel Bertin Ugarte" w:date="2026-01-29T17:58:00Z" w16du:dateUtc="2026-01-29T20:58:00Z">
        <w:r w:rsidDel="00DE1971">
          <w:rPr>
            <w:spacing w:val="11"/>
            <w:lang w:val="es-CO"/>
          </w:rPr>
          <w:delText xml:space="preserve"> </w:delText>
        </w:r>
        <w:r w:rsidDel="00DE1971">
          <w:rPr>
            <w:lang w:val="es-CO"/>
          </w:rPr>
          <w:delText>un</w:delText>
        </w:r>
        <w:r w:rsidDel="00DE1971">
          <w:rPr>
            <w:spacing w:val="10"/>
            <w:lang w:val="es-CO"/>
          </w:rPr>
          <w:delText xml:space="preserve"> </w:delText>
        </w:r>
        <w:r w:rsidDel="00DE1971">
          <w:rPr>
            <w:lang w:val="es-CO"/>
          </w:rPr>
          <w:delText>mejor</w:delText>
        </w:r>
        <w:r w:rsidDel="00DE1971">
          <w:rPr>
            <w:spacing w:val="10"/>
            <w:lang w:val="es-CO"/>
          </w:rPr>
          <w:delText xml:space="preserve"> </w:delText>
        </w:r>
        <w:r w:rsidDel="00DE1971">
          <w:rPr>
            <w:lang w:val="es-CO"/>
          </w:rPr>
          <w:delText>ajuste</w:delText>
        </w:r>
        <w:r w:rsidDel="00DE1971">
          <w:rPr>
            <w:spacing w:val="10"/>
            <w:lang w:val="es-CO"/>
          </w:rPr>
          <w:delText xml:space="preserve"> </w:delText>
        </w:r>
        <w:r w:rsidDel="00DE1971">
          <w:rPr>
            <w:lang w:val="es-CO"/>
          </w:rPr>
          <w:delText>general</w:delText>
        </w:r>
        <w:r w:rsidDel="00DE1971">
          <w:rPr>
            <w:spacing w:val="11"/>
            <w:lang w:val="es-CO"/>
          </w:rPr>
          <w:delText xml:space="preserve"> </w:delText>
        </w:r>
        <w:r w:rsidDel="00DE1971">
          <w:rPr>
            <w:lang w:val="es-CO"/>
          </w:rPr>
          <w:delText>según</w:delText>
        </w:r>
        <w:r w:rsidDel="00DE1971">
          <w:rPr>
            <w:spacing w:val="10"/>
            <w:lang w:val="es-CO"/>
          </w:rPr>
          <w:delText xml:space="preserve"> </w:delText>
        </w:r>
        <w:r w:rsidDel="00DE1971">
          <w:rPr>
            <w:lang w:val="es-CO"/>
          </w:rPr>
          <w:delText>las</w:delText>
        </w:r>
        <w:r w:rsidDel="00DE1971">
          <w:rPr>
            <w:spacing w:val="10"/>
            <w:lang w:val="es-CO"/>
          </w:rPr>
          <w:delText xml:space="preserve"> </w:delText>
        </w:r>
        <w:r w:rsidDel="00DE1971">
          <w:rPr>
            <w:lang w:val="es-CO"/>
          </w:rPr>
          <w:delText>métricas</w:delText>
        </w:r>
        <w:r w:rsidDel="00DE1971">
          <w:rPr>
            <w:spacing w:val="10"/>
            <w:lang w:val="es-CO"/>
          </w:rPr>
          <w:delText xml:space="preserve"> </w:delText>
        </w:r>
      </w:del>
      <w:del w:id="684" w:author="Daniel Bertin Ugarte" w:date="2026-01-29T17:53:00Z" w16du:dateUtc="2026-01-29T20:53:00Z">
        <w:r w:rsidDel="00090EB3">
          <w:rPr>
            <w:lang w:val="es-CO"/>
          </w:rPr>
          <w:delText>de</w:delText>
        </w:r>
        <w:r w:rsidDel="00090EB3">
          <w:rPr>
            <w:spacing w:val="11"/>
            <w:lang w:val="es-CO"/>
          </w:rPr>
          <w:delText xml:space="preserve"> </w:delText>
        </w:r>
      </w:del>
      <w:del w:id="685" w:author="Daniel Bertin Ugarte" w:date="2026-01-29T17:58:00Z" w16du:dateUtc="2026-01-29T20:58:00Z">
        <w:r w:rsidDel="00DE1971">
          <w:rPr>
            <w:lang w:val="es-CO"/>
          </w:rPr>
          <w:delText>AIC</w:delText>
        </w:r>
        <w:r w:rsidDel="00DE1971">
          <w:rPr>
            <w:spacing w:val="10"/>
            <w:lang w:val="es-CO"/>
          </w:rPr>
          <w:delText xml:space="preserve"> </w:delText>
        </w:r>
        <w:r w:rsidDel="00DE1971">
          <w:rPr>
            <w:spacing w:val="-10"/>
            <w:lang w:val="es-CO"/>
          </w:rPr>
          <w:delText xml:space="preserve">y </w:delText>
        </w:r>
        <w:r w:rsidDel="00DE1971">
          <w:rPr>
            <w:lang w:val="es-CO"/>
          </w:rPr>
          <w:delText>BIC,</w:delText>
        </w:r>
        <w:r w:rsidDel="00DE1971">
          <w:rPr>
            <w:spacing w:val="-6"/>
            <w:lang w:val="es-CO"/>
          </w:rPr>
          <w:delText xml:space="preserve"> </w:delText>
        </w:r>
      </w:del>
      <w:del w:id="686" w:author="Daniel Bertin Ugarte" w:date="2026-01-29T17:53:00Z" w16du:dateUtc="2026-01-29T20:53:00Z">
        <w:r w:rsidDel="00090EB3">
          <w:rPr>
            <w:lang w:val="es-CO"/>
          </w:rPr>
          <w:delText>pero</w:delText>
        </w:r>
        <w:r w:rsidDel="00090EB3">
          <w:rPr>
            <w:spacing w:val="-6"/>
            <w:lang w:val="es-CO"/>
          </w:rPr>
          <w:delText xml:space="preserve"> </w:delText>
        </w:r>
      </w:del>
      <w:del w:id="687" w:author="Daniel Bertin Ugarte" w:date="2026-01-29T17:58:00Z" w16du:dateUtc="2026-01-29T20:58:00Z">
        <w:r w:rsidDel="00DE1971">
          <w:rPr>
            <w:lang w:val="es-CO"/>
          </w:rPr>
          <w:delText>el</w:delText>
        </w:r>
        <w:r w:rsidDel="00DE1971">
          <w:rPr>
            <w:spacing w:val="-5"/>
            <w:lang w:val="es-CO"/>
          </w:rPr>
          <w:delText xml:space="preserve"> </w:delText>
        </w:r>
      </w:del>
      <w:del w:id="688" w:author="Daniel Bertin Ugarte" w:date="2026-01-29T17:53:00Z" w16du:dateUtc="2026-01-29T20:53:00Z">
        <w:r w:rsidDel="00090EB3">
          <w:rPr>
            <w:lang w:val="es-CO"/>
          </w:rPr>
          <w:delText>M</w:delText>
        </w:r>
      </w:del>
      <w:del w:id="689" w:author="Daniel Bertin Ugarte" w:date="2026-01-29T17:58:00Z" w16du:dateUtc="2026-01-29T20:58:00Z">
        <w:r w:rsidDel="00DE1971">
          <w:rPr>
            <w:lang w:val="es-CO"/>
          </w:rPr>
          <w:delText>odelo</w:delText>
        </w:r>
        <w:r w:rsidDel="00DE1971">
          <w:rPr>
            <w:spacing w:val="-6"/>
            <w:lang w:val="es-CO"/>
          </w:rPr>
          <w:delText xml:space="preserve"> </w:delText>
        </w:r>
      </w:del>
      <w:del w:id="690" w:author="Daniel Bertin Ugarte" w:date="2026-01-29T17:53:00Z" w16du:dateUtc="2026-01-29T20:53:00Z">
        <w:r w:rsidDel="00090EB3">
          <w:rPr>
            <w:lang w:val="es-CO"/>
          </w:rPr>
          <w:delText>C</w:delText>
        </w:r>
      </w:del>
      <w:del w:id="691" w:author="Daniel Bertin Ugarte" w:date="2026-01-29T17:58:00Z" w16du:dateUtc="2026-01-29T20:58:00Z">
        <w:r w:rsidDel="00DE1971">
          <w:rPr>
            <w:lang w:val="es-CO"/>
          </w:rPr>
          <w:delText>luster</w:delText>
        </w:r>
        <w:r w:rsidDel="00DE1971">
          <w:rPr>
            <w:spacing w:val="-5"/>
            <w:lang w:val="es-CO"/>
          </w:rPr>
          <w:delText xml:space="preserve"> </w:delText>
        </w:r>
        <w:r w:rsidDel="00DE1971">
          <w:rPr>
            <w:lang w:val="es-CO"/>
          </w:rPr>
          <w:delText>muestra</w:delText>
        </w:r>
        <w:r w:rsidDel="00DE1971">
          <w:rPr>
            <w:spacing w:val="-6"/>
            <w:lang w:val="es-CO"/>
          </w:rPr>
          <w:delText xml:space="preserve"> </w:delText>
        </w:r>
        <w:r w:rsidDel="00DE1971">
          <w:rPr>
            <w:lang w:val="es-CO"/>
          </w:rPr>
          <w:delText>diferencias</w:delText>
        </w:r>
        <w:r w:rsidDel="00DE1971">
          <w:rPr>
            <w:spacing w:val="-5"/>
            <w:lang w:val="es-CO"/>
          </w:rPr>
          <w:delText xml:space="preserve"> </w:delText>
        </w:r>
        <w:r w:rsidDel="00DE1971">
          <w:rPr>
            <w:lang w:val="es-CO"/>
          </w:rPr>
          <w:delText>importantes</w:delText>
        </w:r>
        <w:r w:rsidDel="00DE1971">
          <w:rPr>
            <w:spacing w:val="-6"/>
            <w:lang w:val="es-CO"/>
          </w:rPr>
          <w:delText xml:space="preserve"> </w:delText>
        </w:r>
        <w:r w:rsidDel="00DE1971">
          <w:rPr>
            <w:lang w:val="es-CO"/>
          </w:rPr>
          <w:delText>en</w:delText>
        </w:r>
        <w:r w:rsidDel="00DE1971">
          <w:rPr>
            <w:spacing w:val="-5"/>
            <w:lang w:val="es-CO"/>
          </w:rPr>
          <w:delText xml:space="preserve"> </w:delText>
        </w:r>
        <w:r w:rsidDel="00DE1971">
          <w:rPr>
            <w:lang w:val="es-CO"/>
          </w:rPr>
          <w:delText>la</w:delText>
        </w:r>
        <w:r w:rsidDel="00DE1971">
          <w:rPr>
            <w:spacing w:val="-6"/>
            <w:lang w:val="es-CO"/>
          </w:rPr>
          <w:delText xml:space="preserve"> </w:delText>
        </w:r>
        <w:r w:rsidDel="00DE1971">
          <w:rPr>
            <w:lang w:val="es-CO"/>
          </w:rPr>
          <w:delText>varianza</w:delText>
        </w:r>
        <w:r w:rsidDel="00DE1971">
          <w:rPr>
            <w:spacing w:val="-5"/>
            <w:lang w:val="es-CO"/>
          </w:rPr>
          <w:delText xml:space="preserve"> </w:delText>
        </w:r>
        <w:r w:rsidDel="00DE1971">
          <w:rPr>
            <w:lang w:val="es-CO"/>
          </w:rPr>
          <w:delText>de</w:delText>
        </w:r>
        <w:r w:rsidDel="00DE1971">
          <w:rPr>
            <w:spacing w:val="-6"/>
            <w:lang w:val="es-CO"/>
          </w:rPr>
          <w:delText xml:space="preserve"> </w:delText>
        </w:r>
        <w:r w:rsidDel="00DE1971">
          <w:rPr>
            <w:lang w:val="es-CO"/>
          </w:rPr>
          <w:delText>ciertos</w:delText>
        </w:r>
        <w:r w:rsidDel="00DE1971">
          <w:rPr>
            <w:spacing w:val="-5"/>
            <w:lang w:val="es-CO"/>
          </w:rPr>
          <w:delText xml:space="preserve"> </w:delText>
        </w:r>
        <w:r w:rsidDel="00DE1971">
          <w:rPr>
            <w:lang w:val="es-CO"/>
          </w:rPr>
          <w:delText>efectos</w:delText>
        </w:r>
        <w:r w:rsidDel="00DE1971">
          <w:rPr>
            <w:spacing w:val="-6"/>
            <w:lang w:val="es-CO"/>
          </w:rPr>
          <w:delText xml:space="preserve"> </w:delText>
        </w:r>
        <w:r w:rsidDel="00DE1971">
          <w:rPr>
            <w:spacing w:val="-2"/>
            <w:lang w:val="es-CO"/>
          </w:rPr>
          <w:delText>aleato</w:delText>
        </w:r>
        <w:r w:rsidDel="00DE1971">
          <w:rPr>
            <w:lang w:val="es-CO"/>
          </w:rPr>
          <w:delText>rios,</w:delText>
        </w:r>
        <w:r w:rsidDel="00DE1971">
          <w:rPr>
            <w:spacing w:val="11"/>
            <w:lang w:val="es-CO"/>
          </w:rPr>
          <w:delText xml:space="preserve"> </w:delText>
        </w:r>
        <w:r w:rsidDel="00DE1971">
          <w:rPr>
            <w:lang w:val="es-CO"/>
          </w:rPr>
          <w:delText>lo</w:delText>
        </w:r>
        <w:r w:rsidDel="00DE1971">
          <w:rPr>
            <w:spacing w:val="10"/>
            <w:lang w:val="es-CO"/>
          </w:rPr>
          <w:delText xml:space="preserve"> </w:delText>
        </w:r>
        <w:r w:rsidDel="00DE1971">
          <w:rPr>
            <w:lang w:val="es-CO"/>
          </w:rPr>
          <w:delText>cual</w:delText>
        </w:r>
        <w:r w:rsidDel="00DE1971">
          <w:rPr>
            <w:spacing w:val="11"/>
            <w:lang w:val="es-CO"/>
          </w:rPr>
          <w:delText xml:space="preserve"> </w:delText>
        </w:r>
        <w:r w:rsidDel="00DE1971">
          <w:rPr>
            <w:lang w:val="es-CO"/>
          </w:rPr>
          <w:delText>sugiere</w:delText>
        </w:r>
        <w:r w:rsidDel="00DE1971">
          <w:rPr>
            <w:spacing w:val="10"/>
            <w:lang w:val="es-CO"/>
          </w:rPr>
          <w:delText xml:space="preserve"> </w:delText>
        </w:r>
        <w:r w:rsidDel="00DE1971">
          <w:rPr>
            <w:lang w:val="es-CO"/>
          </w:rPr>
          <w:delText>que</w:delText>
        </w:r>
        <w:r w:rsidDel="00DE1971">
          <w:rPr>
            <w:spacing w:val="10"/>
            <w:lang w:val="es-CO"/>
          </w:rPr>
          <w:delText xml:space="preserve"> </w:delText>
        </w:r>
        <w:r w:rsidDel="00DE1971">
          <w:rPr>
            <w:lang w:val="es-CO"/>
          </w:rPr>
          <w:delText>puede</w:delText>
        </w:r>
        <w:r w:rsidDel="00DE1971">
          <w:rPr>
            <w:spacing w:val="11"/>
            <w:lang w:val="es-CO"/>
          </w:rPr>
          <w:delText xml:space="preserve"> </w:delText>
        </w:r>
        <w:r w:rsidDel="00DE1971">
          <w:rPr>
            <w:lang w:val="es-CO"/>
          </w:rPr>
          <w:delText>capturar</w:delText>
        </w:r>
        <w:r w:rsidDel="00DE1971">
          <w:rPr>
            <w:spacing w:val="10"/>
            <w:lang w:val="es-CO"/>
          </w:rPr>
          <w:delText xml:space="preserve"> </w:delText>
        </w:r>
        <w:r w:rsidDel="00DE1971">
          <w:rPr>
            <w:lang w:val="es-CO"/>
          </w:rPr>
          <w:delText>aspectos</w:delText>
        </w:r>
        <w:r w:rsidDel="00DE1971">
          <w:rPr>
            <w:spacing w:val="10"/>
            <w:lang w:val="es-CO"/>
          </w:rPr>
          <w:delText xml:space="preserve"> </w:delText>
        </w:r>
        <w:r w:rsidDel="00DE1971">
          <w:rPr>
            <w:lang w:val="es-CO"/>
          </w:rPr>
          <w:delText>de</w:delText>
        </w:r>
        <w:r w:rsidDel="00DE1971">
          <w:rPr>
            <w:spacing w:val="11"/>
            <w:lang w:val="es-CO"/>
          </w:rPr>
          <w:delText xml:space="preserve"> </w:delText>
        </w:r>
        <w:r w:rsidDel="00DE1971">
          <w:rPr>
            <w:lang w:val="es-CO"/>
          </w:rPr>
          <w:delText>la</w:delText>
        </w:r>
        <w:r w:rsidDel="00DE1971">
          <w:rPr>
            <w:spacing w:val="10"/>
            <w:lang w:val="es-CO"/>
          </w:rPr>
          <w:delText xml:space="preserve"> </w:delText>
        </w:r>
        <w:r w:rsidDel="00DE1971">
          <w:rPr>
            <w:lang w:val="es-CO"/>
          </w:rPr>
          <w:delText>heterogeneidad</w:delText>
        </w:r>
        <w:r w:rsidDel="00DE1971">
          <w:rPr>
            <w:spacing w:val="10"/>
            <w:lang w:val="es-CO"/>
          </w:rPr>
          <w:delText xml:space="preserve"> </w:delText>
        </w:r>
        <w:r w:rsidDel="00DE1971">
          <w:rPr>
            <w:lang w:val="es-CO"/>
          </w:rPr>
          <w:delText>espacial</w:delText>
        </w:r>
        <w:r w:rsidDel="00DE1971">
          <w:rPr>
            <w:spacing w:val="11"/>
            <w:lang w:val="es-CO"/>
          </w:rPr>
          <w:delText xml:space="preserve"> </w:delText>
        </w:r>
        <w:r w:rsidDel="00DE1971">
          <w:rPr>
            <w:lang w:val="es-CO"/>
          </w:rPr>
          <w:delText>que</w:delText>
        </w:r>
        <w:r w:rsidDel="00DE1971">
          <w:rPr>
            <w:spacing w:val="10"/>
            <w:lang w:val="es-CO"/>
          </w:rPr>
          <w:delText xml:space="preserve"> </w:delText>
        </w:r>
        <w:r w:rsidDel="00DE1971">
          <w:rPr>
            <w:lang w:val="es-CO"/>
          </w:rPr>
          <w:delText>no</w:delText>
        </w:r>
        <w:r w:rsidDel="00DE1971">
          <w:rPr>
            <w:spacing w:val="11"/>
            <w:lang w:val="es-CO"/>
          </w:rPr>
          <w:delText xml:space="preserve"> </w:delText>
        </w:r>
        <w:r w:rsidDel="00DE1971">
          <w:rPr>
            <w:lang w:val="es-CO"/>
          </w:rPr>
          <w:delText>se</w:delText>
        </w:r>
        <w:r w:rsidDel="00DE1971">
          <w:rPr>
            <w:spacing w:val="10"/>
            <w:lang w:val="es-CO"/>
          </w:rPr>
          <w:delText xml:space="preserve"> </w:delText>
        </w:r>
        <w:r w:rsidDel="00DE1971">
          <w:rPr>
            <w:spacing w:val="-2"/>
            <w:lang w:val="es-CO"/>
          </w:rPr>
          <w:delText xml:space="preserve">observan </w:delText>
        </w:r>
        <w:r w:rsidDel="00DE1971">
          <w:rPr>
            <w:lang w:val="es-CO"/>
          </w:rPr>
          <w:delText>con</w:delText>
        </w:r>
        <w:r w:rsidDel="00DE1971">
          <w:rPr>
            <w:spacing w:val="24"/>
            <w:lang w:val="es-CO"/>
          </w:rPr>
          <w:delText xml:space="preserve"> </w:delText>
        </w:r>
        <w:r w:rsidDel="00DE1971">
          <w:rPr>
            <w:lang w:val="es-CO"/>
          </w:rPr>
          <w:delText>las</w:delText>
        </w:r>
        <w:r w:rsidDel="00DE1971">
          <w:rPr>
            <w:spacing w:val="25"/>
            <w:lang w:val="es-CO"/>
          </w:rPr>
          <w:delText xml:space="preserve"> </w:delText>
        </w:r>
        <w:r w:rsidDel="00DE1971">
          <w:rPr>
            <w:lang w:val="es-CO"/>
          </w:rPr>
          <w:delText>cuencas.</w:delText>
        </w:r>
        <w:r w:rsidDel="00DE1971">
          <w:rPr>
            <w:spacing w:val="78"/>
            <w:lang w:val="es-CO"/>
          </w:rPr>
          <w:delText xml:space="preserve"> </w:delText>
        </w:r>
        <w:r w:rsidDel="00DE1971">
          <w:rPr>
            <w:lang w:val="es-CO"/>
          </w:rPr>
          <w:delText>Esta</w:delText>
        </w:r>
        <w:r w:rsidDel="00DE1971">
          <w:rPr>
            <w:spacing w:val="25"/>
            <w:lang w:val="es-CO"/>
          </w:rPr>
          <w:delText xml:space="preserve"> </w:delText>
        </w:r>
        <w:r w:rsidDel="00DE1971">
          <w:rPr>
            <w:lang w:val="es-CO"/>
          </w:rPr>
          <w:delText>comparación</w:delText>
        </w:r>
        <w:r w:rsidDel="00DE1971">
          <w:rPr>
            <w:spacing w:val="25"/>
            <w:lang w:val="es-CO"/>
          </w:rPr>
          <w:delText xml:space="preserve"> </w:delText>
        </w:r>
        <w:r w:rsidDel="00DE1971">
          <w:rPr>
            <w:lang w:val="es-CO"/>
          </w:rPr>
          <w:delText>subraya</w:delText>
        </w:r>
        <w:r w:rsidDel="00DE1971">
          <w:rPr>
            <w:spacing w:val="24"/>
            <w:lang w:val="es-CO"/>
          </w:rPr>
          <w:delText xml:space="preserve"> </w:delText>
        </w:r>
        <w:r w:rsidDel="00DE1971">
          <w:rPr>
            <w:lang w:val="es-CO"/>
          </w:rPr>
          <w:delText>la</w:delText>
        </w:r>
        <w:r w:rsidDel="00DE1971">
          <w:rPr>
            <w:spacing w:val="25"/>
            <w:lang w:val="es-CO"/>
          </w:rPr>
          <w:delText xml:space="preserve"> </w:delText>
        </w:r>
        <w:r w:rsidDel="00DE1971">
          <w:rPr>
            <w:lang w:val="es-CO"/>
          </w:rPr>
          <w:delText>importancia</w:delText>
        </w:r>
        <w:r w:rsidDel="00DE1971">
          <w:rPr>
            <w:spacing w:val="25"/>
            <w:lang w:val="es-CO"/>
          </w:rPr>
          <w:delText xml:space="preserve"> </w:delText>
        </w:r>
        <w:r w:rsidDel="00DE1971">
          <w:rPr>
            <w:lang w:val="es-CO"/>
          </w:rPr>
          <w:delText>de</w:delText>
        </w:r>
        <w:r w:rsidDel="00DE1971">
          <w:rPr>
            <w:spacing w:val="24"/>
            <w:lang w:val="es-CO"/>
          </w:rPr>
          <w:delText xml:space="preserve"> </w:delText>
        </w:r>
        <w:r w:rsidDel="00DE1971">
          <w:rPr>
            <w:lang w:val="es-CO"/>
          </w:rPr>
          <w:delText>la</w:delText>
        </w:r>
        <w:r w:rsidDel="00DE1971">
          <w:rPr>
            <w:spacing w:val="25"/>
            <w:lang w:val="es-CO"/>
          </w:rPr>
          <w:delText xml:space="preserve"> </w:delText>
        </w:r>
        <w:r w:rsidDel="00DE1971">
          <w:rPr>
            <w:lang w:val="es-CO"/>
          </w:rPr>
          <w:delText>regionalización</w:delText>
        </w:r>
        <w:r w:rsidDel="00DE1971">
          <w:rPr>
            <w:spacing w:val="25"/>
            <w:lang w:val="es-CO"/>
          </w:rPr>
          <w:delText xml:space="preserve"> </w:delText>
        </w:r>
        <w:r w:rsidDel="00DE1971">
          <w:rPr>
            <w:lang w:val="es-CO"/>
          </w:rPr>
          <w:delText>en</w:delText>
        </w:r>
        <w:r w:rsidDel="00DE1971">
          <w:rPr>
            <w:spacing w:val="24"/>
            <w:lang w:val="es-CO"/>
          </w:rPr>
          <w:delText xml:space="preserve"> </w:delText>
        </w:r>
        <w:r w:rsidDel="00DE1971">
          <w:rPr>
            <w:lang w:val="es-CO"/>
          </w:rPr>
          <w:delText>el</w:delText>
        </w:r>
        <w:r w:rsidDel="00DE1971">
          <w:rPr>
            <w:spacing w:val="25"/>
            <w:lang w:val="es-CO"/>
          </w:rPr>
          <w:delText xml:space="preserve"> </w:delText>
        </w:r>
        <w:r w:rsidDel="00DE1971">
          <w:rPr>
            <w:spacing w:val="-2"/>
            <w:lang w:val="es-CO"/>
          </w:rPr>
          <w:delText xml:space="preserve">modelado </w:delText>
        </w:r>
        <w:r w:rsidDel="00DE1971">
          <w:rPr>
            <w:lang w:val="es-CO"/>
          </w:rPr>
          <w:delText>de</w:delText>
        </w:r>
        <w:r w:rsidDel="00DE1971">
          <w:rPr>
            <w:spacing w:val="8"/>
            <w:lang w:val="es-CO"/>
          </w:rPr>
          <w:delText xml:space="preserve"> </w:delText>
        </w:r>
        <w:r w:rsidDel="00DE1971">
          <w:rPr>
            <w:lang w:val="es-CO"/>
          </w:rPr>
          <w:delText>la</w:delText>
        </w:r>
        <w:r w:rsidDel="00DE1971">
          <w:rPr>
            <w:spacing w:val="8"/>
            <w:lang w:val="es-CO"/>
          </w:rPr>
          <w:delText xml:space="preserve"> </w:delText>
        </w:r>
        <w:r w:rsidDel="00DE1971">
          <w:rPr>
            <w:lang w:val="es-CO"/>
          </w:rPr>
          <w:delText>susceptibilidad</w:delText>
        </w:r>
        <w:r w:rsidDel="00DE1971">
          <w:rPr>
            <w:spacing w:val="9"/>
            <w:lang w:val="es-CO"/>
          </w:rPr>
          <w:delText xml:space="preserve"> </w:delText>
        </w:r>
        <w:r w:rsidDel="00DE1971">
          <w:rPr>
            <w:lang w:val="es-CO"/>
          </w:rPr>
          <w:delText>a</w:delText>
        </w:r>
        <w:r w:rsidDel="00DE1971">
          <w:rPr>
            <w:spacing w:val="8"/>
            <w:lang w:val="es-CO"/>
          </w:rPr>
          <w:delText xml:space="preserve"> </w:delText>
        </w:r>
        <w:r w:rsidDel="00DE1971">
          <w:rPr>
            <w:lang w:val="es-CO"/>
          </w:rPr>
          <w:delText>movimientos</w:delText>
        </w:r>
        <w:r w:rsidDel="00DE1971">
          <w:rPr>
            <w:spacing w:val="9"/>
            <w:lang w:val="es-CO"/>
          </w:rPr>
          <w:delText xml:space="preserve"> </w:delText>
        </w:r>
        <w:r w:rsidDel="00DE1971">
          <w:rPr>
            <w:lang w:val="es-CO"/>
          </w:rPr>
          <w:delText>en</w:delText>
        </w:r>
        <w:r w:rsidDel="00DE1971">
          <w:rPr>
            <w:spacing w:val="8"/>
            <w:lang w:val="es-CO"/>
          </w:rPr>
          <w:delText xml:space="preserve"> </w:delText>
        </w:r>
        <w:r w:rsidDel="00DE1971">
          <w:rPr>
            <w:lang w:val="es-CO"/>
          </w:rPr>
          <w:delText>masa,</w:delText>
        </w:r>
        <w:r w:rsidDel="00DE1971">
          <w:rPr>
            <w:spacing w:val="11"/>
            <w:lang w:val="es-CO"/>
          </w:rPr>
          <w:delText xml:space="preserve"> </w:delText>
        </w:r>
        <w:r w:rsidDel="00DE1971">
          <w:rPr>
            <w:lang w:val="es-CO"/>
          </w:rPr>
          <w:delText>mostrando</w:delText>
        </w:r>
        <w:r w:rsidDel="00DE1971">
          <w:rPr>
            <w:spacing w:val="8"/>
            <w:lang w:val="es-CO"/>
          </w:rPr>
          <w:delText xml:space="preserve"> </w:delText>
        </w:r>
        <w:r w:rsidDel="00DE1971">
          <w:rPr>
            <w:lang w:val="es-CO"/>
          </w:rPr>
          <w:delText>cómo</w:delText>
        </w:r>
        <w:r w:rsidDel="00DE1971">
          <w:rPr>
            <w:spacing w:val="9"/>
            <w:lang w:val="es-CO"/>
          </w:rPr>
          <w:delText xml:space="preserve"> </w:delText>
        </w:r>
        <w:r w:rsidDel="00DE1971">
          <w:rPr>
            <w:lang w:val="es-CO"/>
          </w:rPr>
          <w:delText>diferentes</w:delText>
        </w:r>
        <w:r w:rsidDel="00DE1971">
          <w:rPr>
            <w:spacing w:val="8"/>
            <w:lang w:val="es-CO"/>
          </w:rPr>
          <w:delText xml:space="preserve"> </w:delText>
        </w:r>
        <w:r w:rsidDel="00DE1971">
          <w:rPr>
            <w:lang w:val="es-CO"/>
          </w:rPr>
          <w:delText>enfoques</w:delText>
        </w:r>
        <w:r w:rsidDel="00DE1971">
          <w:rPr>
            <w:spacing w:val="9"/>
            <w:lang w:val="es-CO"/>
          </w:rPr>
          <w:delText xml:space="preserve"> </w:delText>
        </w:r>
        <w:r w:rsidDel="00DE1971">
          <w:rPr>
            <w:lang w:val="es-CO"/>
          </w:rPr>
          <w:delText>pueden</w:delText>
        </w:r>
        <w:r w:rsidDel="00DE1971">
          <w:rPr>
            <w:spacing w:val="8"/>
            <w:lang w:val="es-CO"/>
          </w:rPr>
          <w:delText xml:space="preserve"> </w:delText>
        </w:r>
        <w:r w:rsidDel="00DE1971">
          <w:rPr>
            <w:lang w:val="es-CO"/>
          </w:rPr>
          <w:delText>llevar</w:delText>
        </w:r>
        <w:r w:rsidDel="00DE1971">
          <w:rPr>
            <w:spacing w:val="9"/>
            <w:lang w:val="es-CO"/>
          </w:rPr>
          <w:delText xml:space="preserve"> </w:delText>
        </w:r>
        <w:r w:rsidDel="00DE1971">
          <w:rPr>
            <w:spacing w:val="-10"/>
            <w:lang w:val="es-CO"/>
          </w:rPr>
          <w:delText xml:space="preserve">a </w:delText>
        </w:r>
        <w:r w:rsidDel="00DE1971">
          <w:rPr>
            <w:lang w:val="es-CO"/>
          </w:rPr>
          <w:delText>distintos</w:delText>
        </w:r>
        <w:r w:rsidDel="00DE1971">
          <w:rPr>
            <w:spacing w:val="5"/>
            <w:lang w:val="es-CO"/>
          </w:rPr>
          <w:delText xml:space="preserve"> </w:delText>
        </w:r>
        <w:r w:rsidDel="00DE1971">
          <w:rPr>
            <w:lang w:val="es-CO"/>
          </w:rPr>
          <w:delText>niveles</w:delText>
        </w:r>
        <w:r w:rsidDel="00DE1971">
          <w:rPr>
            <w:spacing w:val="5"/>
            <w:lang w:val="es-CO"/>
          </w:rPr>
          <w:delText xml:space="preserve"> </w:delText>
        </w:r>
        <w:r w:rsidDel="00DE1971">
          <w:rPr>
            <w:lang w:val="es-CO"/>
          </w:rPr>
          <w:delText>de</w:delText>
        </w:r>
        <w:r w:rsidDel="00DE1971">
          <w:rPr>
            <w:spacing w:val="6"/>
            <w:lang w:val="es-CO"/>
          </w:rPr>
          <w:delText xml:space="preserve"> </w:delText>
        </w:r>
        <w:r w:rsidDel="00DE1971">
          <w:rPr>
            <w:lang w:val="es-CO"/>
          </w:rPr>
          <w:delText>ajuste</w:delText>
        </w:r>
        <w:r w:rsidDel="00DE1971">
          <w:rPr>
            <w:spacing w:val="5"/>
            <w:lang w:val="es-CO"/>
          </w:rPr>
          <w:delText xml:space="preserve"> </w:delText>
        </w:r>
        <w:r w:rsidDel="00DE1971">
          <w:rPr>
            <w:lang w:val="es-CO"/>
          </w:rPr>
          <w:delText>y</w:delText>
        </w:r>
        <w:r w:rsidDel="00DE1971">
          <w:rPr>
            <w:spacing w:val="6"/>
            <w:lang w:val="es-CO"/>
          </w:rPr>
          <w:delText xml:space="preserve"> </w:delText>
        </w:r>
        <w:r w:rsidDel="00DE1971">
          <w:rPr>
            <w:lang w:val="es-CO"/>
          </w:rPr>
          <w:delText>captura</w:delText>
        </w:r>
        <w:r w:rsidDel="00DE1971">
          <w:rPr>
            <w:spacing w:val="5"/>
            <w:lang w:val="es-CO"/>
          </w:rPr>
          <w:delText xml:space="preserve"> </w:delText>
        </w:r>
        <w:r w:rsidDel="00DE1971">
          <w:rPr>
            <w:lang w:val="es-CO"/>
          </w:rPr>
          <w:delText>de</w:delText>
        </w:r>
        <w:r w:rsidDel="00DE1971">
          <w:rPr>
            <w:spacing w:val="6"/>
            <w:lang w:val="es-CO"/>
          </w:rPr>
          <w:delText xml:space="preserve"> </w:delText>
        </w:r>
        <w:r w:rsidDel="00DE1971">
          <w:rPr>
            <w:lang w:val="es-CO"/>
          </w:rPr>
          <w:delText>la</w:delText>
        </w:r>
        <w:r w:rsidDel="00DE1971">
          <w:rPr>
            <w:spacing w:val="5"/>
            <w:lang w:val="es-CO"/>
          </w:rPr>
          <w:delText xml:space="preserve"> </w:delText>
        </w:r>
        <w:r w:rsidDel="00DE1971">
          <w:rPr>
            <w:lang w:val="es-CO"/>
          </w:rPr>
          <w:delText>variabilidad</w:delText>
        </w:r>
        <w:r w:rsidDel="00DE1971">
          <w:rPr>
            <w:spacing w:val="6"/>
            <w:lang w:val="es-CO"/>
          </w:rPr>
          <w:delText xml:space="preserve"> </w:delText>
        </w:r>
        <w:r w:rsidDel="00DE1971">
          <w:rPr>
            <w:spacing w:val="-2"/>
            <w:lang w:val="es-CO"/>
          </w:rPr>
          <w:delText>espacial.</w:delText>
        </w:r>
      </w:del>
      <w:commentRangeEnd w:id="676"/>
      <w:r w:rsidR="00DE1971" w:rsidRPr="00CC34F8">
        <w:rPr>
          <w:rStyle w:val="Refdecomentario"/>
          <w:sz w:val="20"/>
          <w:szCs w:val="20"/>
          <w:lang w:val="es-CL"/>
        </w:rPr>
        <w:commentReference w:id="676"/>
      </w:r>
    </w:p>
    <w:p w14:paraId="30F9B2FB" w14:textId="77777777" w:rsidR="00D05FC9" w:rsidRPr="00CC34F8" w:rsidRDefault="00D05FC9">
      <w:pPr>
        <w:pStyle w:val="Ttulo1"/>
        <w:tabs>
          <w:tab w:val="left" w:pos="8414"/>
        </w:tabs>
        <w:spacing w:before="9"/>
        <w:jc w:val="both"/>
        <w:rPr>
          <w:lang w:val="es-CL"/>
        </w:rPr>
      </w:pPr>
    </w:p>
    <w:p w14:paraId="76541FD2" w14:textId="06AFC428" w:rsidR="00D05FC9" w:rsidRPr="00CC34F8" w:rsidRDefault="00510033">
      <w:pPr>
        <w:pStyle w:val="Ttulo1"/>
        <w:tabs>
          <w:tab w:val="left" w:pos="8414"/>
        </w:tabs>
        <w:spacing w:before="9"/>
        <w:jc w:val="both"/>
        <w:rPr>
          <w:lang w:val="es-CL"/>
        </w:rPr>
      </w:pPr>
      <w:r>
        <w:rPr>
          <w:color w:val="000000"/>
          <w:spacing w:val="-6"/>
          <w:lang w:val="es-CO"/>
        </w:rPr>
        <w:t xml:space="preserve">La </w:t>
      </w:r>
      <w:del w:id="692" w:author="Daniel Bertin Ugarte" w:date="2026-01-29T18:03:00Z" w16du:dateUtc="2026-01-29T21:03:00Z">
        <w:r w:rsidDel="00DE1971">
          <w:rPr>
            <w:color w:val="000000"/>
            <w:spacing w:val="-6"/>
            <w:lang w:val="es-CO"/>
          </w:rPr>
          <w:delText>F</w:delText>
        </w:r>
      </w:del>
      <w:ins w:id="693" w:author="Daniel Bertin Ugarte" w:date="2026-01-29T18:03:00Z" w16du:dateUtc="2026-01-29T21:03:00Z">
        <w:r w:rsidR="00DE1971">
          <w:rPr>
            <w:color w:val="000000"/>
            <w:spacing w:val="-6"/>
            <w:lang w:val="es-CO"/>
          </w:rPr>
          <w:t>f</w:t>
        </w:r>
      </w:ins>
      <w:r>
        <w:rPr>
          <w:color w:val="000000"/>
          <w:spacing w:val="-6"/>
          <w:lang w:val="es-CO"/>
        </w:rPr>
        <w:t>igura 4 presenta las curvas ROC</w:t>
      </w:r>
      <w:ins w:id="694" w:author="Daniel Bertin Ugarte" w:date="2026-01-29T18:03:00Z" w16du:dateUtc="2026-01-29T21:03:00Z">
        <w:r w:rsidR="00DE1971">
          <w:rPr>
            <w:color w:val="000000"/>
            <w:spacing w:val="-6"/>
            <w:lang w:val="es-CO"/>
          </w:rPr>
          <w:t xml:space="preserve"> (</w:t>
        </w:r>
        <w:r w:rsidR="00DE1971">
          <w:rPr>
            <w:i/>
            <w:iCs/>
            <w:color w:val="000000"/>
            <w:spacing w:val="-6"/>
            <w:lang w:val="es-CO"/>
          </w:rPr>
          <w:t>receiver operating</w:t>
        </w:r>
      </w:ins>
      <w:ins w:id="695" w:author="Daniel Bertin Ugarte" w:date="2026-01-29T18:04:00Z" w16du:dateUtc="2026-01-29T21:04:00Z">
        <w:r w:rsidR="00DE1971">
          <w:rPr>
            <w:i/>
            <w:iCs/>
            <w:color w:val="000000"/>
            <w:spacing w:val="-6"/>
            <w:lang w:val="es-CO"/>
          </w:rPr>
          <w:t xml:space="preserve"> characteristic curve</w:t>
        </w:r>
      </w:ins>
      <w:ins w:id="696" w:author="Daniel Bertin Ugarte" w:date="2026-01-29T18:03:00Z" w16du:dateUtc="2026-01-29T21:03:00Z">
        <w:r w:rsidR="00DE1971">
          <w:rPr>
            <w:color w:val="000000"/>
            <w:spacing w:val="-6"/>
            <w:lang w:val="es-CO"/>
          </w:rPr>
          <w:t>)</w:t>
        </w:r>
      </w:ins>
      <w:r>
        <w:rPr>
          <w:color w:val="000000"/>
          <w:spacing w:val="-6"/>
          <w:lang w:val="es-CO"/>
        </w:rPr>
        <w:t xml:space="preserve"> para el modelo de regresión logística simple (azul) y los dos modelos multivariados de regresión logística con multiniveles. </w:t>
      </w:r>
      <w:ins w:id="697" w:author="Daniel Bertin Ugarte" w:date="2026-01-29T18:06:00Z" w16du:dateUtc="2026-01-29T21:06:00Z">
        <w:r w:rsidR="00D66545">
          <w:rPr>
            <w:color w:val="000000"/>
            <w:spacing w:val="-6"/>
            <w:lang w:val="es-CO"/>
          </w:rPr>
          <w:t xml:space="preserve">Tanto </w:t>
        </w:r>
      </w:ins>
      <w:del w:id="698" w:author="Daniel Bertin Ugarte" w:date="2026-01-29T18:06:00Z" w16du:dateUtc="2026-01-29T21:06:00Z">
        <w:r w:rsidDel="00D66545">
          <w:rPr>
            <w:color w:val="000000"/>
            <w:spacing w:val="-6"/>
            <w:lang w:val="es-CO"/>
          </w:rPr>
          <w:delText>E</w:delText>
        </w:r>
      </w:del>
      <w:ins w:id="699" w:author="Daniel Bertin Ugarte" w:date="2026-01-29T18:06:00Z" w16du:dateUtc="2026-01-29T21:06:00Z">
        <w:r w:rsidR="00D66545">
          <w:rPr>
            <w:color w:val="000000"/>
            <w:spacing w:val="-6"/>
            <w:lang w:val="es-CO"/>
          </w:rPr>
          <w:t>e</w:t>
        </w:r>
      </w:ins>
      <w:r>
        <w:rPr>
          <w:color w:val="000000"/>
          <w:spacing w:val="-6"/>
          <w:lang w:val="es-CO"/>
        </w:rPr>
        <w:t xml:space="preserve">l modelo de cuencas (representado en color </w:t>
      </w:r>
      <w:del w:id="700" w:author="Daniel Bertin Ugarte" w:date="2026-01-29T18:06:00Z" w16du:dateUtc="2026-01-29T21:06:00Z">
        <w:r w:rsidDel="00357128">
          <w:rPr>
            <w:color w:val="000000"/>
            <w:spacing w:val="-6"/>
            <w:lang w:val="es-CO"/>
          </w:rPr>
          <w:delText>rojo</w:delText>
        </w:r>
      </w:del>
      <w:ins w:id="701" w:author="Daniel Bertin Ugarte" w:date="2026-01-29T18:06:00Z" w16du:dateUtc="2026-01-29T21:06:00Z">
        <w:r w:rsidR="00357128">
          <w:rPr>
            <w:color w:val="000000"/>
            <w:spacing w:val="-6"/>
            <w:lang w:val="es-CO"/>
          </w:rPr>
          <w:t>verde</w:t>
        </w:r>
      </w:ins>
      <w:r>
        <w:rPr>
          <w:color w:val="000000"/>
          <w:spacing w:val="-6"/>
          <w:lang w:val="es-CO"/>
        </w:rPr>
        <w:t xml:space="preserve">) </w:t>
      </w:r>
      <w:ins w:id="702" w:author="Daniel Bertin Ugarte" w:date="2026-01-29T18:06:00Z" w16du:dateUtc="2026-01-29T21:06:00Z">
        <w:r w:rsidR="00D66545">
          <w:rPr>
            <w:color w:val="000000"/>
            <w:spacing w:val="-6"/>
            <w:lang w:val="es-CO"/>
          </w:rPr>
          <w:t>como</w:t>
        </w:r>
      </w:ins>
      <w:del w:id="703" w:author="Daniel Bertin Ugarte" w:date="2026-01-29T18:06:00Z" w16du:dateUtc="2026-01-29T21:06:00Z">
        <w:r w:rsidDel="00D66545">
          <w:rPr>
            <w:color w:val="000000"/>
            <w:spacing w:val="-6"/>
            <w:lang w:val="es-CO"/>
          </w:rPr>
          <w:delText>y</w:delText>
        </w:r>
      </w:del>
      <w:r>
        <w:rPr>
          <w:color w:val="000000"/>
          <w:spacing w:val="-6"/>
          <w:lang w:val="es-CO"/>
        </w:rPr>
        <w:t xml:space="preserve"> el modelo de clusterización (en color rojo) muestran un rendimiento predictivo superior al modelo simple, con valores de área bajo la curva (AUC) de </w:t>
      </w:r>
      <w:del w:id="704" w:author="Daniel Bertin Ugarte" w:date="2026-01-29T18:06:00Z" w16du:dateUtc="2026-01-29T21:06:00Z">
        <w:r w:rsidDel="00D66545">
          <w:rPr>
            <w:color w:val="000000"/>
            <w:spacing w:val="-6"/>
            <w:lang w:val="es-CO"/>
          </w:rPr>
          <w:delText xml:space="preserve">aproximadamente </w:delText>
        </w:r>
      </w:del>
      <w:r>
        <w:rPr>
          <w:color w:val="000000"/>
          <w:spacing w:val="-6"/>
          <w:lang w:val="es-CO"/>
        </w:rPr>
        <w:t>0</w:t>
      </w:r>
      <w:del w:id="705" w:author="Daniel Bertin Ugarte" w:date="2026-01-29T18:06:00Z" w16du:dateUtc="2026-01-29T21:06:00Z">
        <w:r w:rsidDel="00D66545">
          <w:rPr>
            <w:color w:val="000000"/>
            <w:spacing w:val="-6"/>
            <w:lang w:val="es-CO"/>
          </w:rPr>
          <w:delText>.</w:delText>
        </w:r>
      </w:del>
      <w:ins w:id="706" w:author="Daniel Bertin Ugarte" w:date="2026-01-29T18:06:00Z" w16du:dateUtc="2026-01-29T21:06:00Z">
        <w:r w:rsidR="00D66545">
          <w:rPr>
            <w:color w:val="000000"/>
            <w:spacing w:val="-6"/>
            <w:lang w:val="es-CO"/>
          </w:rPr>
          <w:t>,</w:t>
        </w:r>
      </w:ins>
      <w:r>
        <w:rPr>
          <w:color w:val="000000"/>
          <w:spacing w:val="-6"/>
          <w:lang w:val="es-CO"/>
        </w:rPr>
        <w:t>909 y 0</w:t>
      </w:r>
      <w:del w:id="707" w:author="Daniel Bertin Ugarte" w:date="2026-01-29T18:06:00Z" w16du:dateUtc="2026-01-29T21:06:00Z">
        <w:r w:rsidDel="00D66545">
          <w:rPr>
            <w:color w:val="000000"/>
            <w:spacing w:val="-6"/>
            <w:lang w:val="es-CO"/>
          </w:rPr>
          <w:delText>.</w:delText>
        </w:r>
      </w:del>
      <w:ins w:id="708" w:author="Daniel Bertin Ugarte" w:date="2026-01-29T18:06:00Z" w16du:dateUtc="2026-01-29T21:06:00Z">
        <w:r w:rsidR="00D66545">
          <w:rPr>
            <w:color w:val="000000"/>
            <w:spacing w:val="-6"/>
            <w:lang w:val="es-CO"/>
          </w:rPr>
          <w:t>,</w:t>
        </w:r>
      </w:ins>
      <w:r>
        <w:rPr>
          <w:color w:val="000000"/>
          <w:spacing w:val="-6"/>
          <w:lang w:val="es-CO"/>
        </w:rPr>
        <w:t>897, respectivamente. La proximidad de ambas curvas refleja una capacidad similar para predecir el resultado de la variable dependiente, aunque el modelo de cuencas presenta un leve incremento en su AUC, lo que sugiere un mejor desempeño predictivo. Es importante aclarar que estos valores elevados de AUC se refieren únicamente a la capacidad del modelo para discriminar entre subcuencas con presencia y ausencia de movimientos en masa</w:t>
      </w:r>
      <w:del w:id="709" w:author="Daniel Bertin Ugarte" w:date="2026-01-29T18:07:00Z" w16du:dateUtc="2026-01-29T21:07:00Z">
        <w:r w:rsidDel="00D66545">
          <w:rPr>
            <w:color w:val="000000"/>
            <w:spacing w:val="-6"/>
            <w:lang w:val="es-CO"/>
          </w:rPr>
          <w:delText>,</w:delText>
        </w:r>
      </w:del>
      <w:r>
        <w:rPr>
          <w:color w:val="000000"/>
          <w:spacing w:val="-6"/>
          <w:lang w:val="es-CO"/>
        </w:rPr>
        <w:t xml:space="preserve"> conforme al planteamiento de un modelo logístico binario. Dado que el análisis se realiza a nivel de unidad hidrográfica, no implica necesariamente un alto nivel de precisión espacial como </w:t>
      </w:r>
      <w:ins w:id="710" w:author="Daniel Bertin Ugarte" w:date="2026-01-29T18:08:00Z" w16du:dateUtc="2026-01-29T21:08:00Z">
        <w:r w:rsidR="00D66545">
          <w:rPr>
            <w:color w:val="000000"/>
            <w:spacing w:val="-6"/>
            <w:lang w:val="es-CO"/>
          </w:rPr>
          <w:t xml:space="preserve">sí </w:t>
        </w:r>
      </w:ins>
      <w:r>
        <w:rPr>
          <w:color w:val="000000"/>
          <w:spacing w:val="-6"/>
          <w:lang w:val="es-CO"/>
        </w:rPr>
        <w:t>ocurriría</w:t>
      </w:r>
      <w:ins w:id="711" w:author="Daniel Bertin Ugarte" w:date="2026-01-29T18:08:00Z" w16du:dateUtc="2026-01-29T21:08:00Z">
        <w:r w:rsidR="00D66545">
          <w:rPr>
            <w:color w:val="000000"/>
            <w:spacing w:val="-6"/>
            <w:lang w:val="es-CO"/>
          </w:rPr>
          <w:t>, por ejemplo,</w:t>
        </w:r>
      </w:ins>
      <w:r>
        <w:rPr>
          <w:color w:val="000000"/>
          <w:spacing w:val="-6"/>
          <w:lang w:val="es-CO"/>
        </w:rPr>
        <w:t xml:space="preserve"> con modelos a escala de ladera. </w:t>
      </w:r>
      <w:del w:id="712" w:author="Daniel Bertin Ugarte" w:date="2026-01-29T18:08:00Z" w16du:dateUtc="2026-01-29T21:08:00Z">
        <w:r w:rsidDel="00D66545">
          <w:rPr>
            <w:color w:val="000000"/>
            <w:spacing w:val="-6"/>
            <w:lang w:val="es-CO"/>
          </w:rPr>
          <w:delText>Por tanto, e</w:delText>
        </w:r>
      </w:del>
      <w:ins w:id="713" w:author="Daniel Bertin Ugarte" w:date="2026-01-29T18:08:00Z" w16du:dateUtc="2026-01-29T21:08:00Z">
        <w:r w:rsidR="00D66545">
          <w:rPr>
            <w:color w:val="000000"/>
            <w:spacing w:val="-6"/>
            <w:lang w:val="es-CO"/>
          </w:rPr>
          <w:t>E</w:t>
        </w:r>
      </w:ins>
      <w:r>
        <w:rPr>
          <w:color w:val="000000"/>
          <w:spacing w:val="-6"/>
          <w:lang w:val="es-CO"/>
        </w:rPr>
        <w:t>ste tipo de modelado debe</w:t>
      </w:r>
      <w:ins w:id="714" w:author="Daniel Bertin Ugarte" w:date="2026-01-29T18:08:00Z" w16du:dateUtc="2026-01-29T21:08:00Z">
        <w:r w:rsidR="00D66545">
          <w:rPr>
            <w:color w:val="000000"/>
            <w:spacing w:val="-6"/>
            <w:lang w:val="es-CO"/>
          </w:rPr>
          <w:t>, por lo tanto,</w:t>
        </w:r>
      </w:ins>
      <w:r>
        <w:rPr>
          <w:color w:val="000000"/>
          <w:spacing w:val="-6"/>
          <w:lang w:val="es-CO"/>
        </w:rPr>
        <w:t xml:space="preserve"> entenderse como una aproximación regional inicial</w:t>
      </w:r>
      <w:ins w:id="715" w:author="Daniel Bertin Ugarte" w:date="2026-01-29T18:08:00Z" w16du:dateUtc="2026-01-29T21:08:00Z">
        <w:r w:rsidR="00D66545">
          <w:rPr>
            <w:color w:val="000000"/>
            <w:spacing w:val="-6"/>
            <w:lang w:val="es-CO"/>
          </w:rPr>
          <w:t>, de</w:t>
        </w:r>
      </w:ins>
      <w:r>
        <w:rPr>
          <w:color w:val="000000"/>
          <w:spacing w:val="-6"/>
          <w:lang w:val="es-CO"/>
        </w:rPr>
        <w:t xml:space="preserve"> </w:t>
      </w:r>
      <w:del w:id="716" w:author="Daniel Bertin Ugarte" w:date="2026-01-29T18:08:00Z" w16du:dateUtc="2026-01-29T21:08:00Z">
        <w:r w:rsidDel="00D66545">
          <w:rPr>
            <w:color w:val="000000"/>
            <w:spacing w:val="-6"/>
            <w:lang w:val="es-CO"/>
          </w:rPr>
          <w:delText>ú</w:delText>
        </w:r>
      </w:del>
      <w:ins w:id="717" w:author="Daniel Bertin Ugarte" w:date="2026-01-29T18:08:00Z" w16du:dateUtc="2026-01-29T21:08:00Z">
        <w:r w:rsidR="00D66545">
          <w:rPr>
            <w:color w:val="000000"/>
            <w:spacing w:val="-6"/>
            <w:lang w:val="es-CO"/>
          </w:rPr>
          <w:t>u</w:t>
        </w:r>
      </w:ins>
      <w:r>
        <w:rPr>
          <w:color w:val="000000"/>
          <w:spacing w:val="-6"/>
          <w:lang w:val="es-CO"/>
        </w:rPr>
        <w:t>til</w:t>
      </w:r>
      <w:ins w:id="718" w:author="Daniel Bertin Ugarte" w:date="2026-01-29T18:08:00Z" w16du:dateUtc="2026-01-29T21:08:00Z">
        <w:r w:rsidR="00D66545">
          <w:rPr>
            <w:color w:val="000000"/>
            <w:spacing w:val="-6"/>
            <w:lang w:val="es-CO"/>
          </w:rPr>
          <w:t>idad</w:t>
        </w:r>
      </w:ins>
      <w:r>
        <w:rPr>
          <w:color w:val="000000"/>
          <w:spacing w:val="-6"/>
          <w:lang w:val="es-CO"/>
        </w:rPr>
        <w:t xml:space="preserve"> para identificar patrones generales</w:t>
      </w:r>
      <w:ins w:id="719" w:author="Daniel Bertin Ugarte" w:date="2026-01-29T18:08:00Z" w16du:dateUtc="2026-01-29T21:08:00Z">
        <w:r w:rsidR="00D66545">
          <w:rPr>
            <w:color w:val="000000"/>
            <w:spacing w:val="-6"/>
            <w:lang w:val="es-CO"/>
          </w:rPr>
          <w:t xml:space="preserve"> (regionales)</w:t>
        </w:r>
      </w:ins>
      <w:r>
        <w:rPr>
          <w:color w:val="000000"/>
          <w:spacing w:val="-6"/>
          <w:lang w:val="es-CO"/>
        </w:rPr>
        <w:t xml:space="preserve"> de susceptibilidad</w:t>
      </w:r>
      <w:del w:id="720" w:author="Daniel Bertin Ugarte" w:date="2026-01-29T18:09:00Z" w16du:dateUtc="2026-01-29T21:09:00Z">
        <w:r w:rsidDel="00D66545">
          <w:rPr>
            <w:color w:val="000000"/>
            <w:spacing w:val="-6"/>
            <w:lang w:val="es-CO"/>
          </w:rPr>
          <w:delText>,</w:delText>
        </w:r>
      </w:del>
      <w:r>
        <w:rPr>
          <w:color w:val="000000"/>
          <w:spacing w:val="-6"/>
          <w:lang w:val="es-CO"/>
        </w:rPr>
        <w:t xml:space="preserve"> sin sustituir análisis detallados a escala de ladera.</w:t>
      </w:r>
    </w:p>
    <w:p w14:paraId="1455B6EC" w14:textId="77777777" w:rsidR="00D05FC9" w:rsidRDefault="00D05FC9">
      <w:pPr>
        <w:pStyle w:val="Ttulo1"/>
        <w:tabs>
          <w:tab w:val="left" w:pos="8414"/>
        </w:tabs>
        <w:spacing w:before="9"/>
        <w:rPr>
          <w:lang w:val="es-CO"/>
        </w:rPr>
      </w:pPr>
    </w:p>
    <w:p w14:paraId="37574A7C" w14:textId="3085D646" w:rsidR="00D05FC9" w:rsidRDefault="00D05FC9">
      <w:pPr>
        <w:pStyle w:val="Ttulo1"/>
        <w:tabs>
          <w:tab w:val="left" w:pos="8414"/>
        </w:tabs>
        <w:spacing w:before="9"/>
        <w:rPr>
          <w:lang w:val="es-CO"/>
        </w:rPr>
      </w:pPr>
    </w:p>
    <w:p w14:paraId="2AD14D37" w14:textId="77777777" w:rsidR="00D05FC9" w:rsidRDefault="00D05FC9">
      <w:pPr>
        <w:pStyle w:val="Ttulo1"/>
        <w:tabs>
          <w:tab w:val="left" w:pos="8414"/>
        </w:tabs>
        <w:spacing w:before="9"/>
        <w:rPr>
          <w:lang w:val="es-CO"/>
        </w:rPr>
      </w:pPr>
    </w:p>
    <w:p w14:paraId="3A8C0C79" w14:textId="6AF0A396" w:rsidR="00D05FC9" w:rsidRPr="00CC34F8" w:rsidRDefault="00510033">
      <w:pPr>
        <w:pStyle w:val="Ttulo1"/>
        <w:tabs>
          <w:tab w:val="left" w:pos="8414"/>
        </w:tabs>
        <w:spacing w:before="9"/>
        <w:jc w:val="both"/>
        <w:rPr>
          <w:lang w:val="es-CL"/>
        </w:rPr>
      </w:pPr>
      <w:bookmarkStart w:id="721" w:name="_bookmark8"/>
      <w:bookmarkEnd w:id="721"/>
      <w:commentRangeStart w:id="722"/>
      <w:r>
        <w:rPr>
          <w:b/>
          <w:spacing w:val="-4"/>
          <w:lang w:val="es-CO"/>
        </w:rPr>
        <w:t>Fig</w:t>
      </w:r>
      <w:ins w:id="723" w:author="Daniel Bertin Ugarte" w:date="2026-01-29T18:31:00Z" w16du:dateUtc="2026-01-29T21:31:00Z">
        <w:r w:rsidR="007968ED">
          <w:rPr>
            <w:b/>
            <w:spacing w:val="-4"/>
            <w:lang w:val="es-CO"/>
          </w:rPr>
          <w:t>.</w:t>
        </w:r>
      </w:ins>
      <w:del w:id="724" w:author="Daniel Bertin Ugarte" w:date="2026-01-29T18:31:00Z" w16du:dateUtc="2026-01-29T21:31:00Z">
        <w:r w:rsidDel="007968ED">
          <w:rPr>
            <w:b/>
            <w:spacing w:val="-4"/>
            <w:lang w:val="es-CO"/>
          </w:rPr>
          <w:delText>ura</w:delText>
        </w:r>
      </w:del>
      <w:r>
        <w:rPr>
          <w:b/>
          <w:spacing w:val="-8"/>
          <w:lang w:val="es-CO"/>
        </w:rPr>
        <w:t xml:space="preserve"> 4</w:t>
      </w:r>
      <w:r>
        <w:rPr>
          <w:b/>
          <w:spacing w:val="-4"/>
          <w:lang w:val="es-CO"/>
        </w:rPr>
        <w:t>.</w:t>
      </w:r>
      <w:r>
        <w:rPr>
          <w:b/>
          <w:spacing w:val="22"/>
          <w:lang w:val="es-CO"/>
        </w:rPr>
        <w:t xml:space="preserve"> </w:t>
      </w:r>
      <w:commentRangeEnd w:id="722"/>
      <w:r w:rsidR="007D6D85">
        <w:rPr>
          <w:rStyle w:val="Refdecomentario"/>
          <w:spacing w:val="-4"/>
          <w:sz w:val="20"/>
          <w:szCs w:val="20"/>
          <w:lang w:val="es-CO"/>
        </w:rPr>
        <w:commentReference w:id="722"/>
      </w:r>
      <w:r>
        <w:rPr>
          <w:spacing w:val="-4"/>
          <w:lang w:val="es-CO"/>
        </w:rPr>
        <w:t>Curvas</w:t>
      </w:r>
      <w:r>
        <w:rPr>
          <w:spacing w:val="-8"/>
          <w:lang w:val="es-CO"/>
        </w:rPr>
        <w:t xml:space="preserve"> </w:t>
      </w:r>
      <w:r>
        <w:rPr>
          <w:spacing w:val="-4"/>
          <w:lang w:val="es-CO"/>
        </w:rPr>
        <w:t>ROC</w:t>
      </w:r>
      <w:ins w:id="725" w:author="Daniel Bertin Ugarte" w:date="2026-01-29T18:09:00Z" w16du:dateUtc="2026-01-29T21:09:00Z">
        <w:r w:rsidR="00D66545">
          <w:rPr>
            <w:spacing w:val="-4"/>
            <w:lang w:val="es-CO"/>
          </w:rPr>
          <w:t xml:space="preserve"> </w:t>
        </w:r>
        <w:r w:rsidR="00D66545">
          <w:rPr>
            <w:color w:val="000000"/>
            <w:spacing w:val="-6"/>
            <w:lang w:val="es-CO"/>
          </w:rPr>
          <w:t>(</w:t>
        </w:r>
        <w:r w:rsidR="00D66545">
          <w:rPr>
            <w:i/>
            <w:iCs/>
            <w:color w:val="000000"/>
            <w:spacing w:val="-6"/>
            <w:lang w:val="es-CO"/>
          </w:rPr>
          <w:t>receiver operating characteristic curve</w:t>
        </w:r>
        <w:r w:rsidR="00D66545">
          <w:rPr>
            <w:color w:val="000000"/>
            <w:spacing w:val="-6"/>
            <w:lang w:val="es-CO"/>
          </w:rPr>
          <w:t>)</w:t>
        </w:r>
      </w:ins>
      <w:r>
        <w:rPr>
          <w:spacing w:val="-8"/>
          <w:lang w:val="es-CO"/>
        </w:rPr>
        <w:t xml:space="preserve"> </w:t>
      </w:r>
      <w:r>
        <w:rPr>
          <w:spacing w:val="-4"/>
          <w:lang w:val="es-CO"/>
        </w:rPr>
        <w:t>para</w:t>
      </w:r>
      <w:r>
        <w:rPr>
          <w:spacing w:val="-8"/>
          <w:lang w:val="es-CO"/>
        </w:rPr>
        <w:t xml:space="preserve"> </w:t>
      </w:r>
      <w:r>
        <w:rPr>
          <w:spacing w:val="-4"/>
          <w:lang w:val="es-CO"/>
        </w:rPr>
        <w:t>los</w:t>
      </w:r>
      <w:r>
        <w:rPr>
          <w:spacing w:val="-8"/>
          <w:lang w:val="es-CO"/>
        </w:rPr>
        <w:t xml:space="preserve"> </w:t>
      </w:r>
      <w:r>
        <w:rPr>
          <w:spacing w:val="-4"/>
          <w:lang w:val="es-CO"/>
        </w:rPr>
        <w:t>modelos</w:t>
      </w:r>
      <w:r>
        <w:rPr>
          <w:spacing w:val="-8"/>
          <w:lang w:val="es-CO"/>
        </w:rPr>
        <w:t xml:space="preserve"> </w:t>
      </w:r>
      <w:r>
        <w:rPr>
          <w:spacing w:val="-4"/>
          <w:lang w:val="es-CO"/>
        </w:rPr>
        <w:t>de</w:t>
      </w:r>
      <w:r>
        <w:rPr>
          <w:spacing w:val="-8"/>
          <w:lang w:val="es-CO"/>
        </w:rPr>
        <w:t xml:space="preserve"> </w:t>
      </w:r>
      <w:r>
        <w:rPr>
          <w:spacing w:val="-4"/>
          <w:lang w:val="es-CO"/>
        </w:rPr>
        <w:t>regresión</w:t>
      </w:r>
      <w:r>
        <w:rPr>
          <w:spacing w:val="-8"/>
          <w:lang w:val="es-CO"/>
        </w:rPr>
        <w:t xml:space="preserve"> </w:t>
      </w:r>
      <w:r>
        <w:rPr>
          <w:spacing w:val="-4"/>
          <w:lang w:val="es-CO"/>
        </w:rPr>
        <w:t>logística</w:t>
      </w:r>
      <w:ins w:id="726" w:author="Daniel Bertin Ugarte" w:date="2026-01-29T18:09:00Z" w16du:dateUtc="2026-01-29T21:09:00Z">
        <w:r w:rsidR="00D66545">
          <w:rPr>
            <w:spacing w:val="-4"/>
            <w:lang w:val="es-CO"/>
          </w:rPr>
          <w:t xml:space="preserve"> simple (azul) y</w:t>
        </w:r>
      </w:ins>
      <w:r>
        <w:rPr>
          <w:spacing w:val="-8"/>
          <w:lang w:val="es-CO"/>
        </w:rPr>
        <w:t xml:space="preserve"> </w:t>
      </w:r>
      <w:r>
        <w:rPr>
          <w:spacing w:val="-4"/>
          <w:lang w:val="es-CO"/>
        </w:rPr>
        <w:t>multinivel</w:t>
      </w:r>
      <w:ins w:id="727" w:author="Daniel Bertin Ugarte" w:date="2026-01-29T18:09:00Z" w16du:dateUtc="2026-01-29T21:09:00Z">
        <w:r w:rsidR="00D66545">
          <w:rPr>
            <w:spacing w:val="-4"/>
            <w:lang w:val="es-CO"/>
          </w:rPr>
          <w:t xml:space="preserve"> (verde, rojo). C</w:t>
        </w:r>
      </w:ins>
      <w:ins w:id="728" w:author="Daniel Bertin Ugarte" w:date="2026-01-29T18:10:00Z" w16du:dateUtc="2026-01-29T21:10:00Z">
        <w:r w:rsidR="00D66545">
          <w:rPr>
            <w:spacing w:val="-4"/>
            <w:lang w:val="es-CO"/>
          </w:rPr>
          <w:t xml:space="preserve">ada curva muestra </w:t>
        </w:r>
      </w:ins>
      <w:del w:id="729" w:author="Daniel Bertin Ugarte" w:date="2026-01-29T18:10:00Z" w16du:dateUtc="2026-01-29T21:10:00Z">
        <w:r w:rsidDel="00D66545">
          <w:rPr>
            <w:spacing w:val="-4"/>
            <w:lang w:val="es-CO"/>
          </w:rPr>
          <w:delText>,</w:delText>
        </w:r>
        <w:r w:rsidDel="00D66545">
          <w:rPr>
            <w:spacing w:val="-5"/>
            <w:lang w:val="es-CO"/>
          </w:rPr>
          <w:delText xml:space="preserve"> </w:delText>
        </w:r>
        <w:r w:rsidDel="00D66545">
          <w:rPr>
            <w:spacing w:val="-4"/>
            <w:lang w:val="es-CO"/>
          </w:rPr>
          <w:delText>mostrando</w:delText>
        </w:r>
        <w:r w:rsidDel="00D66545">
          <w:rPr>
            <w:spacing w:val="-8"/>
            <w:lang w:val="es-CO"/>
          </w:rPr>
          <w:delText xml:space="preserve"> </w:delText>
        </w:r>
      </w:del>
      <w:r>
        <w:rPr>
          <w:spacing w:val="-4"/>
          <w:lang w:val="es-CO"/>
        </w:rPr>
        <w:t>el</w:t>
      </w:r>
      <w:r>
        <w:rPr>
          <w:spacing w:val="-8"/>
          <w:lang w:val="es-CO"/>
        </w:rPr>
        <w:t xml:space="preserve"> </w:t>
      </w:r>
      <w:r>
        <w:rPr>
          <w:spacing w:val="-4"/>
          <w:lang w:val="es-CO"/>
        </w:rPr>
        <w:t>rendimiento</w:t>
      </w:r>
      <w:r>
        <w:rPr>
          <w:spacing w:val="-8"/>
          <w:lang w:val="es-CO"/>
        </w:rPr>
        <w:t xml:space="preserve"> p</w:t>
      </w:r>
      <w:r>
        <w:rPr>
          <w:spacing w:val="-4"/>
          <w:lang w:val="es-CO"/>
        </w:rPr>
        <w:t>redictivo</w:t>
      </w:r>
      <w:r>
        <w:rPr>
          <w:spacing w:val="-8"/>
          <w:lang w:val="es-CO"/>
        </w:rPr>
        <w:t xml:space="preserve"> </w:t>
      </w:r>
      <w:r>
        <w:rPr>
          <w:spacing w:val="-4"/>
          <w:lang w:val="es-CO"/>
        </w:rPr>
        <w:t>de</w:t>
      </w:r>
      <w:r>
        <w:rPr>
          <w:spacing w:val="-8"/>
          <w:lang w:val="es-CO"/>
        </w:rPr>
        <w:t xml:space="preserve"> </w:t>
      </w:r>
      <w:r>
        <w:rPr>
          <w:spacing w:val="-4"/>
          <w:lang w:val="es-CO"/>
        </w:rPr>
        <w:t xml:space="preserve">cada </w:t>
      </w:r>
      <w:r>
        <w:rPr>
          <w:spacing w:val="-6"/>
          <w:lang w:val="es-CO"/>
        </w:rPr>
        <w:t>modelo en términos de sensibilidad</w:t>
      </w:r>
      <w:ins w:id="730" w:author="Daniel Bertin Ugarte" w:date="2026-01-29T18:12:00Z" w16du:dateUtc="2026-01-29T21:12:00Z">
        <w:r w:rsidR="00D66545">
          <w:rPr>
            <w:spacing w:val="-6"/>
            <w:lang w:val="es-CO"/>
          </w:rPr>
          <w:t xml:space="preserve"> (verdadero positivo)</w:t>
        </w:r>
      </w:ins>
      <w:r>
        <w:rPr>
          <w:spacing w:val="-6"/>
          <w:lang w:val="es-CO"/>
        </w:rPr>
        <w:t xml:space="preserve"> frente a 1 </w:t>
      </w:r>
      <w:del w:id="731" w:author="Daniel Bertin Ugarte" w:date="2026-01-29T18:12:00Z" w16du:dateUtc="2026-01-29T21:12:00Z">
        <w:r w:rsidDel="00D66545">
          <w:rPr>
            <w:spacing w:val="-6"/>
            <w:lang w:val="es-CO"/>
          </w:rPr>
          <w:delText>-</w:delText>
        </w:r>
      </w:del>
      <w:ins w:id="732" w:author="Daniel Bertin Ugarte" w:date="2026-01-29T18:12:00Z" w16du:dateUtc="2026-01-29T21:12:00Z">
        <w:r w:rsidR="00D66545">
          <w:rPr>
            <w:spacing w:val="-6"/>
            <w:lang w:val="es-CO"/>
          </w:rPr>
          <w:t>–</w:t>
        </w:r>
      </w:ins>
      <w:r>
        <w:rPr>
          <w:spacing w:val="-6"/>
          <w:lang w:val="es-CO"/>
        </w:rPr>
        <w:t xml:space="preserve"> especificidad</w:t>
      </w:r>
      <w:ins w:id="733" w:author="Daniel Bertin Ugarte" w:date="2026-01-29T18:12:00Z" w16du:dateUtc="2026-01-29T21:12:00Z">
        <w:r w:rsidR="00D66545">
          <w:rPr>
            <w:spacing w:val="-6"/>
            <w:lang w:val="es-CO"/>
          </w:rPr>
          <w:t xml:space="preserve"> (falso positivo)</w:t>
        </w:r>
      </w:ins>
      <w:r>
        <w:rPr>
          <w:spacing w:val="-6"/>
          <w:lang w:val="es-CO"/>
        </w:rPr>
        <w:t>.</w:t>
      </w:r>
      <w:r>
        <w:rPr>
          <w:spacing w:val="23"/>
          <w:lang w:val="es-CO"/>
        </w:rPr>
        <w:t xml:space="preserve"> </w:t>
      </w:r>
      <w:r>
        <w:rPr>
          <w:spacing w:val="-6"/>
          <w:lang w:val="es-CO"/>
        </w:rPr>
        <w:t>Se incluyen los valores del área bajo la curva (AUC)</w:t>
      </w:r>
      <w:ins w:id="734" w:author="Daniel Bertin Ugarte" w:date="2026-01-29T18:12:00Z" w16du:dateUtc="2026-01-29T21:12:00Z">
        <w:r w:rsidR="00D66545">
          <w:rPr>
            <w:spacing w:val="-6"/>
            <w:lang w:val="es-CO"/>
          </w:rPr>
          <w:t xml:space="preserve"> para cada modelo</w:t>
        </w:r>
      </w:ins>
      <w:del w:id="735" w:author="Daniel Bertin Ugarte" w:date="2026-01-29T18:12:00Z" w16du:dateUtc="2026-01-29T21:12:00Z">
        <w:r w:rsidDel="00D66545">
          <w:rPr>
            <w:spacing w:val="-6"/>
            <w:lang w:val="es-CO"/>
          </w:rPr>
          <w:delText xml:space="preserve"> como </w:delText>
        </w:r>
        <w:r w:rsidDel="00D66545">
          <w:rPr>
            <w:spacing w:val="-2"/>
            <w:lang w:val="es-CO"/>
          </w:rPr>
          <w:delText>medida</w:delText>
        </w:r>
        <w:r w:rsidDel="00D66545">
          <w:rPr>
            <w:spacing w:val="-13"/>
            <w:lang w:val="es-CO"/>
          </w:rPr>
          <w:delText xml:space="preserve"> </w:delText>
        </w:r>
        <w:r w:rsidDel="00D66545">
          <w:rPr>
            <w:spacing w:val="-2"/>
            <w:lang w:val="es-CO"/>
          </w:rPr>
          <w:delText>de</w:delText>
        </w:r>
        <w:r w:rsidDel="00D66545">
          <w:rPr>
            <w:spacing w:val="-13"/>
            <w:lang w:val="es-CO"/>
          </w:rPr>
          <w:delText xml:space="preserve"> </w:delText>
        </w:r>
        <w:r w:rsidDel="00D66545">
          <w:rPr>
            <w:spacing w:val="-2"/>
            <w:lang w:val="es-CO"/>
          </w:rPr>
          <w:delText>discriminación</w:delText>
        </w:r>
        <w:r w:rsidDel="00D66545">
          <w:rPr>
            <w:spacing w:val="-13"/>
            <w:lang w:val="es-CO"/>
          </w:rPr>
          <w:delText xml:space="preserve"> </w:delText>
        </w:r>
        <w:r w:rsidDel="00D66545">
          <w:rPr>
            <w:spacing w:val="-2"/>
            <w:lang w:val="es-CO"/>
          </w:rPr>
          <w:delText>del</w:delText>
        </w:r>
        <w:r w:rsidDel="00D66545">
          <w:rPr>
            <w:spacing w:val="-13"/>
            <w:lang w:val="es-CO"/>
          </w:rPr>
          <w:delText xml:space="preserve"> </w:delText>
        </w:r>
        <w:r w:rsidDel="00D66545">
          <w:rPr>
            <w:spacing w:val="-2"/>
            <w:lang w:val="es-CO"/>
          </w:rPr>
          <w:delText>modelo</w:delText>
        </w:r>
      </w:del>
      <w:r>
        <w:rPr>
          <w:spacing w:val="-2"/>
          <w:lang w:val="es-CO"/>
        </w:rPr>
        <w:t>.</w:t>
      </w:r>
    </w:p>
    <w:p w14:paraId="29C76177" w14:textId="77777777" w:rsidR="00D05FC9" w:rsidRDefault="00D05FC9">
      <w:pPr>
        <w:pStyle w:val="Ttulo1"/>
        <w:tabs>
          <w:tab w:val="left" w:pos="8414"/>
        </w:tabs>
        <w:spacing w:before="9"/>
        <w:rPr>
          <w:lang w:val="es-CO"/>
        </w:rPr>
      </w:pPr>
    </w:p>
    <w:p w14:paraId="60F2CE19" w14:textId="17C69778" w:rsidR="00D05FC9" w:rsidRPr="00CC34F8" w:rsidRDefault="00510033">
      <w:pPr>
        <w:pStyle w:val="Ttulo1"/>
        <w:tabs>
          <w:tab w:val="left" w:pos="8414"/>
        </w:tabs>
        <w:spacing w:before="9"/>
        <w:jc w:val="both"/>
        <w:rPr>
          <w:lang w:val="es-CL"/>
        </w:rPr>
      </w:pPr>
      <w:del w:id="736" w:author="Daniel Bertin Ugarte" w:date="2026-01-29T18:19:00Z" w16du:dateUtc="2026-01-29T21:19:00Z">
        <w:r w:rsidDel="00661200">
          <w:rPr>
            <w:color w:val="000000"/>
            <w:spacing w:val="-6"/>
            <w:lang w:val="es-CO"/>
          </w:rPr>
          <w:delText>La Figura 5 presenta l</w:delText>
        </w:r>
      </w:del>
      <w:ins w:id="737" w:author="Daniel Bertin Ugarte" w:date="2026-01-29T18:20:00Z" w16du:dateUtc="2026-01-29T21:20:00Z">
        <w:r w:rsidR="00661200">
          <w:rPr>
            <w:color w:val="000000"/>
            <w:spacing w:val="-6"/>
            <w:lang w:val="es-CO"/>
          </w:rPr>
          <w:t>Tomando en consideración los resultados de la figura 4</w:t>
        </w:r>
      </w:ins>
      <w:ins w:id="738" w:author="Daniel Bertin Ugarte" w:date="2026-01-29T18:23:00Z" w16du:dateUtc="2026-01-29T21:23:00Z">
        <w:r w:rsidR="00661200">
          <w:rPr>
            <w:color w:val="000000"/>
            <w:spacing w:val="-6"/>
            <w:lang w:val="es-CO"/>
          </w:rPr>
          <w:t xml:space="preserve"> y los valores de AUC</w:t>
        </w:r>
      </w:ins>
      <w:ins w:id="739" w:author="Daniel Bertin Ugarte" w:date="2026-01-29T18:20:00Z" w16du:dateUtc="2026-01-29T21:20:00Z">
        <w:r w:rsidR="00661200">
          <w:rPr>
            <w:color w:val="000000"/>
            <w:spacing w:val="-6"/>
            <w:lang w:val="es-CO"/>
          </w:rPr>
          <w:t>, l</w:t>
        </w:r>
      </w:ins>
      <w:r>
        <w:rPr>
          <w:color w:val="000000"/>
          <w:spacing w:val="-6"/>
          <w:lang w:val="es-CO"/>
        </w:rPr>
        <w:t>a distribución espacial de la susceptibilidad a movimientos en masa dentro del área de estudio</w:t>
      </w:r>
      <w:del w:id="740" w:author="Daniel Bertin Ugarte" w:date="2026-01-29T18:19:00Z" w16du:dateUtc="2026-01-29T21:19:00Z">
        <w:r w:rsidDel="00661200">
          <w:rPr>
            <w:color w:val="000000"/>
            <w:spacing w:val="-6"/>
            <w:lang w:val="es-CO"/>
          </w:rPr>
          <w:delText xml:space="preserve">, </w:delText>
        </w:r>
      </w:del>
      <w:ins w:id="741" w:author="Daniel Bertin Ugarte" w:date="2026-01-29T18:23:00Z" w16du:dateUtc="2026-01-29T21:23:00Z">
        <w:r w:rsidR="00661200">
          <w:rPr>
            <w:color w:val="000000"/>
            <w:spacing w:val="-6"/>
            <w:lang w:val="es-CO"/>
          </w:rPr>
          <w:t xml:space="preserve"> se estimó </w:t>
        </w:r>
      </w:ins>
      <w:r>
        <w:rPr>
          <w:color w:val="000000"/>
          <w:spacing w:val="-6"/>
          <w:lang w:val="es-CO"/>
        </w:rPr>
        <w:t xml:space="preserve">utilizando el modelo de regresión logística multinivel con cuencas como regiones. La zona </w:t>
      </w:r>
      <w:del w:id="742" w:author="Daniel Bertin Ugarte" w:date="2026-01-29T18:24:00Z" w16du:dateUtc="2026-01-29T21:24:00Z">
        <w:r w:rsidDel="00661200">
          <w:rPr>
            <w:color w:val="000000"/>
            <w:spacing w:val="-6"/>
            <w:lang w:val="es-CO"/>
          </w:rPr>
          <w:delText xml:space="preserve">central del área </w:delText>
        </w:r>
      </w:del>
      <w:r>
        <w:rPr>
          <w:color w:val="000000"/>
          <w:spacing w:val="-6"/>
          <w:lang w:val="es-CO"/>
        </w:rPr>
        <w:t xml:space="preserve">de </w:t>
      </w:r>
      <w:del w:id="743" w:author="Daniel Bertin Ugarte" w:date="2026-01-29T18:24:00Z" w16du:dateUtc="2026-01-29T21:24:00Z">
        <w:r w:rsidDel="00661200">
          <w:rPr>
            <w:color w:val="000000"/>
            <w:spacing w:val="-6"/>
            <w:lang w:val="es-CO"/>
          </w:rPr>
          <w:delText xml:space="preserve">estudio muestra predominantemente una </w:delText>
        </w:r>
      </w:del>
      <w:r>
        <w:rPr>
          <w:color w:val="000000"/>
          <w:spacing w:val="-6"/>
          <w:lang w:val="es-CO"/>
        </w:rPr>
        <w:t>alta susceptibilidad</w:t>
      </w:r>
      <w:ins w:id="744" w:author="Daniel Bertin Ugarte" w:date="2026-01-29T18:24:00Z" w16du:dateUtc="2026-01-29T21:24:00Z">
        <w:r w:rsidR="00661200">
          <w:rPr>
            <w:color w:val="000000"/>
            <w:spacing w:val="-6"/>
            <w:lang w:val="es-CO"/>
          </w:rPr>
          <w:t xml:space="preserve"> se presenta para </w:t>
        </w:r>
      </w:ins>
      <w:ins w:id="745" w:author="Daniel Bertin Ugarte" w:date="2026-01-29T18:26:00Z" w16du:dateUtc="2026-01-29T21:26:00Z">
        <w:r w:rsidR="00661200">
          <w:rPr>
            <w:color w:val="000000"/>
            <w:spacing w:val="-6"/>
            <w:lang w:val="es-CO"/>
          </w:rPr>
          <w:t>el</w:t>
        </w:r>
      </w:ins>
      <w:ins w:id="746" w:author="Daniel Bertin Ugarte" w:date="2026-01-29T18:24:00Z" w16du:dateUtc="2026-01-29T21:24:00Z">
        <w:r w:rsidR="00661200">
          <w:rPr>
            <w:color w:val="000000"/>
            <w:spacing w:val="-6"/>
            <w:lang w:val="es-CO"/>
          </w:rPr>
          <w:t xml:space="preserve"> </w:t>
        </w:r>
      </w:ins>
      <w:ins w:id="747" w:author="Daniel Bertin Ugarte" w:date="2026-01-29T18:26:00Z" w16du:dateUtc="2026-01-29T21:26:00Z">
        <w:r w:rsidR="00661200">
          <w:rPr>
            <w:color w:val="000000"/>
            <w:spacing w:val="-6"/>
            <w:lang w:val="es-CO"/>
          </w:rPr>
          <w:t>sector</w:t>
        </w:r>
      </w:ins>
      <w:ins w:id="748" w:author="Daniel Bertin Ugarte" w:date="2026-01-29T18:24:00Z" w16du:dateUtc="2026-01-29T21:24:00Z">
        <w:r w:rsidR="00661200">
          <w:rPr>
            <w:color w:val="000000"/>
            <w:spacing w:val="-6"/>
            <w:lang w:val="es-CO"/>
          </w:rPr>
          <w:t xml:space="preserve"> central</w:t>
        </w:r>
      </w:ins>
      <w:r>
        <w:rPr>
          <w:color w:val="000000"/>
          <w:spacing w:val="-6"/>
          <w:lang w:val="es-CO"/>
        </w:rPr>
        <w:t xml:space="preserve">, en cuencas con laderas de fuertes pendientes, alto relieve y procesos geomorfológicos activos. </w:t>
      </w:r>
      <w:del w:id="749" w:author="Daniel Bertin Ugarte" w:date="2026-01-29T18:26:00Z" w16du:dateUtc="2026-01-29T21:26:00Z">
        <w:r w:rsidDel="007968ED">
          <w:rPr>
            <w:color w:val="000000"/>
            <w:spacing w:val="-6"/>
            <w:lang w:val="es-CO"/>
          </w:rPr>
          <w:delText>Las regiones del</w:delText>
        </w:r>
      </w:del>
      <w:ins w:id="750" w:author="Daniel Bertin Ugarte" w:date="2026-01-29T18:26:00Z" w16du:dateUtc="2026-01-29T21:26:00Z">
        <w:r w:rsidR="007968ED">
          <w:rPr>
            <w:color w:val="000000"/>
            <w:spacing w:val="-6"/>
            <w:lang w:val="es-CO"/>
          </w:rPr>
          <w:t>Los sectores</w:t>
        </w:r>
      </w:ins>
      <w:r>
        <w:rPr>
          <w:color w:val="000000"/>
          <w:spacing w:val="-6"/>
          <w:lang w:val="es-CO"/>
        </w:rPr>
        <w:t xml:space="preserve"> este y noroeste presentan una susceptibilidad comparativamente menor, caracterizada por cuencas con pendientes más suaves y menor elevación</w:t>
      </w:r>
      <w:ins w:id="751" w:author="Daniel Bertin Ugarte" w:date="2026-01-29T18:27:00Z" w16du:dateUtc="2026-01-29T21:27:00Z">
        <w:r w:rsidR="007968ED">
          <w:rPr>
            <w:color w:val="000000"/>
            <w:spacing w:val="-6"/>
            <w:lang w:val="es-CO"/>
          </w:rPr>
          <w:t>, mientras que los menores valores de susceptibilidad se obtuvieron para los sectores noreste y suroeste</w:t>
        </w:r>
      </w:ins>
      <w:r>
        <w:rPr>
          <w:color w:val="000000"/>
          <w:spacing w:val="-6"/>
          <w:lang w:val="es-CO"/>
        </w:rPr>
        <w:t xml:space="preserve">. </w:t>
      </w:r>
      <w:del w:id="752" w:author="Daniel Bertin Ugarte" w:date="2026-01-29T18:27:00Z" w16du:dateUtc="2026-01-29T21:27:00Z">
        <w:r w:rsidDel="007968ED">
          <w:rPr>
            <w:color w:val="000000"/>
            <w:spacing w:val="-6"/>
            <w:lang w:val="es-CO"/>
          </w:rPr>
          <w:delText>No obstante, e</w:delText>
        </w:r>
      </w:del>
      <w:ins w:id="753" w:author="Daniel Bertin Ugarte" w:date="2026-01-29T18:27:00Z" w16du:dateUtc="2026-01-29T21:27:00Z">
        <w:r w:rsidR="007968ED">
          <w:rPr>
            <w:color w:val="000000"/>
            <w:spacing w:val="-6"/>
            <w:lang w:val="es-CO"/>
          </w:rPr>
          <w:t>E</w:t>
        </w:r>
      </w:ins>
      <w:r>
        <w:rPr>
          <w:color w:val="000000"/>
          <w:spacing w:val="-6"/>
          <w:lang w:val="es-CO"/>
        </w:rPr>
        <w:t xml:space="preserve">s importante aclarar que </w:t>
      </w:r>
      <w:ins w:id="754" w:author="Daniel Bertin Ugarte" w:date="2026-01-29T18:28:00Z" w16du:dateUtc="2026-01-29T21:28:00Z">
        <w:r w:rsidR="007968ED">
          <w:rPr>
            <w:color w:val="000000"/>
            <w:spacing w:val="-6"/>
            <w:lang w:val="es-CO"/>
          </w:rPr>
          <w:t xml:space="preserve">valores bajos de susceptibilidad no implica necesariamente la </w:t>
        </w:r>
      </w:ins>
      <w:del w:id="755" w:author="Daniel Bertin Ugarte" w:date="2026-01-29T18:28:00Z" w16du:dateUtc="2026-01-29T21:28:00Z">
        <w:r w:rsidDel="007968ED">
          <w:rPr>
            <w:color w:val="000000"/>
            <w:spacing w:val="-6"/>
            <w:lang w:val="es-CO"/>
          </w:rPr>
          <w:delText xml:space="preserve">esta clasificación no implica la </w:delText>
        </w:r>
      </w:del>
      <w:r>
        <w:rPr>
          <w:color w:val="000000"/>
          <w:spacing w:val="-6"/>
          <w:lang w:val="es-CO"/>
        </w:rPr>
        <w:t>ausencia</w:t>
      </w:r>
      <w:ins w:id="756" w:author="Daniel Bertin Ugarte" w:date="2026-01-29T18:28:00Z" w16du:dateUtc="2026-01-29T21:28:00Z">
        <w:r w:rsidR="007968ED">
          <w:rPr>
            <w:color w:val="000000"/>
            <w:spacing w:val="-6"/>
            <w:lang w:val="es-CO"/>
          </w:rPr>
          <w:t xml:space="preserve"> de </w:t>
        </w:r>
      </w:ins>
      <w:del w:id="757" w:author="Daniel Bertin Ugarte" w:date="2026-01-29T20:55:00Z" w16du:dateUtc="2026-01-29T23:55:00Z">
        <w:r w:rsidDel="00CC56A6">
          <w:rPr>
            <w:color w:val="000000"/>
            <w:spacing w:val="-6"/>
            <w:lang w:val="es-CO"/>
          </w:rPr>
          <w:delText xml:space="preserve"> total de </w:delText>
        </w:r>
      </w:del>
      <w:r>
        <w:rPr>
          <w:color w:val="000000"/>
          <w:spacing w:val="-6"/>
          <w:lang w:val="es-CO"/>
        </w:rPr>
        <w:t>movimientos en masa</w:t>
      </w:r>
      <w:del w:id="758" w:author="Daniel Bertin Ugarte" w:date="2026-01-29T20:55:00Z" w16du:dateUtc="2026-01-29T23:55:00Z">
        <w:r w:rsidDel="00CC56A6">
          <w:rPr>
            <w:color w:val="000000"/>
            <w:spacing w:val="-6"/>
            <w:lang w:val="es-CO"/>
          </w:rPr>
          <w:delText xml:space="preserve"> en las cuencas de baja susceptibilidad</w:delText>
        </w:r>
      </w:del>
      <w:r>
        <w:rPr>
          <w:color w:val="000000"/>
          <w:spacing w:val="-6"/>
          <w:lang w:val="es-CO"/>
        </w:rPr>
        <w:t xml:space="preserve">, sino que refleja una menor probabilidad relativa de ocurrencia en comparación con otras zonas </w:t>
      </w:r>
      <w:ins w:id="759" w:author="Daniel Bertin Ugarte" w:date="2026-01-29T18:28:00Z" w16du:dateUtc="2026-01-29T21:28:00Z">
        <w:r w:rsidR="007968ED">
          <w:rPr>
            <w:color w:val="000000"/>
            <w:spacing w:val="-6"/>
            <w:lang w:val="es-CO"/>
          </w:rPr>
          <w:t xml:space="preserve">dentro </w:t>
        </w:r>
      </w:ins>
      <w:r>
        <w:rPr>
          <w:color w:val="000000"/>
          <w:spacing w:val="-6"/>
          <w:lang w:val="es-CO"/>
        </w:rPr>
        <w:t>del área de estudio.</w:t>
      </w:r>
    </w:p>
    <w:p w14:paraId="5DD973F1" w14:textId="77777777" w:rsidR="00D05FC9" w:rsidRPr="00CC34F8" w:rsidRDefault="00D05FC9">
      <w:pPr>
        <w:rPr>
          <w:lang w:val="es-CL"/>
        </w:rPr>
        <w:sectPr w:rsidR="00D05FC9" w:rsidRPr="00CC34F8">
          <w:type w:val="continuous"/>
          <w:pgSz w:w="9978" w:h="14173"/>
          <w:pgMar w:top="800" w:right="720" w:bottom="280" w:left="850" w:header="0" w:footer="0" w:gutter="0"/>
          <w:lnNumType w:countBy="1" w:distance="230" w:restart="continuous"/>
          <w:cols w:space="720"/>
          <w:formProt w:val="0"/>
          <w:docGrid w:linePitch="100"/>
        </w:sectPr>
      </w:pPr>
    </w:p>
    <w:p w14:paraId="7A41BCBD" w14:textId="77777777" w:rsidR="00D05FC9" w:rsidRDefault="00D05FC9">
      <w:pPr>
        <w:pStyle w:val="Textoindependiente"/>
        <w:rPr>
          <w:sz w:val="20"/>
          <w:lang w:val="es-CO"/>
        </w:rPr>
      </w:pPr>
    </w:p>
    <w:p w14:paraId="46F296D8" w14:textId="77777777" w:rsidR="00D05FC9" w:rsidRDefault="00D05FC9">
      <w:pPr>
        <w:pStyle w:val="Textoindependiente"/>
        <w:spacing w:before="121" w:after="1"/>
        <w:rPr>
          <w:sz w:val="20"/>
          <w:lang w:val="es-CO"/>
        </w:rPr>
      </w:pPr>
      <w:bookmarkStart w:id="760" w:name="_bookmark9"/>
      <w:bookmarkEnd w:id="760"/>
    </w:p>
    <w:p w14:paraId="6391C3CB" w14:textId="0007A35D" w:rsidR="00D05FC9" w:rsidRDefault="00510033">
      <w:pPr>
        <w:pStyle w:val="Ttulo1"/>
        <w:tabs>
          <w:tab w:val="left" w:pos="8414"/>
        </w:tabs>
        <w:spacing w:before="9"/>
        <w:rPr>
          <w:lang w:val="es-CO"/>
        </w:rPr>
        <w:sectPr w:rsidR="00D05FC9">
          <w:headerReference w:type="even" r:id="rId12"/>
          <w:headerReference w:type="default" r:id="rId13"/>
          <w:pgSz w:w="9978" w:h="14173"/>
          <w:pgMar w:top="900" w:right="425" w:bottom="280" w:left="850" w:header="626" w:footer="0" w:gutter="0"/>
          <w:lnNumType w:countBy="1" w:distance="230" w:restart="continuous"/>
          <w:cols w:space="720"/>
          <w:formProt w:val="0"/>
          <w:docGrid w:linePitch="100" w:charSpace="4096"/>
        </w:sectPr>
      </w:pPr>
      <w:bookmarkStart w:id="761" w:name="_bookmark9_Copy_1"/>
      <w:bookmarkEnd w:id="761"/>
      <w:commentRangeStart w:id="762"/>
      <w:r>
        <w:rPr>
          <w:b/>
          <w:spacing w:val="-2"/>
          <w:w w:val="90"/>
          <w:lang w:val="es-CO"/>
        </w:rPr>
        <w:t>Fig</w:t>
      </w:r>
      <w:ins w:id="763" w:author="Daniel Bertin Ugarte" w:date="2026-01-29T18:31:00Z" w16du:dateUtc="2026-01-29T21:31:00Z">
        <w:r w:rsidR="007968ED">
          <w:rPr>
            <w:b/>
            <w:spacing w:val="-2"/>
            <w:w w:val="90"/>
            <w:lang w:val="es-CO"/>
          </w:rPr>
          <w:t>.</w:t>
        </w:r>
      </w:ins>
      <w:del w:id="764" w:author="Daniel Bertin Ugarte" w:date="2026-01-29T18:31:00Z" w16du:dateUtc="2026-01-29T21:31:00Z">
        <w:r w:rsidDel="007968ED">
          <w:rPr>
            <w:b/>
            <w:spacing w:val="-2"/>
            <w:w w:val="90"/>
            <w:lang w:val="es-CO"/>
          </w:rPr>
          <w:delText>ure</w:delText>
        </w:r>
      </w:del>
      <w:r>
        <w:rPr>
          <w:b/>
          <w:spacing w:val="-2"/>
          <w:w w:val="90"/>
          <w:lang w:val="es-CO"/>
        </w:rPr>
        <w:t xml:space="preserve"> 5.</w:t>
      </w:r>
      <w:r>
        <w:rPr>
          <w:b/>
          <w:spacing w:val="-2"/>
          <w:lang w:val="es-CO"/>
        </w:rPr>
        <w:t xml:space="preserve"> </w:t>
      </w:r>
      <w:commentRangeEnd w:id="762"/>
      <w:r w:rsidR="007D6D85">
        <w:rPr>
          <w:rStyle w:val="Refdecomentario"/>
          <w:spacing w:val="-2"/>
          <w:w w:val="90"/>
          <w:sz w:val="20"/>
          <w:szCs w:val="20"/>
          <w:lang w:val="es-CO"/>
        </w:rPr>
        <w:commentReference w:id="762"/>
      </w:r>
      <w:r>
        <w:rPr>
          <w:spacing w:val="-2"/>
          <w:w w:val="90"/>
          <w:lang w:val="es-CO"/>
        </w:rPr>
        <w:t>Distribución espacial de la susceptibilidad a movimientos en masa en el área de estudio utilizando el modelo de regresión logística multinivel agrupada en cuencas hidrográficas</w:t>
      </w:r>
      <w:ins w:id="765" w:author="Daniel Bertin Ugarte" w:date="2026-01-30T09:48:00Z" w16du:dateUtc="2026-01-30T12:48:00Z">
        <w:r w:rsidR="00AA753F">
          <w:rPr>
            <w:spacing w:val="-2"/>
            <w:w w:val="90"/>
            <w:lang w:val="es-CO"/>
          </w:rPr>
          <w:t xml:space="preserve"> (modelo ‘cuencas’)</w:t>
        </w:r>
      </w:ins>
      <w:r>
        <w:rPr>
          <w:spacing w:val="-2"/>
          <w:w w:val="90"/>
          <w:lang w:val="es-CO"/>
        </w:rPr>
        <w:t>.</w:t>
      </w:r>
      <w:r>
        <w:rPr>
          <w:spacing w:val="-2"/>
          <w:lang w:val="es-CO"/>
        </w:rPr>
        <w:t xml:space="preserve"> </w:t>
      </w:r>
      <w:r>
        <w:rPr>
          <w:spacing w:val="-2"/>
          <w:w w:val="90"/>
          <w:lang w:val="es-CO"/>
        </w:rPr>
        <w:t xml:space="preserve">La susceptibilidad se expresa en una escala continua que </w:t>
      </w:r>
      <w:r>
        <w:rPr>
          <w:spacing w:val="-4"/>
          <w:lang w:val="es-CO"/>
        </w:rPr>
        <w:t>varía</w:t>
      </w:r>
      <w:r>
        <w:rPr>
          <w:spacing w:val="-12"/>
          <w:lang w:val="es-CO"/>
        </w:rPr>
        <w:t xml:space="preserve"> </w:t>
      </w:r>
      <w:r>
        <w:rPr>
          <w:spacing w:val="-4"/>
          <w:lang w:val="es-CO"/>
        </w:rPr>
        <w:t>desde</w:t>
      </w:r>
      <w:r>
        <w:rPr>
          <w:spacing w:val="-12"/>
          <w:lang w:val="es-CO"/>
        </w:rPr>
        <w:t xml:space="preserve"> </w:t>
      </w:r>
      <w:ins w:id="766" w:author="Daniel Bertin Ugarte" w:date="2026-01-29T18:32:00Z" w16du:dateUtc="2026-01-29T21:32:00Z">
        <w:r w:rsidR="007968ED">
          <w:rPr>
            <w:spacing w:val="-12"/>
            <w:lang w:val="es-CO"/>
          </w:rPr>
          <w:t xml:space="preserve">muy </w:t>
        </w:r>
      </w:ins>
      <w:r>
        <w:rPr>
          <w:spacing w:val="-4"/>
          <w:lang w:val="es-CO"/>
        </w:rPr>
        <w:t>baja</w:t>
      </w:r>
      <w:r>
        <w:rPr>
          <w:spacing w:val="-12"/>
          <w:lang w:val="es-CO"/>
        </w:rPr>
        <w:t xml:space="preserve"> </w:t>
      </w:r>
      <w:r>
        <w:rPr>
          <w:spacing w:val="-4"/>
          <w:lang w:val="es-CO"/>
        </w:rPr>
        <w:t>(</w:t>
      </w:r>
      <w:del w:id="767" w:author="Daniel Bertin Ugarte" w:date="2026-01-29T18:33:00Z" w16du:dateUtc="2026-01-29T21:33:00Z">
        <w:r w:rsidDel="007968ED">
          <w:rPr>
            <w:spacing w:val="-4"/>
            <w:lang w:val="es-CO"/>
          </w:rPr>
          <w:delText>azul</w:delText>
        </w:r>
        <w:r w:rsidDel="007968ED">
          <w:rPr>
            <w:spacing w:val="-12"/>
            <w:lang w:val="es-CO"/>
          </w:rPr>
          <w:delText xml:space="preserve"> </w:delText>
        </w:r>
        <w:r w:rsidDel="007968ED">
          <w:rPr>
            <w:spacing w:val="-4"/>
            <w:lang w:val="es-CO"/>
          </w:rPr>
          <w:delText>y</w:delText>
        </w:r>
        <w:r w:rsidDel="007968ED">
          <w:rPr>
            <w:spacing w:val="-12"/>
            <w:lang w:val="es-CO"/>
          </w:rPr>
          <w:delText xml:space="preserve"> </w:delText>
        </w:r>
        <w:r w:rsidDel="007968ED">
          <w:rPr>
            <w:spacing w:val="-4"/>
            <w:lang w:val="es-CO"/>
          </w:rPr>
          <w:delText>verde</w:delText>
        </w:r>
      </w:del>
      <w:ins w:id="768" w:author="Daniel Bertin Ugarte" w:date="2026-01-29T18:33:00Z" w16du:dateUtc="2026-01-29T21:33:00Z">
        <w:r w:rsidR="007968ED">
          <w:rPr>
            <w:spacing w:val="-4"/>
            <w:lang w:val="es-CO"/>
          </w:rPr>
          <w:t>morado</w:t>
        </w:r>
      </w:ins>
      <w:r>
        <w:rPr>
          <w:spacing w:val="-4"/>
          <w:lang w:val="es-CO"/>
        </w:rPr>
        <w:t>)</w:t>
      </w:r>
      <w:r>
        <w:rPr>
          <w:spacing w:val="-12"/>
          <w:lang w:val="es-CO"/>
        </w:rPr>
        <w:t xml:space="preserve"> </w:t>
      </w:r>
      <w:r>
        <w:rPr>
          <w:spacing w:val="-4"/>
          <w:lang w:val="es-CO"/>
        </w:rPr>
        <w:t>hasta</w:t>
      </w:r>
      <w:r>
        <w:rPr>
          <w:spacing w:val="-12"/>
          <w:lang w:val="es-CO"/>
        </w:rPr>
        <w:t xml:space="preserve"> </w:t>
      </w:r>
      <w:r>
        <w:rPr>
          <w:spacing w:val="-4"/>
          <w:lang w:val="es-CO"/>
        </w:rPr>
        <w:t>muy</w:t>
      </w:r>
      <w:r>
        <w:rPr>
          <w:spacing w:val="-12"/>
          <w:lang w:val="es-CO"/>
        </w:rPr>
        <w:t xml:space="preserve"> </w:t>
      </w:r>
      <w:r>
        <w:rPr>
          <w:spacing w:val="-4"/>
          <w:lang w:val="es-CO"/>
        </w:rPr>
        <w:t>alta</w:t>
      </w:r>
      <w:r>
        <w:rPr>
          <w:spacing w:val="-12"/>
          <w:lang w:val="es-CO"/>
        </w:rPr>
        <w:t xml:space="preserve"> </w:t>
      </w:r>
      <w:r>
        <w:rPr>
          <w:spacing w:val="-4"/>
          <w:lang w:val="es-CO"/>
        </w:rPr>
        <w:t>(rojo).</w:t>
      </w:r>
      <w:r>
        <w:rPr>
          <w:lang w:val="es-CO"/>
        </w:rPr>
        <w:tab/>
      </w:r>
    </w:p>
    <w:p w14:paraId="30487839" w14:textId="77777777" w:rsidR="00D05FC9" w:rsidRDefault="00510033">
      <w:pPr>
        <w:pStyle w:val="Prrafodelista"/>
        <w:numPr>
          <w:ilvl w:val="0"/>
          <w:numId w:val="1"/>
        </w:numPr>
        <w:tabs>
          <w:tab w:val="left" w:pos="397"/>
          <w:tab w:val="left" w:pos="8414"/>
        </w:tabs>
        <w:spacing w:before="425"/>
        <w:ind w:left="397" w:hanging="284"/>
        <w:rPr>
          <w:lang w:val="es-CO"/>
        </w:rPr>
      </w:pPr>
      <w:commentRangeStart w:id="769"/>
      <w:r>
        <w:rPr>
          <w:b/>
          <w:color w:val="00004C"/>
          <w:spacing w:val="-2"/>
          <w:sz w:val="24"/>
          <w:lang w:val="es-CO"/>
        </w:rPr>
        <w:lastRenderedPageBreak/>
        <w:t>Discusión</w:t>
      </w:r>
      <w:commentRangeEnd w:id="769"/>
      <w:r w:rsidR="00CB4DB0">
        <w:rPr>
          <w:rStyle w:val="Refdecomentario"/>
          <w:rFonts w:ascii="Times New Roman" w:hAnsi="Times New Roman"/>
          <w:color w:val="00004C"/>
          <w:sz w:val="24"/>
          <w:szCs w:val="22"/>
          <w:lang w:val="es-CO"/>
        </w:rPr>
        <w:commentReference w:id="769"/>
      </w:r>
      <w:r>
        <w:rPr>
          <w:rFonts w:ascii="Times New Roman" w:hAnsi="Times New Roman"/>
          <w:color w:val="00004C"/>
          <w:sz w:val="24"/>
          <w:lang w:val="es-CO"/>
        </w:rPr>
        <w:tab/>
      </w:r>
    </w:p>
    <w:p w14:paraId="6738E7A4" w14:textId="68FD6C13" w:rsidR="00D05FC9" w:rsidRPr="00CC34F8" w:rsidRDefault="00510033">
      <w:pPr>
        <w:pStyle w:val="Ttulo1"/>
        <w:tabs>
          <w:tab w:val="left" w:pos="8414"/>
        </w:tabs>
        <w:spacing w:before="217"/>
        <w:jc w:val="both"/>
        <w:rPr>
          <w:lang w:val="es-CL"/>
        </w:rPr>
      </w:pPr>
      <w:r>
        <w:rPr>
          <w:lang w:val="es-CO"/>
        </w:rPr>
        <w:t>La</w:t>
      </w:r>
      <w:r>
        <w:rPr>
          <w:spacing w:val="17"/>
          <w:lang w:val="es-CO"/>
        </w:rPr>
        <w:t xml:space="preserve"> </w:t>
      </w:r>
      <w:r>
        <w:rPr>
          <w:lang w:val="es-CO"/>
        </w:rPr>
        <w:t>evolución</w:t>
      </w:r>
      <w:r>
        <w:rPr>
          <w:spacing w:val="18"/>
          <w:lang w:val="es-CO"/>
        </w:rPr>
        <w:t xml:space="preserve"> </w:t>
      </w:r>
      <w:r>
        <w:rPr>
          <w:lang w:val="es-CO"/>
        </w:rPr>
        <w:t>de</w:t>
      </w:r>
      <w:r>
        <w:rPr>
          <w:spacing w:val="18"/>
          <w:lang w:val="es-CO"/>
        </w:rPr>
        <w:t xml:space="preserve"> </w:t>
      </w:r>
      <w:r>
        <w:rPr>
          <w:lang w:val="es-CO"/>
        </w:rPr>
        <w:t>los</w:t>
      </w:r>
      <w:r>
        <w:rPr>
          <w:spacing w:val="18"/>
          <w:lang w:val="es-CO"/>
        </w:rPr>
        <w:t xml:space="preserve"> </w:t>
      </w:r>
      <w:r>
        <w:rPr>
          <w:lang w:val="es-CO"/>
        </w:rPr>
        <w:t>modelos</w:t>
      </w:r>
      <w:r>
        <w:rPr>
          <w:spacing w:val="18"/>
          <w:lang w:val="es-CO"/>
        </w:rPr>
        <w:t xml:space="preserve"> </w:t>
      </w:r>
      <w:r>
        <w:rPr>
          <w:lang w:val="es-CO"/>
        </w:rPr>
        <w:t>de</w:t>
      </w:r>
      <w:r>
        <w:rPr>
          <w:spacing w:val="18"/>
          <w:lang w:val="es-CO"/>
        </w:rPr>
        <w:t xml:space="preserve"> </w:t>
      </w:r>
      <w:r>
        <w:rPr>
          <w:lang w:val="es-CO"/>
        </w:rPr>
        <w:t>regresión</w:t>
      </w:r>
      <w:r>
        <w:rPr>
          <w:spacing w:val="18"/>
          <w:lang w:val="es-CO"/>
        </w:rPr>
        <w:t xml:space="preserve"> </w:t>
      </w:r>
      <w:r>
        <w:rPr>
          <w:lang w:val="es-CO"/>
        </w:rPr>
        <w:t>para</w:t>
      </w:r>
      <w:r>
        <w:rPr>
          <w:spacing w:val="18"/>
          <w:lang w:val="es-CO"/>
        </w:rPr>
        <w:t xml:space="preserve"> </w:t>
      </w:r>
      <w:r>
        <w:rPr>
          <w:lang w:val="es-CO"/>
        </w:rPr>
        <w:t>evaluar</w:t>
      </w:r>
      <w:r>
        <w:rPr>
          <w:spacing w:val="18"/>
          <w:lang w:val="es-CO"/>
        </w:rPr>
        <w:t xml:space="preserve"> </w:t>
      </w:r>
      <w:r>
        <w:rPr>
          <w:lang w:val="es-CO"/>
        </w:rPr>
        <w:t>la</w:t>
      </w:r>
      <w:r>
        <w:rPr>
          <w:spacing w:val="17"/>
          <w:lang w:val="es-CO"/>
        </w:rPr>
        <w:t xml:space="preserve"> </w:t>
      </w:r>
      <w:r>
        <w:rPr>
          <w:lang w:val="es-CO"/>
        </w:rPr>
        <w:t>susceptibilidad</w:t>
      </w:r>
      <w:r>
        <w:rPr>
          <w:spacing w:val="18"/>
          <w:lang w:val="es-CO"/>
        </w:rPr>
        <w:t xml:space="preserve"> </w:t>
      </w:r>
      <w:r>
        <w:rPr>
          <w:lang w:val="es-CO"/>
        </w:rPr>
        <w:t>a</w:t>
      </w:r>
      <w:r>
        <w:rPr>
          <w:spacing w:val="18"/>
          <w:lang w:val="es-CO"/>
        </w:rPr>
        <w:t xml:space="preserve"> </w:t>
      </w:r>
      <w:r>
        <w:rPr>
          <w:lang w:val="es-CO"/>
        </w:rPr>
        <w:t>movimientos</w:t>
      </w:r>
      <w:r>
        <w:rPr>
          <w:spacing w:val="18"/>
          <w:lang w:val="es-CO"/>
        </w:rPr>
        <w:t xml:space="preserve"> </w:t>
      </w:r>
      <w:r>
        <w:rPr>
          <w:lang w:val="es-CO"/>
        </w:rPr>
        <w:t>en</w:t>
      </w:r>
      <w:r>
        <w:rPr>
          <w:spacing w:val="18"/>
          <w:lang w:val="es-CO"/>
        </w:rPr>
        <w:t xml:space="preserve"> </w:t>
      </w:r>
      <w:r>
        <w:rPr>
          <w:spacing w:val="-4"/>
          <w:lang w:val="es-CO"/>
        </w:rPr>
        <w:t xml:space="preserve">masa </w:t>
      </w:r>
      <w:r>
        <w:rPr>
          <w:lang w:val="es-CO"/>
        </w:rPr>
        <w:t>ha</w:t>
      </w:r>
      <w:r>
        <w:rPr>
          <w:spacing w:val="25"/>
          <w:lang w:val="es-CO"/>
        </w:rPr>
        <w:t xml:space="preserve"> </w:t>
      </w:r>
      <w:r>
        <w:rPr>
          <w:lang w:val="es-CO"/>
        </w:rPr>
        <w:t>avanzado</w:t>
      </w:r>
      <w:r>
        <w:rPr>
          <w:spacing w:val="26"/>
          <w:lang w:val="es-CO"/>
        </w:rPr>
        <w:t xml:space="preserve"> </w:t>
      </w:r>
      <w:r>
        <w:rPr>
          <w:lang w:val="es-CO"/>
        </w:rPr>
        <w:t>considerablemente,</w:t>
      </w:r>
      <w:r>
        <w:rPr>
          <w:spacing w:val="32"/>
          <w:lang w:val="es-CO"/>
        </w:rPr>
        <w:t xml:space="preserve"> </w:t>
      </w:r>
      <w:r>
        <w:rPr>
          <w:lang w:val="es-CO"/>
        </w:rPr>
        <w:t>evolucionando</w:t>
      </w:r>
      <w:r>
        <w:rPr>
          <w:spacing w:val="26"/>
          <w:lang w:val="es-CO"/>
        </w:rPr>
        <w:t xml:space="preserve"> </w:t>
      </w:r>
      <w:r>
        <w:rPr>
          <w:lang w:val="es-CO"/>
        </w:rPr>
        <w:t>de</w:t>
      </w:r>
      <w:r>
        <w:rPr>
          <w:spacing w:val="25"/>
          <w:lang w:val="es-CO"/>
        </w:rPr>
        <w:t xml:space="preserve"> </w:t>
      </w:r>
      <w:r>
        <w:rPr>
          <w:lang w:val="es-CO"/>
        </w:rPr>
        <w:t>modelos</w:t>
      </w:r>
      <w:r>
        <w:rPr>
          <w:spacing w:val="26"/>
          <w:lang w:val="es-CO"/>
        </w:rPr>
        <w:t xml:space="preserve"> </w:t>
      </w:r>
      <w:r>
        <w:rPr>
          <w:lang w:val="es-CO"/>
        </w:rPr>
        <w:t>lineales</w:t>
      </w:r>
      <w:r>
        <w:rPr>
          <w:spacing w:val="26"/>
          <w:lang w:val="es-CO"/>
        </w:rPr>
        <w:t xml:space="preserve"> </w:t>
      </w:r>
      <w:r>
        <w:rPr>
          <w:lang w:val="es-CO"/>
        </w:rPr>
        <w:t>tradicionales</w:t>
      </w:r>
      <w:r>
        <w:rPr>
          <w:spacing w:val="25"/>
          <w:lang w:val="es-CO"/>
        </w:rPr>
        <w:t xml:space="preserve"> </w:t>
      </w:r>
      <w:r>
        <w:rPr>
          <w:lang w:val="es-CO"/>
        </w:rPr>
        <w:t>a</w:t>
      </w:r>
      <w:r>
        <w:rPr>
          <w:spacing w:val="26"/>
          <w:lang w:val="es-CO"/>
        </w:rPr>
        <w:t xml:space="preserve"> </w:t>
      </w:r>
      <w:r>
        <w:rPr>
          <w:lang w:val="es-CO"/>
        </w:rPr>
        <w:t>la</w:t>
      </w:r>
      <w:r>
        <w:rPr>
          <w:spacing w:val="26"/>
          <w:lang w:val="es-CO"/>
        </w:rPr>
        <w:t xml:space="preserve"> </w:t>
      </w:r>
      <w:r>
        <w:rPr>
          <w:lang w:val="es-CO"/>
        </w:rPr>
        <w:t>familia</w:t>
      </w:r>
      <w:r>
        <w:rPr>
          <w:spacing w:val="26"/>
          <w:lang w:val="es-CO"/>
        </w:rPr>
        <w:t xml:space="preserve"> </w:t>
      </w:r>
      <w:r>
        <w:rPr>
          <w:spacing w:val="-5"/>
          <w:lang w:val="es-CO"/>
        </w:rPr>
        <w:t xml:space="preserve">de </w:t>
      </w:r>
      <w:r>
        <w:rPr>
          <w:spacing w:val="-2"/>
          <w:lang w:val="es-CO"/>
        </w:rPr>
        <w:t>Modelos</w:t>
      </w:r>
      <w:r>
        <w:rPr>
          <w:spacing w:val="-6"/>
          <w:lang w:val="es-CO"/>
        </w:rPr>
        <w:t xml:space="preserve"> </w:t>
      </w:r>
      <w:r>
        <w:rPr>
          <w:spacing w:val="-2"/>
          <w:lang w:val="es-CO"/>
        </w:rPr>
        <w:t>Lineales</w:t>
      </w:r>
      <w:r>
        <w:rPr>
          <w:spacing w:val="-4"/>
          <w:lang w:val="es-CO"/>
        </w:rPr>
        <w:t xml:space="preserve"> </w:t>
      </w:r>
      <w:r>
        <w:rPr>
          <w:spacing w:val="-2"/>
          <w:lang w:val="es-CO"/>
        </w:rPr>
        <w:t>Generalizados</w:t>
      </w:r>
      <w:r>
        <w:rPr>
          <w:spacing w:val="-5"/>
          <w:lang w:val="es-CO"/>
        </w:rPr>
        <w:t xml:space="preserve"> </w:t>
      </w:r>
      <w:r>
        <w:rPr>
          <w:spacing w:val="-2"/>
          <w:lang w:val="es-CO"/>
        </w:rPr>
        <w:t>(GLM)</w:t>
      </w:r>
      <w:r>
        <w:rPr>
          <w:spacing w:val="-5"/>
          <w:lang w:val="es-CO"/>
        </w:rPr>
        <w:t xml:space="preserve"> </w:t>
      </w:r>
      <w:r>
        <w:rPr>
          <w:spacing w:val="-2"/>
          <w:lang w:val="es-CO"/>
        </w:rPr>
        <w:t>(</w:t>
      </w:r>
      <w:commentRangeStart w:id="770"/>
      <w:r>
        <w:rPr>
          <w:spacing w:val="-2"/>
          <w:lang w:val="es-CO"/>
        </w:rPr>
        <w:t>Fox</w:t>
      </w:r>
      <w:ins w:id="771" w:author="Daniel Bertin Ugarte" w:date="2026-01-29T21:19:00Z" w16du:dateUtc="2026-01-30T00:19:00Z">
        <w:r w:rsidR="001043C0">
          <w:rPr>
            <w:spacing w:val="-2"/>
            <w:lang w:val="es-CO"/>
          </w:rPr>
          <w:t>,</w:t>
        </w:r>
      </w:ins>
      <w:r>
        <w:rPr>
          <w:spacing w:val="-5"/>
          <w:lang w:val="es-CO"/>
        </w:rPr>
        <w:t xml:space="preserve"> </w:t>
      </w:r>
      <w:hyperlink w:anchor="_bookmark28">
        <w:r>
          <w:rPr>
            <w:color w:val="00004C"/>
            <w:spacing w:val="-2"/>
            <w:lang w:val="es-CO"/>
          </w:rPr>
          <w:t>2015</w:t>
        </w:r>
      </w:hyperlink>
      <w:commentRangeEnd w:id="770"/>
      <w:r w:rsidR="001043C0">
        <w:rPr>
          <w:rStyle w:val="Refdecomentario"/>
          <w:spacing w:val="-2"/>
          <w:sz w:val="20"/>
          <w:szCs w:val="20"/>
          <w:lang w:val="es-CO"/>
        </w:rPr>
        <w:commentReference w:id="770"/>
      </w:r>
      <w:r>
        <w:rPr>
          <w:spacing w:val="-2"/>
          <w:lang w:val="es-CO"/>
        </w:rPr>
        <w:t>).</w:t>
      </w:r>
      <w:r>
        <w:rPr>
          <w:spacing w:val="3"/>
          <w:lang w:val="es-CO"/>
        </w:rPr>
        <w:t xml:space="preserve"> </w:t>
      </w:r>
      <w:r>
        <w:rPr>
          <w:spacing w:val="-2"/>
          <w:lang w:val="es-CO"/>
        </w:rPr>
        <w:t xml:space="preserve">Esta </w:t>
      </w:r>
      <w:del w:id="772" w:author="Daniel Bertin Ugarte" w:date="2026-01-30T08:28:00Z" w16du:dateUtc="2026-01-30T11:28:00Z">
        <w:r w:rsidDel="005D1842">
          <w:rPr>
            <w:spacing w:val="-2"/>
            <w:lang w:val="es-CO"/>
          </w:rPr>
          <w:delText xml:space="preserve">familia </w:delText>
        </w:r>
      </w:del>
      <w:ins w:id="773" w:author="Daniel Bertin Ugarte" w:date="2026-01-30T08:28:00Z" w16du:dateUtc="2026-01-30T11:28:00Z">
        <w:r w:rsidR="005D1842">
          <w:rPr>
            <w:spacing w:val="-2"/>
            <w:lang w:val="es-CO"/>
          </w:rPr>
          <w:t>última</w:t>
        </w:r>
        <w:r w:rsidR="005D1842">
          <w:rPr>
            <w:spacing w:val="-2"/>
            <w:lang w:val="es-CO"/>
          </w:rPr>
          <w:t xml:space="preserve"> </w:t>
        </w:r>
      </w:ins>
      <w:del w:id="774" w:author="Daniel Bertin Ugarte" w:date="2026-01-29T21:22:00Z" w16du:dateUtc="2026-01-30T00:22:00Z">
        <w:r w:rsidDel="001043C0">
          <w:rPr>
            <w:spacing w:val="-2"/>
            <w:lang w:val="es-CO"/>
          </w:rPr>
          <w:delText xml:space="preserve">amplía la aplicabilidad de los modelos al </w:delText>
        </w:r>
      </w:del>
      <w:del w:id="775" w:author="Daniel Bertin Ugarte" w:date="2026-01-29T21:23:00Z" w16du:dateUtc="2026-01-30T00:23:00Z">
        <w:r w:rsidDel="001043C0">
          <w:rPr>
            <w:spacing w:val="-2"/>
            <w:lang w:val="es-CO"/>
          </w:rPr>
          <w:delText>permit</w:delText>
        </w:r>
      </w:del>
      <w:del w:id="776" w:author="Daniel Bertin Ugarte" w:date="2026-01-29T21:22:00Z" w16du:dateUtc="2026-01-30T00:22:00Z">
        <w:r w:rsidDel="001043C0">
          <w:rPr>
            <w:spacing w:val="-2"/>
            <w:lang w:val="es-CO"/>
          </w:rPr>
          <w:delText>ir</w:delText>
        </w:r>
      </w:del>
      <w:ins w:id="777" w:author="Daniel Bertin Ugarte" w:date="2026-01-29T21:23:00Z" w16du:dateUtc="2026-01-30T00:23:00Z">
        <w:r w:rsidR="001043C0">
          <w:rPr>
            <w:spacing w:val="-2"/>
            <w:lang w:val="es-CO"/>
          </w:rPr>
          <w:t>incluye</w:t>
        </w:r>
      </w:ins>
      <w:r>
        <w:rPr>
          <w:spacing w:val="-2"/>
          <w:lang w:val="es-CO"/>
        </w:rPr>
        <w:t xml:space="preserve"> funciones de enlace</w:t>
      </w:r>
      <w:ins w:id="778" w:author="Daniel Bertin Ugarte" w:date="2026-01-29T21:22:00Z" w16du:dateUtc="2026-01-30T00:22:00Z">
        <w:r w:rsidR="001043C0">
          <w:rPr>
            <w:spacing w:val="-2"/>
            <w:lang w:val="es-CO"/>
          </w:rPr>
          <w:t xml:space="preserve"> empleadas en regresión logística,</w:t>
        </w:r>
      </w:ins>
      <w:r>
        <w:rPr>
          <w:spacing w:val="-2"/>
          <w:lang w:val="es-CO"/>
        </w:rPr>
        <w:t xml:space="preserve"> como la</w:t>
      </w:r>
      <w:ins w:id="779" w:author="Daniel Bertin Ugarte" w:date="2026-01-29T21:22:00Z" w16du:dateUtc="2026-01-30T00:22:00Z">
        <w:r w:rsidR="001043C0">
          <w:rPr>
            <w:spacing w:val="-2"/>
            <w:lang w:val="es-CO"/>
          </w:rPr>
          <w:t xml:space="preserve"> función</w:t>
        </w:r>
      </w:ins>
      <w:r>
        <w:rPr>
          <w:spacing w:val="-2"/>
          <w:lang w:val="es-CO"/>
        </w:rPr>
        <w:t xml:space="preserve"> </w:t>
      </w:r>
      <w:r>
        <w:rPr>
          <w:i/>
          <w:iCs/>
          <w:spacing w:val="-2"/>
          <w:lang w:val="es-CO"/>
        </w:rPr>
        <w:t>logit</w:t>
      </w:r>
      <w:r>
        <w:rPr>
          <w:spacing w:val="-2"/>
          <w:lang w:val="es-CO"/>
        </w:rPr>
        <w:t xml:space="preserve">, </w:t>
      </w:r>
      <w:del w:id="780" w:author="Daniel Bertin Ugarte" w:date="2026-01-29T21:22:00Z" w16du:dateUtc="2026-01-30T00:22:00Z">
        <w:r w:rsidDel="001043C0">
          <w:rPr>
            <w:spacing w:val="-2"/>
            <w:lang w:val="es-CO"/>
          </w:rPr>
          <w:delText xml:space="preserve">empleada en regresión logística, </w:delText>
        </w:r>
      </w:del>
      <w:r>
        <w:rPr>
          <w:spacing w:val="-2"/>
          <w:lang w:val="es-CO"/>
        </w:rPr>
        <w:t xml:space="preserve">facilitando así la representación de relaciones no lineales entre la variable dependiente (presencia de deslizamientos) y variables predictoras </w:t>
      </w:r>
      <w:ins w:id="781" w:author="Daniel Bertin Ugarte" w:date="2026-01-29T21:24:00Z" w16du:dateUtc="2026-01-30T00:24:00Z">
        <w:r w:rsidR="001043C0">
          <w:rPr>
            <w:spacing w:val="-2"/>
            <w:lang w:val="es-CO"/>
          </w:rPr>
          <w:t>(</w:t>
        </w:r>
      </w:ins>
      <w:del w:id="782" w:author="Daniel Bertin Ugarte" w:date="2026-01-29T21:24:00Z" w16du:dateUtc="2026-01-30T00:24:00Z">
        <w:r w:rsidDel="001043C0">
          <w:rPr>
            <w:spacing w:val="-2"/>
            <w:lang w:val="es-CO"/>
          </w:rPr>
          <w:delText>como la</w:delText>
        </w:r>
      </w:del>
      <w:ins w:id="783" w:author="Daniel Bertin Ugarte" w:date="2026-01-29T21:24:00Z" w16du:dateUtc="2026-01-30T00:24:00Z">
        <w:r w:rsidR="001043C0">
          <w:rPr>
            <w:spacing w:val="-2"/>
            <w:lang w:val="es-CO"/>
          </w:rPr>
          <w:t>e.g.,</w:t>
        </w:r>
      </w:ins>
      <w:r>
        <w:rPr>
          <w:spacing w:val="-2"/>
          <w:lang w:val="es-CO"/>
        </w:rPr>
        <w:t xml:space="preserve"> pendiente, </w:t>
      </w:r>
      <w:del w:id="784" w:author="Daniel Bertin Ugarte" w:date="2026-01-29T21:24:00Z" w16du:dateUtc="2026-01-30T00:24:00Z">
        <w:r w:rsidDel="001043C0">
          <w:rPr>
            <w:spacing w:val="-2"/>
            <w:lang w:val="es-CO"/>
          </w:rPr>
          <w:delText xml:space="preserve">la </w:delText>
        </w:r>
      </w:del>
      <w:r>
        <w:rPr>
          <w:spacing w:val="-2"/>
          <w:lang w:val="es-CO"/>
        </w:rPr>
        <w:t>geología</w:t>
      </w:r>
      <w:ins w:id="785" w:author="Daniel Bertin Ugarte" w:date="2026-01-29T21:24:00Z" w16du:dateUtc="2026-01-30T00:24:00Z">
        <w:r w:rsidR="001043C0">
          <w:rPr>
            <w:spacing w:val="-2"/>
            <w:lang w:val="es-CO"/>
          </w:rPr>
          <w:t>,</w:t>
        </w:r>
      </w:ins>
      <w:r>
        <w:rPr>
          <w:spacing w:val="-2"/>
          <w:lang w:val="es-CO"/>
        </w:rPr>
        <w:t xml:space="preserve"> </w:t>
      </w:r>
      <w:del w:id="786" w:author="Daniel Bertin Ugarte" w:date="2026-01-29T21:24:00Z" w16du:dateUtc="2026-01-30T00:24:00Z">
        <w:r w:rsidDel="001043C0">
          <w:rPr>
            <w:spacing w:val="-2"/>
            <w:lang w:val="es-CO"/>
          </w:rPr>
          <w:delText xml:space="preserve">y la </w:delText>
        </w:r>
      </w:del>
      <w:r>
        <w:rPr>
          <w:spacing w:val="-2"/>
          <w:lang w:val="es-CO"/>
        </w:rPr>
        <w:t>cobertura del suelo</w:t>
      </w:r>
      <w:ins w:id="787" w:author="Daniel Bertin Ugarte" w:date="2026-01-29T21:24:00Z" w16du:dateUtc="2026-01-30T00:24:00Z">
        <w:r w:rsidR="001043C0">
          <w:rPr>
            <w:spacing w:val="-2"/>
            <w:lang w:val="es-CO"/>
          </w:rPr>
          <w:t>)</w:t>
        </w:r>
      </w:ins>
      <w:r>
        <w:rPr>
          <w:spacing w:val="-2"/>
          <w:lang w:val="es-CO"/>
        </w:rPr>
        <w:t xml:space="preserve">. Estas relaciones son críticas en regiones de alta complejidad topográfica y geológica como los Andes colombianos, donde la orogenia activa ha dado lugar a un relieve montañoso con laderas de fuerte pendiente. </w:t>
      </w:r>
      <w:commentRangeStart w:id="788"/>
      <w:del w:id="789" w:author="Daniel Bertin Ugarte" w:date="2026-01-29T22:10:00Z" w16du:dateUtc="2026-01-30T01:10:00Z">
        <w:r w:rsidDel="00A7231E">
          <w:rPr>
            <w:spacing w:val="-2"/>
            <w:lang w:val="es-CO"/>
          </w:rPr>
          <w:delText xml:space="preserve">Esta configuración </w:delText>
        </w:r>
      </w:del>
      <w:del w:id="790" w:author="Daniel Bertin Ugarte" w:date="2026-01-29T21:25:00Z" w16du:dateUtc="2026-01-30T00:25:00Z">
        <w:r w:rsidDel="001043C0">
          <w:rPr>
            <w:spacing w:val="-2"/>
            <w:lang w:val="es-CO"/>
          </w:rPr>
          <w:delText xml:space="preserve">topográfica </w:delText>
        </w:r>
      </w:del>
      <w:del w:id="791" w:author="Daniel Bertin Ugarte" w:date="2026-01-29T22:10:00Z" w16du:dateUtc="2026-01-30T01:10:00Z">
        <w:r w:rsidDel="00A7231E">
          <w:rPr>
            <w:spacing w:val="-2"/>
            <w:lang w:val="es-CO"/>
          </w:rPr>
          <w:delText>no solo incrementa la susceptibilidad a movimientos en masa, sino que también condiciona los patrones locales de precipitación</w:delText>
        </w:r>
      </w:del>
      <w:del w:id="792" w:author="Daniel Bertin Ugarte" w:date="2026-01-29T21:25:00Z" w16du:dateUtc="2026-01-30T00:25:00Z">
        <w:r w:rsidDel="001043C0">
          <w:rPr>
            <w:spacing w:val="-2"/>
            <w:lang w:val="es-CO"/>
          </w:rPr>
          <w:delText>, intensificándolos mediante efectos orográficos</w:delText>
        </w:r>
      </w:del>
      <w:del w:id="793" w:author="Daniel Bertin Ugarte" w:date="2026-01-29T22:10:00Z" w16du:dateUtc="2026-01-30T01:10:00Z">
        <w:r w:rsidDel="00A7231E">
          <w:rPr>
            <w:spacing w:val="-2"/>
            <w:lang w:val="es-CO"/>
          </w:rPr>
          <w:delText xml:space="preserve">. </w:delText>
        </w:r>
      </w:del>
      <w:commentRangeEnd w:id="788"/>
      <w:r w:rsidR="005D1842">
        <w:rPr>
          <w:rStyle w:val="Refdecomentario"/>
          <w:spacing w:val="-2"/>
          <w:sz w:val="20"/>
          <w:szCs w:val="20"/>
          <w:lang w:val="es-CO"/>
        </w:rPr>
        <w:commentReference w:id="788"/>
      </w:r>
      <w:r>
        <w:rPr>
          <w:spacing w:val="-2"/>
          <w:lang w:val="es-CO"/>
        </w:rPr>
        <w:t>La combinación de pendientes pronunciadas y lluvias intensas inducidas por la topografía crea un escenario propenso a la ocurrencia recurrente de movimientos en masa (Aristizábal y Korup, 2025).</w:t>
      </w:r>
      <w:r>
        <w:rPr>
          <w:lang w:val="es-CO"/>
        </w:rPr>
        <w:tab/>
      </w:r>
    </w:p>
    <w:p w14:paraId="0D1B5C9E" w14:textId="3DC6BE5C" w:rsidR="00D05FC9" w:rsidRPr="00CC34F8" w:rsidRDefault="00510033">
      <w:pPr>
        <w:pStyle w:val="Ttulo1"/>
        <w:tabs>
          <w:tab w:val="left" w:pos="8414"/>
        </w:tabs>
        <w:spacing w:before="132"/>
        <w:jc w:val="both"/>
        <w:rPr>
          <w:lang w:val="es-CL"/>
        </w:rPr>
      </w:pPr>
      <w:r>
        <w:rPr>
          <w:lang w:val="es-CO"/>
        </w:rPr>
        <w:t>La</w:t>
      </w:r>
      <w:r>
        <w:rPr>
          <w:spacing w:val="10"/>
          <w:lang w:val="es-CO"/>
        </w:rPr>
        <w:t xml:space="preserve"> </w:t>
      </w:r>
      <w:r>
        <w:rPr>
          <w:lang w:val="es-CO"/>
        </w:rPr>
        <w:t>incorporación</w:t>
      </w:r>
      <w:r>
        <w:rPr>
          <w:spacing w:val="10"/>
          <w:lang w:val="es-CO"/>
        </w:rPr>
        <w:t xml:space="preserve"> </w:t>
      </w:r>
      <w:del w:id="794" w:author="Daniel Bertin Ugarte" w:date="2026-01-30T09:37:00Z" w16du:dateUtc="2026-01-30T12:37:00Z">
        <w:r w:rsidDel="00E019A2">
          <w:rPr>
            <w:lang w:val="es-CO"/>
          </w:rPr>
          <w:delText>de</w:delText>
        </w:r>
        <w:r w:rsidDel="00E019A2">
          <w:rPr>
            <w:spacing w:val="11"/>
            <w:lang w:val="es-CO"/>
          </w:rPr>
          <w:delText xml:space="preserve"> </w:delText>
        </w:r>
        <w:r w:rsidDel="00E019A2">
          <w:rPr>
            <w:lang w:val="es-CO"/>
          </w:rPr>
          <w:delText>efectos</w:delText>
        </w:r>
        <w:r w:rsidDel="00E019A2">
          <w:rPr>
            <w:spacing w:val="10"/>
            <w:lang w:val="es-CO"/>
          </w:rPr>
          <w:delText xml:space="preserve"> </w:delText>
        </w:r>
        <w:r w:rsidDel="00E019A2">
          <w:rPr>
            <w:lang w:val="es-CO"/>
          </w:rPr>
          <w:delText>espaciales</w:delText>
        </w:r>
        <w:r w:rsidDel="00E019A2">
          <w:rPr>
            <w:spacing w:val="11"/>
            <w:lang w:val="es-CO"/>
          </w:rPr>
          <w:delText xml:space="preserve"> </w:delText>
        </w:r>
        <w:r w:rsidDel="00E019A2">
          <w:rPr>
            <w:lang w:val="es-CO"/>
          </w:rPr>
          <w:delText>y</w:delText>
        </w:r>
        <w:r w:rsidDel="00E019A2">
          <w:rPr>
            <w:spacing w:val="10"/>
            <w:lang w:val="es-CO"/>
          </w:rPr>
          <w:delText xml:space="preserve"> </w:delText>
        </w:r>
        <w:r w:rsidDel="00E019A2">
          <w:rPr>
            <w:lang w:val="es-CO"/>
          </w:rPr>
          <w:delText>la</w:delText>
        </w:r>
        <w:r w:rsidDel="00E019A2">
          <w:rPr>
            <w:spacing w:val="11"/>
            <w:lang w:val="es-CO"/>
          </w:rPr>
          <w:delText xml:space="preserve"> </w:delText>
        </w:r>
        <w:r w:rsidDel="00E019A2">
          <w:rPr>
            <w:lang w:val="es-CO"/>
          </w:rPr>
          <w:delText>consideración</w:delText>
        </w:r>
        <w:r w:rsidDel="00E019A2">
          <w:rPr>
            <w:spacing w:val="10"/>
            <w:lang w:val="es-CO"/>
          </w:rPr>
          <w:delText xml:space="preserve"> </w:delText>
        </w:r>
      </w:del>
      <w:r>
        <w:rPr>
          <w:lang w:val="es-CO"/>
        </w:rPr>
        <w:t>de</w:t>
      </w:r>
      <w:r>
        <w:rPr>
          <w:spacing w:val="10"/>
          <w:lang w:val="es-CO"/>
        </w:rPr>
        <w:t xml:space="preserve"> </w:t>
      </w:r>
      <w:r>
        <w:rPr>
          <w:lang w:val="es-CO"/>
        </w:rPr>
        <w:t>la</w:t>
      </w:r>
      <w:r>
        <w:rPr>
          <w:spacing w:val="11"/>
          <w:lang w:val="es-CO"/>
        </w:rPr>
        <w:t xml:space="preserve"> </w:t>
      </w:r>
      <w:r>
        <w:rPr>
          <w:lang w:val="es-CO"/>
        </w:rPr>
        <w:t>heterogeneidad</w:t>
      </w:r>
      <w:r>
        <w:rPr>
          <w:spacing w:val="10"/>
          <w:lang w:val="es-CO"/>
        </w:rPr>
        <w:t xml:space="preserve"> </w:t>
      </w:r>
      <w:ins w:id="795" w:author="Daniel Bertin Ugarte" w:date="2026-01-30T08:42:00Z" w16du:dateUtc="2026-01-30T11:42:00Z">
        <w:r w:rsidR="00364E7F">
          <w:rPr>
            <w:spacing w:val="10"/>
            <w:lang w:val="es-CO"/>
          </w:rPr>
          <w:t xml:space="preserve">geológica y geomorfológica </w:t>
        </w:r>
      </w:ins>
      <w:r>
        <w:rPr>
          <w:lang w:val="es-CO"/>
        </w:rPr>
        <w:t>del</w:t>
      </w:r>
      <w:r>
        <w:rPr>
          <w:spacing w:val="11"/>
          <w:lang w:val="es-CO"/>
        </w:rPr>
        <w:t xml:space="preserve"> </w:t>
      </w:r>
      <w:r>
        <w:rPr>
          <w:lang w:val="es-CO"/>
        </w:rPr>
        <w:t>terreno</w:t>
      </w:r>
      <w:ins w:id="796" w:author="Daniel Bertin Ugarte" w:date="2026-01-30T09:37:00Z" w16du:dateUtc="2026-01-30T12:37:00Z">
        <w:r w:rsidR="00E019A2">
          <w:rPr>
            <w:lang w:val="es-CO"/>
          </w:rPr>
          <w:t>, así como de otros patrones espaciales,</w:t>
        </w:r>
      </w:ins>
      <w:r>
        <w:rPr>
          <w:spacing w:val="10"/>
          <w:lang w:val="es-CO"/>
        </w:rPr>
        <w:t xml:space="preserve"> </w:t>
      </w:r>
      <w:r>
        <w:rPr>
          <w:lang w:val="es-CO"/>
        </w:rPr>
        <w:t>son</w:t>
      </w:r>
      <w:r>
        <w:rPr>
          <w:spacing w:val="11"/>
          <w:lang w:val="es-CO"/>
        </w:rPr>
        <w:t xml:space="preserve"> </w:t>
      </w:r>
      <w:r>
        <w:rPr>
          <w:spacing w:val="-5"/>
          <w:lang w:val="es-CO"/>
        </w:rPr>
        <w:t>im</w:t>
      </w:r>
      <w:r>
        <w:rPr>
          <w:lang w:val="es-CO"/>
        </w:rPr>
        <w:t>portantes</w:t>
      </w:r>
      <w:r>
        <w:rPr>
          <w:spacing w:val="16"/>
          <w:lang w:val="es-CO"/>
        </w:rPr>
        <w:t xml:space="preserve"> </w:t>
      </w:r>
      <w:r>
        <w:rPr>
          <w:lang w:val="es-CO"/>
        </w:rPr>
        <w:t>para</w:t>
      </w:r>
      <w:r>
        <w:rPr>
          <w:spacing w:val="16"/>
          <w:lang w:val="es-CO"/>
        </w:rPr>
        <w:t xml:space="preserve"> </w:t>
      </w:r>
      <w:del w:id="797" w:author="Daniel Bertin Ugarte" w:date="2026-01-30T08:34:00Z" w16du:dateUtc="2026-01-30T11:34:00Z">
        <w:r w:rsidDel="005D1842">
          <w:rPr>
            <w:lang w:val="es-CO"/>
          </w:rPr>
          <w:delText>la</w:delText>
        </w:r>
        <w:r w:rsidDel="005D1842">
          <w:rPr>
            <w:spacing w:val="16"/>
            <w:lang w:val="es-CO"/>
          </w:rPr>
          <w:delText xml:space="preserve"> </w:delText>
        </w:r>
      </w:del>
      <w:r>
        <w:rPr>
          <w:lang w:val="es-CO"/>
        </w:rPr>
        <w:t>evalua</w:t>
      </w:r>
      <w:ins w:id="798" w:author="Daniel Bertin Ugarte" w:date="2026-01-30T08:34:00Z" w16du:dateUtc="2026-01-30T11:34:00Z">
        <w:r w:rsidR="005D1842">
          <w:rPr>
            <w:lang w:val="es-CO"/>
          </w:rPr>
          <w:t>r</w:t>
        </w:r>
      </w:ins>
      <w:del w:id="799" w:author="Daniel Bertin Ugarte" w:date="2026-01-30T08:34:00Z" w16du:dateUtc="2026-01-30T11:34:00Z">
        <w:r w:rsidDel="005D1842">
          <w:rPr>
            <w:lang w:val="es-CO"/>
          </w:rPr>
          <w:delText>ción</w:delText>
        </w:r>
      </w:del>
      <w:r>
        <w:rPr>
          <w:spacing w:val="17"/>
          <w:lang w:val="es-CO"/>
        </w:rPr>
        <w:t xml:space="preserve"> </w:t>
      </w:r>
      <w:r>
        <w:rPr>
          <w:lang w:val="es-CO"/>
        </w:rPr>
        <w:t>adecuada</w:t>
      </w:r>
      <w:ins w:id="800" w:author="Daniel Bertin Ugarte" w:date="2026-01-30T08:34:00Z" w16du:dateUtc="2026-01-30T11:34:00Z">
        <w:r w:rsidR="005D1842">
          <w:rPr>
            <w:lang w:val="es-CO"/>
          </w:rPr>
          <w:t>mente</w:t>
        </w:r>
      </w:ins>
      <w:r>
        <w:rPr>
          <w:spacing w:val="16"/>
          <w:lang w:val="es-CO"/>
        </w:rPr>
        <w:t xml:space="preserve"> </w:t>
      </w:r>
      <w:del w:id="801" w:author="Daniel Bertin Ugarte" w:date="2026-01-30T08:34:00Z" w16du:dateUtc="2026-01-30T11:34:00Z">
        <w:r w:rsidDel="005D1842">
          <w:rPr>
            <w:lang w:val="es-CO"/>
          </w:rPr>
          <w:delText>de</w:delText>
        </w:r>
        <w:r w:rsidDel="005D1842">
          <w:rPr>
            <w:spacing w:val="16"/>
            <w:lang w:val="es-CO"/>
          </w:rPr>
          <w:delText xml:space="preserve"> </w:delText>
        </w:r>
      </w:del>
      <w:r>
        <w:rPr>
          <w:lang w:val="es-CO"/>
        </w:rPr>
        <w:t>la</w:t>
      </w:r>
      <w:r>
        <w:rPr>
          <w:spacing w:val="17"/>
          <w:lang w:val="es-CO"/>
        </w:rPr>
        <w:t xml:space="preserve"> </w:t>
      </w:r>
      <w:r>
        <w:rPr>
          <w:lang w:val="es-CO"/>
        </w:rPr>
        <w:t>susceptibilidad</w:t>
      </w:r>
      <w:r>
        <w:rPr>
          <w:spacing w:val="16"/>
          <w:lang w:val="es-CO"/>
        </w:rPr>
        <w:t xml:space="preserve"> </w:t>
      </w:r>
      <w:r>
        <w:rPr>
          <w:lang w:val="es-CO"/>
        </w:rPr>
        <w:t>a</w:t>
      </w:r>
      <w:r>
        <w:rPr>
          <w:spacing w:val="16"/>
          <w:lang w:val="es-CO"/>
        </w:rPr>
        <w:t xml:space="preserve"> </w:t>
      </w:r>
      <w:r>
        <w:rPr>
          <w:lang w:val="es-CO"/>
        </w:rPr>
        <w:t>movimientos</w:t>
      </w:r>
      <w:r>
        <w:rPr>
          <w:spacing w:val="16"/>
          <w:lang w:val="es-CO"/>
        </w:rPr>
        <w:t xml:space="preserve"> </w:t>
      </w:r>
      <w:r>
        <w:rPr>
          <w:lang w:val="es-CO"/>
        </w:rPr>
        <w:t>en</w:t>
      </w:r>
      <w:r>
        <w:rPr>
          <w:spacing w:val="17"/>
          <w:lang w:val="es-CO"/>
        </w:rPr>
        <w:t xml:space="preserve"> </w:t>
      </w:r>
      <w:r>
        <w:rPr>
          <w:lang w:val="es-CO"/>
        </w:rPr>
        <w:t>masa.</w:t>
      </w:r>
      <w:r>
        <w:rPr>
          <w:spacing w:val="50"/>
          <w:lang w:val="es-CO"/>
        </w:rPr>
        <w:t xml:space="preserve"> </w:t>
      </w:r>
      <w:ins w:id="802" w:author="Daniel Bertin Ugarte" w:date="2026-01-30T08:35:00Z" w16du:dateUtc="2026-01-30T11:35:00Z">
        <w:r w:rsidR="005D1842">
          <w:rPr>
            <w:spacing w:val="50"/>
            <w:lang w:val="es-CO"/>
          </w:rPr>
          <w:t xml:space="preserve">Por el contrario, </w:t>
        </w:r>
      </w:ins>
      <w:del w:id="803" w:author="Daniel Bertin Ugarte" w:date="2026-01-30T08:35:00Z" w16du:dateUtc="2026-01-30T11:35:00Z">
        <w:r w:rsidDel="005D1842">
          <w:rPr>
            <w:lang w:val="es-CO"/>
          </w:rPr>
          <w:delText>S</w:delText>
        </w:r>
      </w:del>
      <w:del w:id="804" w:author="Daniel Bertin Ugarte" w:date="2026-01-30T08:36:00Z" w16du:dateUtc="2026-01-30T11:36:00Z">
        <w:r w:rsidDel="005D1842">
          <w:rPr>
            <w:lang w:val="es-CO"/>
          </w:rPr>
          <w:delText>uponer</w:delText>
        </w:r>
      </w:del>
      <w:ins w:id="805" w:author="Daniel Bertin Ugarte" w:date="2026-01-30T08:36:00Z" w16du:dateUtc="2026-01-30T11:36:00Z">
        <w:r w:rsidR="005D1842">
          <w:rPr>
            <w:lang w:val="es-CO"/>
          </w:rPr>
          <w:t>asumir</w:t>
        </w:r>
      </w:ins>
      <w:r>
        <w:rPr>
          <w:spacing w:val="16"/>
          <w:lang w:val="es-CO"/>
        </w:rPr>
        <w:t xml:space="preserve"> </w:t>
      </w:r>
      <w:r>
        <w:rPr>
          <w:spacing w:val="-5"/>
          <w:lang w:val="es-CO"/>
        </w:rPr>
        <w:t xml:space="preserve">que </w:t>
      </w:r>
      <w:r>
        <w:rPr>
          <w:lang w:val="es-CO"/>
        </w:rPr>
        <w:t>las</w:t>
      </w:r>
      <w:r>
        <w:rPr>
          <w:spacing w:val="21"/>
          <w:lang w:val="es-CO"/>
        </w:rPr>
        <w:t xml:space="preserve"> </w:t>
      </w:r>
      <w:r>
        <w:rPr>
          <w:lang w:val="es-CO"/>
        </w:rPr>
        <w:t>variables</w:t>
      </w:r>
      <w:r>
        <w:rPr>
          <w:spacing w:val="22"/>
          <w:lang w:val="es-CO"/>
        </w:rPr>
        <w:t xml:space="preserve"> </w:t>
      </w:r>
      <w:r>
        <w:rPr>
          <w:lang w:val="es-CO"/>
        </w:rPr>
        <w:t>predictivas</w:t>
      </w:r>
      <w:r>
        <w:rPr>
          <w:spacing w:val="22"/>
          <w:lang w:val="es-CO"/>
        </w:rPr>
        <w:t xml:space="preserve"> </w:t>
      </w:r>
      <w:r>
        <w:rPr>
          <w:lang w:val="es-CO"/>
        </w:rPr>
        <w:t>tienen</w:t>
      </w:r>
      <w:r>
        <w:rPr>
          <w:spacing w:val="22"/>
          <w:lang w:val="es-CO"/>
        </w:rPr>
        <w:t xml:space="preserve"> </w:t>
      </w:r>
      <w:r>
        <w:rPr>
          <w:lang w:val="es-CO"/>
        </w:rPr>
        <w:t>una</w:t>
      </w:r>
      <w:r>
        <w:rPr>
          <w:spacing w:val="22"/>
          <w:lang w:val="es-CO"/>
        </w:rPr>
        <w:t xml:space="preserve"> </w:t>
      </w:r>
      <w:r>
        <w:rPr>
          <w:lang w:val="es-CO"/>
        </w:rPr>
        <w:t>influencia</w:t>
      </w:r>
      <w:r>
        <w:rPr>
          <w:spacing w:val="22"/>
          <w:lang w:val="es-CO"/>
        </w:rPr>
        <w:t xml:space="preserve"> </w:t>
      </w:r>
      <w:r>
        <w:rPr>
          <w:lang w:val="es-CO"/>
        </w:rPr>
        <w:t>homogénea</w:t>
      </w:r>
      <w:r>
        <w:rPr>
          <w:spacing w:val="22"/>
          <w:lang w:val="es-CO"/>
        </w:rPr>
        <w:t xml:space="preserve"> </w:t>
      </w:r>
      <w:r>
        <w:rPr>
          <w:lang w:val="es-CO"/>
        </w:rPr>
        <w:t>en</w:t>
      </w:r>
      <w:r>
        <w:rPr>
          <w:spacing w:val="22"/>
          <w:lang w:val="es-CO"/>
        </w:rPr>
        <w:t xml:space="preserve"> </w:t>
      </w:r>
      <w:r>
        <w:rPr>
          <w:lang w:val="es-CO"/>
        </w:rPr>
        <w:t>toda</w:t>
      </w:r>
      <w:r>
        <w:rPr>
          <w:spacing w:val="22"/>
          <w:lang w:val="es-CO"/>
        </w:rPr>
        <w:t xml:space="preserve"> </w:t>
      </w:r>
      <w:r>
        <w:rPr>
          <w:lang w:val="es-CO"/>
        </w:rPr>
        <w:t>la</w:t>
      </w:r>
      <w:r>
        <w:rPr>
          <w:spacing w:val="22"/>
          <w:lang w:val="es-CO"/>
        </w:rPr>
        <w:t xml:space="preserve"> </w:t>
      </w:r>
      <w:r>
        <w:rPr>
          <w:lang w:val="es-CO"/>
        </w:rPr>
        <w:t>región</w:t>
      </w:r>
      <w:r>
        <w:rPr>
          <w:spacing w:val="22"/>
          <w:lang w:val="es-CO"/>
        </w:rPr>
        <w:t xml:space="preserve"> </w:t>
      </w:r>
      <w:r>
        <w:rPr>
          <w:lang w:val="es-CO"/>
        </w:rPr>
        <w:t>puede</w:t>
      </w:r>
      <w:r>
        <w:rPr>
          <w:spacing w:val="22"/>
          <w:lang w:val="es-CO"/>
        </w:rPr>
        <w:t xml:space="preserve"> </w:t>
      </w:r>
      <w:r>
        <w:rPr>
          <w:lang w:val="es-CO"/>
        </w:rPr>
        <w:t>conducir</w:t>
      </w:r>
      <w:r>
        <w:rPr>
          <w:spacing w:val="22"/>
          <w:lang w:val="es-CO"/>
        </w:rPr>
        <w:t xml:space="preserve"> </w:t>
      </w:r>
      <w:r>
        <w:rPr>
          <w:lang w:val="es-CO"/>
        </w:rPr>
        <w:t>a</w:t>
      </w:r>
      <w:r>
        <w:rPr>
          <w:spacing w:val="22"/>
          <w:lang w:val="es-CO"/>
        </w:rPr>
        <w:t xml:space="preserve"> </w:t>
      </w:r>
      <w:r>
        <w:rPr>
          <w:spacing w:val="-5"/>
          <w:lang w:val="es-CO"/>
        </w:rPr>
        <w:t>in</w:t>
      </w:r>
      <w:r>
        <w:rPr>
          <w:lang w:val="es-CO"/>
        </w:rPr>
        <w:t>terpretaciones erróneas y a generalizaciones que no son adecuadas (Anselin</w:t>
      </w:r>
      <w:ins w:id="806" w:author="Daniel Bertin Ugarte" w:date="2026-01-30T08:36:00Z" w16du:dateUtc="2026-01-30T11:36:00Z">
        <w:r w:rsidR="005D1842">
          <w:rPr>
            <w:lang w:val="es-CO"/>
          </w:rPr>
          <w:t>,</w:t>
        </w:r>
      </w:ins>
      <w:r>
        <w:rPr>
          <w:lang w:val="es-CO"/>
        </w:rPr>
        <w:t xml:space="preserve"> </w:t>
      </w:r>
      <w:hyperlink w:anchor="_bookmark10">
        <w:r>
          <w:rPr>
            <w:color w:val="00004C"/>
            <w:lang w:val="es-CO"/>
          </w:rPr>
          <w:t>1990</w:t>
        </w:r>
      </w:hyperlink>
      <w:r>
        <w:rPr>
          <w:lang w:val="es-CO"/>
        </w:rPr>
        <w:t xml:space="preserve">; LeSage </w:t>
      </w:r>
      <w:del w:id="807" w:author="Daniel Bertin Ugarte" w:date="2026-01-30T08:36:00Z" w16du:dateUtc="2026-01-30T11:36:00Z">
        <w:r w:rsidDel="005D1842">
          <w:rPr>
            <w:lang w:val="es-CO"/>
          </w:rPr>
          <w:delText>and</w:delText>
        </w:r>
      </w:del>
      <w:ins w:id="808" w:author="Daniel Bertin Ugarte" w:date="2026-01-30T08:36:00Z" w16du:dateUtc="2026-01-30T11:36:00Z">
        <w:r w:rsidR="005D1842">
          <w:rPr>
            <w:lang w:val="es-CO"/>
          </w:rPr>
          <w:t>y</w:t>
        </w:r>
      </w:ins>
      <w:r>
        <w:rPr>
          <w:lang w:val="es-CO"/>
        </w:rPr>
        <w:t xml:space="preserve"> Pace</w:t>
      </w:r>
      <w:ins w:id="809" w:author="Daniel Bertin Ugarte" w:date="2026-01-30T08:36:00Z" w16du:dateUtc="2026-01-30T11:36:00Z">
        <w:r w:rsidR="005D1842">
          <w:rPr>
            <w:lang w:val="es-CO"/>
          </w:rPr>
          <w:t>,</w:t>
        </w:r>
      </w:ins>
      <w:r>
        <w:rPr>
          <w:spacing w:val="80"/>
          <w:w w:val="150"/>
          <w:lang w:val="es-CO"/>
        </w:rPr>
        <w:t xml:space="preserve"> </w:t>
      </w:r>
      <w:hyperlink w:anchor="_bookmark35">
        <w:r>
          <w:rPr>
            <w:color w:val="00004C"/>
            <w:lang w:val="es-CO"/>
          </w:rPr>
          <w:t>2009</w:t>
        </w:r>
      </w:hyperlink>
      <w:r>
        <w:rPr>
          <w:lang w:val="es-CO"/>
        </w:rPr>
        <w:t>). Por</w:t>
      </w:r>
      <w:r>
        <w:rPr>
          <w:spacing w:val="-6"/>
          <w:lang w:val="es-CO"/>
        </w:rPr>
        <w:t xml:space="preserve"> </w:t>
      </w:r>
      <w:r>
        <w:rPr>
          <w:lang w:val="es-CO"/>
        </w:rPr>
        <w:t>ejemplo,</w:t>
      </w:r>
      <w:r>
        <w:rPr>
          <w:spacing w:val="-4"/>
          <w:lang w:val="es-CO"/>
        </w:rPr>
        <w:t xml:space="preserve"> </w:t>
      </w:r>
      <w:r>
        <w:rPr>
          <w:lang w:val="es-CO"/>
        </w:rPr>
        <w:t>en</w:t>
      </w:r>
      <w:r>
        <w:rPr>
          <w:spacing w:val="-6"/>
          <w:lang w:val="es-CO"/>
        </w:rPr>
        <w:t xml:space="preserve"> </w:t>
      </w:r>
      <w:r>
        <w:rPr>
          <w:lang w:val="es-CO"/>
        </w:rPr>
        <w:t>una</w:t>
      </w:r>
      <w:r>
        <w:rPr>
          <w:spacing w:val="-6"/>
          <w:lang w:val="es-CO"/>
        </w:rPr>
        <w:t xml:space="preserve"> </w:t>
      </w:r>
      <w:r>
        <w:rPr>
          <w:lang w:val="es-CO"/>
        </w:rPr>
        <w:t>región</w:t>
      </w:r>
      <w:r>
        <w:rPr>
          <w:spacing w:val="-6"/>
          <w:lang w:val="es-CO"/>
        </w:rPr>
        <w:t xml:space="preserve"> </w:t>
      </w:r>
      <w:r>
        <w:rPr>
          <w:lang w:val="es-CO"/>
        </w:rPr>
        <w:t>montañosa,</w:t>
      </w:r>
      <w:r>
        <w:rPr>
          <w:spacing w:val="-4"/>
          <w:lang w:val="es-CO"/>
        </w:rPr>
        <w:t xml:space="preserve"> </w:t>
      </w:r>
      <w:r>
        <w:rPr>
          <w:lang w:val="es-CO"/>
        </w:rPr>
        <w:t>la</w:t>
      </w:r>
      <w:r>
        <w:rPr>
          <w:spacing w:val="-6"/>
          <w:lang w:val="es-CO"/>
        </w:rPr>
        <w:t xml:space="preserve"> </w:t>
      </w:r>
      <w:r>
        <w:rPr>
          <w:lang w:val="es-CO"/>
        </w:rPr>
        <w:t>pendiente</w:t>
      </w:r>
      <w:r>
        <w:rPr>
          <w:spacing w:val="-6"/>
          <w:lang w:val="es-CO"/>
        </w:rPr>
        <w:t xml:space="preserve"> </w:t>
      </w:r>
      <w:r>
        <w:rPr>
          <w:lang w:val="es-CO"/>
        </w:rPr>
        <w:t>puede</w:t>
      </w:r>
      <w:r>
        <w:rPr>
          <w:spacing w:val="-6"/>
          <w:lang w:val="es-CO"/>
        </w:rPr>
        <w:t xml:space="preserve"> </w:t>
      </w:r>
      <w:r>
        <w:rPr>
          <w:lang w:val="es-CO"/>
        </w:rPr>
        <w:t>tener</w:t>
      </w:r>
      <w:r>
        <w:rPr>
          <w:spacing w:val="-6"/>
          <w:lang w:val="es-CO"/>
        </w:rPr>
        <w:t xml:space="preserve"> </w:t>
      </w:r>
      <w:r>
        <w:rPr>
          <w:lang w:val="es-CO"/>
        </w:rPr>
        <w:t>una</w:t>
      </w:r>
      <w:r>
        <w:rPr>
          <w:spacing w:val="-6"/>
          <w:lang w:val="es-CO"/>
        </w:rPr>
        <w:t xml:space="preserve"> </w:t>
      </w:r>
      <w:r>
        <w:rPr>
          <w:lang w:val="es-CO"/>
        </w:rPr>
        <w:t>influencia</w:t>
      </w:r>
      <w:r>
        <w:rPr>
          <w:spacing w:val="-6"/>
          <w:lang w:val="es-CO"/>
        </w:rPr>
        <w:t xml:space="preserve"> </w:t>
      </w:r>
      <w:r>
        <w:rPr>
          <w:lang w:val="es-CO"/>
        </w:rPr>
        <w:t>mucho</w:t>
      </w:r>
      <w:r>
        <w:rPr>
          <w:spacing w:val="-6"/>
          <w:lang w:val="es-CO"/>
        </w:rPr>
        <w:t xml:space="preserve"> </w:t>
      </w:r>
      <w:r>
        <w:rPr>
          <w:lang w:val="es-CO"/>
        </w:rPr>
        <w:t xml:space="preserve">mayor en la ocurrencia de movimientos en masa en comparación con una región </w:t>
      </w:r>
      <w:ins w:id="810" w:author="Daniel Bertin Ugarte" w:date="2026-01-30T08:37:00Z" w16du:dateUtc="2026-01-30T11:37:00Z">
        <w:r w:rsidR="005D1842">
          <w:rPr>
            <w:lang w:val="es-CO"/>
          </w:rPr>
          <w:t>de pendientes más suaves</w:t>
        </w:r>
      </w:ins>
      <w:del w:id="811" w:author="Daniel Bertin Ugarte" w:date="2026-01-30T08:37:00Z" w16du:dateUtc="2026-01-30T11:37:00Z">
        <w:r w:rsidDel="005D1842">
          <w:rPr>
            <w:lang w:val="es-CO"/>
          </w:rPr>
          <w:delText>plana</w:delText>
        </w:r>
      </w:del>
      <w:r>
        <w:rPr>
          <w:lang w:val="es-CO"/>
        </w:rPr>
        <w:t xml:space="preserve">, donde el uso del suelo o </w:t>
      </w:r>
      <w:ins w:id="812" w:author="Daniel Bertin Ugarte" w:date="2026-01-30T08:37:00Z" w16du:dateUtc="2026-01-30T11:37:00Z">
        <w:r w:rsidR="005D1842">
          <w:rPr>
            <w:lang w:val="es-CO"/>
          </w:rPr>
          <w:t>sus</w:t>
        </w:r>
      </w:ins>
      <w:del w:id="813" w:author="Daniel Bertin Ugarte" w:date="2026-01-30T08:37:00Z" w16du:dateUtc="2026-01-30T11:37:00Z">
        <w:r w:rsidDel="005D1842">
          <w:rPr>
            <w:lang w:val="es-CO"/>
          </w:rPr>
          <w:delText>las</w:delText>
        </w:r>
      </w:del>
      <w:r>
        <w:rPr>
          <w:lang w:val="es-CO"/>
        </w:rPr>
        <w:t xml:space="preserve"> características</w:t>
      </w:r>
      <w:ins w:id="814" w:author="Daniel Bertin Ugarte" w:date="2026-01-30T08:39:00Z" w16du:dateUtc="2026-01-30T11:39:00Z">
        <w:r w:rsidR="005D1842">
          <w:rPr>
            <w:lang w:val="es-CO"/>
          </w:rPr>
          <w:t xml:space="preserve"> físicas</w:t>
        </w:r>
      </w:ins>
      <w:del w:id="815" w:author="Daniel Bertin Ugarte" w:date="2026-01-30T08:37:00Z" w16du:dateUtc="2026-01-30T11:37:00Z">
        <w:r w:rsidDel="005D1842">
          <w:rPr>
            <w:lang w:val="es-CO"/>
          </w:rPr>
          <w:delText xml:space="preserve"> del suelo</w:delText>
        </w:r>
      </w:del>
      <w:r>
        <w:rPr>
          <w:lang w:val="es-CO"/>
        </w:rPr>
        <w:t xml:space="preserve"> </w:t>
      </w:r>
      <w:del w:id="816" w:author="Daniel Bertin Ugarte" w:date="2026-01-30T08:37:00Z" w16du:dateUtc="2026-01-30T11:37:00Z">
        <w:r w:rsidDel="005D1842">
          <w:rPr>
            <w:lang w:val="es-CO"/>
          </w:rPr>
          <w:delText>podrían ser</w:delText>
        </w:r>
      </w:del>
      <w:ins w:id="817" w:author="Daniel Bertin Ugarte" w:date="2026-01-30T08:37:00Z" w16du:dateUtc="2026-01-30T11:37:00Z">
        <w:r w:rsidR="005D1842">
          <w:rPr>
            <w:lang w:val="es-CO"/>
          </w:rPr>
          <w:t>serían</w:t>
        </w:r>
      </w:ins>
      <w:r>
        <w:rPr>
          <w:lang w:val="es-CO"/>
        </w:rPr>
        <w:t xml:space="preserve"> factores más determinantes.</w:t>
      </w:r>
      <w:r>
        <w:rPr>
          <w:spacing w:val="40"/>
          <w:lang w:val="es-CO"/>
        </w:rPr>
        <w:t xml:space="preserve"> </w:t>
      </w:r>
      <w:del w:id="818" w:author="Daniel Bertin Ugarte" w:date="2026-01-30T08:40:00Z" w16du:dateUtc="2026-01-30T11:40:00Z">
        <w:r w:rsidDel="005D1842">
          <w:rPr>
            <w:lang w:val="es-CO"/>
          </w:rPr>
          <w:delText xml:space="preserve">Ignorar esta heterogeneidad puede llevar a predicciones que no capturan adecuadamente las condiciones locales. </w:delText>
        </w:r>
      </w:del>
      <w:r>
        <w:rPr>
          <w:lang w:val="es-CO"/>
        </w:rPr>
        <w:t>Los</w:t>
      </w:r>
      <w:r>
        <w:rPr>
          <w:spacing w:val="80"/>
          <w:lang w:val="es-CO"/>
        </w:rPr>
        <w:t xml:space="preserve"> </w:t>
      </w:r>
      <w:r>
        <w:rPr>
          <w:lang w:val="es-CO"/>
        </w:rPr>
        <w:t>modelos</w:t>
      </w:r>
      <w:r>
        <w:rPr>
          <w:spacing w:val="-10"/>
          <w:lang w:val="es-CO"/>
        </w:rPr>
        <w:t xml:space="preserve"> </w:t>
      </w:r>
      <w:r>
        <w:rPr>
          <w:lang w:val="es-CO"/>
        </w:rPr>
        <w:t>multiniveles</w:t>
      </w:r>
      <w:r>
        <w:rPr>
          <w:spacing w:val="-10"/>
          <w:lang w:val="es-CO"/>
        </w:rPr>
        <w:t xml:space="preserve"> </w:t>
      </w:r>
      <w:r>
        <w:rPr>
          <w:lang w:val="es-CO"/>
        </w:rPr>
        <w:t>proporcionan</w:t>
      </w:r>
      <w:r>
        <w:rPr>
          <w:spacing w:val="-10"/>
          <w:lang w:val="es-CO"/>
        </w:rPr>
        <w:t xml:space="preserve"> </w:t>
      </w:r>
      <w:r>
        <w:rPr>
          <w:lang w:val="es-CO"/>
        </w:rPr>
        <w:t>una</w:t>
      </w:r>
      <w:r>
        <w:rPr>
          <w:spacing w:val="-10"/>
          <w:lang w:val="es-CO"/>
        </w:rPr>
        <w:t xml:space="preserve"> </w:t>
      </w:r>
      <w:r>
        <w:rPr>
          <w:lang w:val="es-CO"/>
        </w:rPr>
        <w:t>solución</w:t>
      </w:r>
      <w:r>
        <w:rPr>
          <w:spacing w:val="-10"/>
          <w:lang w:val="es-CO"/>
        </w:rPr>
        <w:t xml:space="preserve"> </w:t>
      </w:r>
      <w:r>
        <w:rPr>
          <w:lang w:val="es-CO"/>
        </w:rPr>
        <w:t>robusta</w:t>
      </w:r>
      <w:r>
        <w:rPr>
          <w:spacing w:val="-10"/>
          <w:lang w:val="es-CO"/>
        </w:rPr>
        <w:t xml:space="preserve"> </w:t>
      </w:r>
      <w:r>
        <w:rPr>
          <w:lang w:val="es-CO"/>
        </w:rPr>
        <w:t>para</w:t>
      </w:r>
      <w:ins w:id="819" w:author="Daniel Bertin Ugarte" w:date="2026-01-30T08:42:00Z" w16du:dateUtc="2026-01-30T11:42:00Z">
        <w:r w:rsidR="00364E7F">
          <w:rPr>
            <w:lang w:val="es-CO"/>
          </w:rPr>
          <w:t xml:space="preserve"> capturar y</w:t>
        </w:r>
      </w:ins>
      <w:r>
        <w:rPr>
          <w:spacing w:val="-10"/>
          <w:lang w:val="es-CO"/>
        </w:rPr>
        <w:t xml:space="preserve"> </w:t>
      </w:r>
      <w:r>
        <w:rPr>
          <w:lang w:val="es-CO"/>
        </w:rPr>
        <w:t>manejar</w:t>
      </w:r>
      <w:r>
        <w:rPr>
          <w:spacing w:val="-10"/>
          <w:lang w:val="es-CO"/>
        </w:rPr>
        <w:t xml:space="preserve"> </w:t>
      </w:r>
      <w:ins w:id="820" w:author="Daniel Bertin Ugarte" w:date="2026-01-30T08:40:00Z" w16du:dateUtc="2026-01-30T11:40:00Z">
        <w:r w:rsidR="005D1842">
          <w:rPr>
            <w:spacing w:val="-10"/>
            <w:lang w:val="es-CO"/>
          </w:rPr>
          <w:t>est</w:t>
        </w:r>
      </w:ins>
      <w:del w:id="821" w:author="Daniel Bertin Ugarte" w:date="2026-01-30T08:40:00Z" w16du:dateUtc="2026-01-30T11:40:00Z">
        <w:r w:rsidDel="005D1842">
          <w:rPr>
            <w:lang w:val="es-CO"/>
          </w:rPr>
          <w:delText>l</w:delText>
        </w:r>
      </w:del>
      <w:r>
        <w:rPr>
          <w:lang w:val="es-CO"/>
        </w:rPr>
        <w:t>a</w:t>
      </w:r>
      <w:ins w:id="822" w:author="Daniel Bertin Ugarte" w:date="2026-01-30T08:40:00Z" w16du:dateUtc="2026-01-30T11:40:00Z">
        <w:r w:rsidR="005D1842">
          <w:rPr>
            <w:lang w:val="es-CO"/>
          </w:rPr>
          <w:t>s</w:t>
        </w:r>
      </w:ins>
      <w:r>
        <w:rPr>
          <w:spacing w:val="-10"/>
          <w:lang w:val="es-CO"/>
        </w:rPr>
        <w:t xml:space="preserve"> </w:t>
      </w:r>
      <w:r>
        <w:rPr>
          <w:lang w:val="es-CO"/>
        </w:rPr>
        <w:t>heterogeneidad</w:t>
      </w:r>
      <w:ins w:id="823" w:author="Daniel Bertin Ugarte" w:date="2026-01-30T08:40:00Z" w16du:dateUtc="2026-01-30T11:40:00Z">
        <w:r w:rsidR="005D1842">
          <w:rPr>
            <w:lang w:val="es-CO"/>
          </w:rPr>
          <w:t>es</w:t>
        </w:r>
      </w:ins>
      <w:del w:id="824" w:author="Daniel Bertin Ugarte" w:date="2026-01-30T08:40:00Z" w16du:dateUtc="2026-01-30T11:40:00Z">
        <w:r w:rsidDel="005D1842">
          <w:rPr>
            <w:spacing w:val="-10"/>
            <w:lang w:val="es-CO"/>
          </w:rPr>
          <w:delText xml:space="preserve"> </w:delText>
        </w:r>
        <w:r w:rsidDel="005D1842">
          <w:rPr>
            <w:lang w:val="es-CO"/>
          </w:rPr>
          <w:delText>del</w:delText>
        </w:r>
        <w:r w:rsidDel="005D1842">
          <w:rPr>
            <w:spacing w:val="-10"/>
            <w:lang w:val="es-CO"/>
          </w:rPr>
          <w:delText xml:space="preserve"> </w:delText>
        </w:r>
        <w:r w:rsidDel="005D1842">
          <w:rPr>
            <w:lang w:val="es-CO"/>
          </w:rPr>
          <w:delText>terreno</w:delText>
        </w:r>
      </w:del>
      <w:r>
        <w:rPr>
          <w:lang w:val="es-CO"/>
        </w:rPr>
        <w:t>,</w:t>
      </w:r>
      <w:r>
        <w:rPr>
          <w:spacing w:val="80"/>
          <w:lang w:val="es-CO"/>
        </w:rPr>
        <w:t xml:space="preserve"> </w:t>
      </w:r>
      <w:r>
        <w:rPr>
          <w:lang w:val="es-CO"/>
        </w:rPr>
        <w:t xml:space="preserve">permitiendo </w:t>
      </w:r>
      <w:del w:id="825" w:author="Daniel Bertin Ugarte" w:date="2026-01-30T08:40:00Z" w16du:dateUtc="2026-01-30T11:40:00Z">
        <w:r w:rsidDel="00364E7F">
          <w:rPr>
            <w:lang w:val="es-CO"/>
          </w:rPr>
          <w:delText xml:space="preserve">la </w:delText>
        </w:r>
      </w:del>
      <w:r>
        <w:rPr>
          <w:lang w:val="es-CO"/>
        </w:rPr>
        <w:t>modela</w:t>
      </w:r>
      <w:ins w:id="826" w:author="Daniel Bertin Ugarte" w:date="2026-01-30T08:40:00Z" w16du:dateUtc="2026-01-30T11:40:00Z">
        <w:r w:rsidR="00364E7F">
          <w:rPr>
            <w:lang w:val="es-CO"/>
          </w:rPr>
          <w:t>r</w:t>
        </w:r>
      </w:ins>
      <w:del w:id="827" w:author="Daniel Bertin Ugarte" w:date="2026-01-30T08:40:00Z" w16du:dateUtc="2026-01-30T11:40:00Z">
        <w:r w:rsidDel="00364E7F">
          <w:rPr>
            <w:lang w:val="es-CO"/>
          </w:rPr>
          <w:delText>ción</w:delText>
        </w:r>
      </w:del>
      <w:r>
        <w:rPr>
          <w:lang w:val="es-CO"/>
        </w:rPr>
        <w:t xml:space="preserve"> </w:t>
      </w:r>
      <w:del w:id="828" w:author="Daniel Bertin Ugarte" w:date="2026-01-30T08:40:00Z" w16du:dateUtc="2026-01-30T11:40:00Z">
        <w:r w:rsidDel="00364E7F">
          <w:rPr>
            <w:lang w:val="es-CO"/>
          </w:rPr>
          <w:delText xml:space="preserve">de </w:delText>
        </w:r>
      </w:del>
      <w:r>
        <w:rPr>
          <w:lang w:val="es-CO"/>
        </w:rPr>
        <w:t xml:space="preserve">la variación de los coeficientes </w:t>
      </w:r>
      <w:del w:id="829" w:author="Daniel Bertin Ugarte" w:date="2026-01-30T08:41:00Z" w16du:dateUtc="2026-01-30T11:41:00Z">
        <w:r w:rsidDel="00364E7F">
          <w:rPr>
            <w:lang w:val="es-CO"/>
          </w:rPr>
          <w:delText>en</w:delText>
        </w:r>
      </w:del>
      <w:ins w:id="830" w:author="Daniel Bertin Ugarte" w:date="2026-01-30T08:41:00Z" w16du:dateUtc="2026-01-30T11:41:00Z">
        <w:r w:rsidR="00364E7F">
          <w:rPr>
            <w:lang w:val="es-CO"/>
          </w:rPr>
          <w:t>de</w:t>
        </w:r>
      </w:ins>
      <w:r>
        <w:rPr>
          <w:lang w:val="es-CO"/>
        </w:rPr>
        <w:t xml:space="preserve"> diferentes unidades espaciales sin</w:t>
      </w:r>
      <w:r>
        <w:rPr>
          <w:spacing w:val="80"/>
          <w:w w:val="150"/>
          <w:lang w:val="es-CO"/>
        </w:rPr>
        <w:t xml:space="preserve"> </w:t>
      </w:r>
      <w:r>
        <w:rPr>
          <w:lang w:val="es-CO"/>
        </w:rPr>
        <w:t>incrementar</w:t>
      </w:r>
      <w:r>
        <w:rPr>
          <w:spacing w:val="-1"/>
          <w:lang w:val="es-CO"/>
        </w:rPr>
        <w:t xml:space="preserve"> </w:t>
      </w:r>
      <w:r>
        <w:rPr>
          <w:lang w:val="es-CO"/>
        </w:rPr>
        <w:t>significativamente</w:t>
      </w:r>
      <w:r>
        <w:rPr>
          <w:spacing w:val="-1"/>
          <w:lang w:val="es-CO"/>
        </w:rPr>
        <w:t xml:space="preserve"> </w:t>
      </w:r>
      <w:r>
        <w:rPr>
          <w:lang w:val="es-CO"/>
        </w:rPr>
        <w:t>la</w:t>
      </w:r>
      <w:r>
        <w:rPr>
          <w:spacing w:val="-1"/>
          <w:lang w:val="es-CO"/>
        </w:rPr>
        <w:t xml:space="preserve"> </w:t>
      </w:r>
      <w:r>
        <w:rPr>
          <w:lang w:val="es-CO"/>
        </w:rPr>
        <w:t>complejidad</w:t>
      </w:r>
      <w:r>
        <w:rPr>
          <w:spacing w:val="-1"/>
          <w:lang w:val="es-CO"/>
        </w:rPr>
        <w:t xml:space="preserve"> </w:t>
      </w:r>
      <w:r>
        <w:rPr>
          <w:lang w:val="es-CO"/>
        </w:rPr>
        <w:t>computacional</w:t>
      </w:r>
      <w:r>
        <w:rPr>
          <w:spacing w:val="-1"/>
          <w:lang w:val="es-CO"/>
        </w:rPr>
        <w:t xml:space="preserve"> </w:t>
      </w:r>
      <w:r>
        <w:rPr>
          <w:lang w:val="es-CO"/>
        </w:rPr>
        <w:t>(Wong</w:t>
      </w:r>
      <w:r>
        <w:rPr>
          <w:spacing w:val="-1"/>
          <w:lang w:val="es-CO"/>
        </w:rPr>
        <w:t xml:space="preserve"> </w:t>
      </w:r>
      <w:ins w:id="831" w:author="Daniel Bertin Ugarte" w:date="2026-01-30T08:41:00Z" w16du:dateUtc="2026-01-30T11:41:00Z">
        <w:r w:rsidR="00364E7F">
          <w:rPr>
            <w:spacing w:val="-1"/>
            <w:lang w:val="es-CO"/>
          </w:rPr>
          <w:t>y</w:t>
        </w:r>
      </w:ins>
      <w:del w:id="832" w:author="Daniel Bertin Ugarte" w:date="2026-01-30T08:41:00Z" w16du:dateUtc="2026-01-30T11:41:00Z">
        <w:r w:rsidDel="00364E7F">
          <w:rPr>
            <w:lang w:val="es-CO"/>
          </w:rPr>
          <w:delText>and</w:delText>
        </w:r>
      </w:del>
      <w:r>
        <w:rPr>
          <w:spacing w:val="-1"/>
          <w:lang w:val="es-CO"/>
        </w:rPr>
        <w:t xml:space="preserve"> </w:t>
      </w:r>
      <w:r>
        <w:rPr>
          <w:lang w:val="es-CO"/>
        </w:rPr>
        <w:t>Mason</w:t>
      </w:r>
      <w:ins w:id="833" w:author="Daniel Bertin Ugarte" w:date="2026-01-30T08:41:00Z" w16du:dateUtc="2026-01-30T11:41:00Z">
        <w:r w:rsidR="00364E7F">
          <w:rPr>
            <w:lang w:val="es-CO"/>
          </w:rPr>
          <w:t>,</w:t>
        </w:r>
      </w:ins>
      <w:r>
        <w:rPr>
          <w:spacing w:val="-1"/>
          <w:lang w:val="es-CO"/>
        </w:rPr>
        <w:t xml:space="preserve"> </w:t>
      </w:r>
      <w:hyperlink w:anchor="_bookmark53">
        <w:r>
          <w:rPr>
            <w:color w:val="00004C"/>
            <w:lang w:val="es-CO"/>
          </w:rPr>
          <w:t>1985</w:t>
        </w:r>
      </w:hyperlink>
      <w:r>
        <w:rPr>
          <w:lang w:val="es-CO"/>
        </w:rPr>
        <w:t xml:space="preserve">). </w:t>
      </w:r>
      <w:del w:id="834" w:author="Daniel Bertin Ugarte" w:date="2026-01-30T08:43:00Z" w16du:dateUtc="2026-01-30T11:43:00Z">
        <w:r w:rsidDel="00364E7F">
          <w:rPr>
            <w:lang w:val="es-CO"/>
          </w:rPr>
          <w:delText>Estos</w:delText>
        </w:r>
        <w:r w:rsidDel="00364E7F">
          <w:rPr>
            <w:spacing w:val="-1"/>
            <w:lang w:val="es-CO"/>
          </w:rPr>
          <w:delText xml:space="preserve"> </w:delText>
        </w:r>
        <w:r w:rsidDel="00364E7F">
          <w:rPr>
            <w:lang w:val="es-CO"/>
          </w:rPr>
          <w:delText>modelos</w:delText>
        </w:r>
        <w:r w:rsidDel="00364E7F">
          <w:rPr>
            <w:spacing w:val="18"/>
            <w:lang w:val="es-CO"/>
          </w:rPr>
          <w:delText xml:space="preserve"> </w:delText>
        </w:r>
        <w:r w:rsidDel="00364E7F">
          <w:rPr>
            <w:lang w:val="es-CO"/>
          </w:rPr>
          <w:delText>logran</w:delText>
        </w:r>
        <w:r w:rsidDel="00364E7F">
          <w:rPr>
            <w:spacing w:val="19"/>
            <w:lang w:val="es-CO"/>
          </w:rPr>
          <w:delText xml:space="preserve"> </w:delText>
        </w:r>
        <w:r w:rsidDel="00364E7F">
          <w:rPr>
            <w:lang w:val="es-CO"/>
          </w:rPr>
          <w:delText>capturar</w:delText>
        </w:r>
        <w:r w:rsidDel="00364E7F">
          <w:rPr>
            <w:spacing w:val="19"/>
            <w:lang w:val="es-CO"/>
          </w:rPr>
          <w:delText xml:space="preserve"> </w:delText>
        </w:r>
        <w:r w:rsidDel="00364E7F">
          <w:rPr>
            <w:lang w:val="es-CO"/>
          </w:rPr>
          <w:delText>las</w:delText>
        </w:r>
        <w:r w:rsidDel="00364E7F">
          <w:rPr>
            <w:spacing w:val="18"/>
            <w:lang w:val="es-CO"/>
          </w:rPr>
          <w:delText xml:space="preserve"> </w:delText>
        </w:r>
        <w:r w:rsidDel="00364E7F">
          <w:rPr>
            <w:lang w:val="es-CO"/>
          </w:rPr>
          <w:delText>diferencias</w:delText>
        </w:r>
        <w:r w:rsidDel="00364E7F">
          <w:rPr>
            <w:spacing w:val="19"/>
            <w:lang w:val="es-CO"/>
          </w:rPr>
          <w:delText xml:space="preserve"> </w:delText>
        </w:r>
        <w:r w:rsidDel="00364E7F">
          <w:rPr>
            <w:lang w:val="es-CO"/>
          </w:rPr>
          <w:delText>espaciales</w:delText>
        </w:r>
        <w:r w:rsidDel="00364E7F">
          <w:rPr>
            <w:spacing w:val="18"/>
            <w:lang w:val="es-CO"/>
          </w:rPr>
          <w:delText xml:space="preserve"> </w:delText>
        </w:r>
        <w:r w:rsidDel="00364E7F">
          <w:rPr>
            <w:lang w:val="es-CO"/>
          </w:rPr>
          <w:delText>inherentes</w:delText>
        </w:r>
        <w:r w:rsidDel="00364E7F">
          <w:rPr>
            <w:spacing w:val="19"/>
            <w:lang w:val="es-CO"/>
          </w:rPr>
          <w:delText xml:space="preserve"> </w:delText>
        </w:r>
        <w:r w:rsidDel="00364E7F">
          <w:rPr>
            <w:lang w:val="es-CO"/>
          </w:rPr>
          <w:delText>y</w:delText>
        </w:r>
        <w:r w:rsidDel="00364E7F">
          <w:rPr>
            <w:spacing w:val="18"/>
            <w:lang w:val="es-CO"/>
          </w:rPr>
          <w:delText xml:space="preserve"> </w:delText>
        </w:r>
        <w:r w:rsidDel="00364E7F">
          <w:rPr>
            <w:lang w:val="es-CO"/>
          </w:rPr>
          <w:delText>permiten</w:delText>
        </w:r>
        <w:r w:rsidDel="00364E7F">
          <w:rPr>
            <w:spacing w:val="19"/>
            <w:lang w:val="es-CO"/>
          </w:rPr>
          <w:delText xml:space="preserve"> </w:delText>
        </w:r>
        <w:r w:rsidDel="00364E7F">
          <w:rPr>
            <w:lang w:val="es-CO"/>
          </w:rPr>
          <w:delText>evaluar</w:delText>
        </w:r>
        <w:r w:rsidDel="00364E7F">
          <w:rPr>
            <w:spacing w:val="18"/>
            <w:lang w:val="es-CO"/>
          </w:rPr>
          <w:delText xml:space="preserve"> </w:delText>
        </w:r>
        <w:r w:rsidDel="00364E7F">
          <w:rPr>
            <w:lang w:val="es-CO"/>
          </w:rPr>
          <w:delText>la</w:delText>
        </w:r>
        <w:r w:rsidDel="00364E7F">
          <w:rPr>
            <w:spacing w:val="19"/>
            <w:lang w:val="es-CO"/>
          </w:rPr>
          <w:delText xml:space="preserve"> </w:delText>
        </w:r>
        <w:r w:rsidDel="00364E7F">
          <w:rPr>
            <w:lang w:val="es-CO"/>
          </w:rPr>
          <w:delText>variabilidad</w:delText>
        </w:r>
        <w:r w:rsidDel="00364E7F">
          <w:rPr>
            <w:spacing w:val="18"/>
            <w:lang w:val="es-CO"/>
          </w:rPr>
          <w:delText xml:space="preserve"> </w:delText>
        </w:r>
        <w:r w:rsidDel="00364E7F">
          <w:rPr>
            <w:lang w:val="es-CO"/>
          </w:rPr>
          <w:delText>local,</w:delText>
        </w:r>
        <w:r w:rsidDel="00364E7F">
          <w:rPr>
            <w:spacing w:val="80"/>
            <w:lang w:val="es-CO"/>
          </w:rPr>
          <w:delText xml:space="preserve"> </w:delText>
        </w:r>
        <w:r w:rsidDel="00364E7F">
          <w:rPr>
            <w:lang w:val="es-CO"/>
          </w:rPr>
          <w:delText xml:space="preserve">lo cual es particularmente relevante en áreas como los Andes colombianos, donde existe una significativa variabilidad geomorfológica y geológica (Aristizábal et al., </w:delText>
        </w:r>
        <w:r w:rsidDel="00364E7F">
          <w:fldChar w:fldCharType="begin"/>
        </w:r>
        <w:r w:rsidDel="00364E7F">
          <w:delInstrText>HYPERLINK \l "_bookmark15" \h</w:delInstrText>
        </w:r>
        <w:r w:rsidDel="00364E7F">
          <w:fldChar w:fldCharType="separate"/>
        </w:r>
        <w:r w:rsidDel="00364E7F">
          <w:rPr>
            <w:color w:val="00004C"/>
            <w:lang w:val="es-CO"/>
          </w:rPr>
          <w:delText>2015</w:delText>
        </w:r>
        <w:r w:rsidDel="00364E7F">
          <w:fldChar w:fldCharType="end"/>
        </w:r>
        <w:r w:rsidDel="00364E7F">
          <w:rPr>
            <w:lang w:val="es-CO"/>
          </w:rPr>
          <w:delText xml:space="preserve">). </w:delText>
        </w:r>
      </w:del>
      <w:r>
        <w:rPr>
          <w:lang w:val="es-CO"/>
        </w:rPr>
        <w:t>De esta</w:t>
      </w:r>
      <w:r>
        <w:rPr>
          <w:spacing w:val="80"/>
          <w:lang w:val="es-CO"/>
        </w:rPr>
        <w:t xml:space="preserve"> </w:t>
      </w:r>
      <w:r>
        <w:rPr>
          <w:lang w:val="es-CO"/>
        </w:rPr>
        <w:t>manera, los modelos multiniveles pueden ofrecer una representación más precisa de los patrones de</w:t>
      </w:r>
      <w:r>
        <w:rPr>
          <w:spacing w:val="40"/>
          <w:lang w:val="es-CO"/>
        </w:rPr>
        <w:t xml:space="preserve"> </w:t>
      </w:r>
      <w:r>
        <w:rPr>
          <w:lang w:val="es-CO"/>
        </w:rPr>
        <w:t>susceptibilidad</w:t>
      </w:r>
      <w:r>
        <w:rPr>
          <w:spacing w:val="2"/>
          <w:lang w:val="es-CO"/>
        </w:rPr>
        <w:t xml:space="preserve"> </w:t>
      </w:r>
      <w:r>
        <w:rPr>
          <w:lang w:val="es-CO"/>
        </w:rPr>
        <w:t>a</w:t>
      </w:r>
      <w:r>
        <w:rPr>
          <w:spacing w:val="3"/>
          <w:lang w:val="es-CO"/>
        </w:rPr>
        <w:t xml:space="preserve"> </w:t>
      </w:r>
      <w:r>
        <w:rPr>
          <w:lang w:val="es-CO"/>
        </w:rPr>
        <w:t>movimientos</w:t>
      </w:r>
      <w:r>
        <w:rPr>
          <w:spacing w:val="3"/>
          <w:lang w:val="es-CO"/>
        </w:rPr>
        <w:t xml:space="preserve"> </w:t>
      </w:r>
      <w:r>
        <w:rPr>
          <w:lang w:val="es-CO"/>
        </w:rPr>
        <w:t>en</w:t>
      </w:r>
      <w:r>
        <w:rPr>
          <w:spacing w:val="3"/>
          <w:lang w:val="es-CO"/>
        </w:rPr>
        <w:t xml:space="preserve"> </w:t>
      </w:r>
      <w:r>
        <w:rPr>
          <w:spacing w:val="-2"/>
          <w:lang w:val="es-CO"/>
        </w:rPr>
        <w:t>masa</w:t>
      </w:r>
      <w:ins w:id="835" w:author="Daniel Bertin Ugarte" w:date="2026-01-30T08:43:00Z" w16du:dateUtc="2026-01-30T11:43:00Z">
        <w:r w:rsidR="00364E7F">
          <w:rPr>
            <w:spacing w:val="-2"/>
            <w:lang w:val="es-CO"/>
          </w:rPr>
          <w:t>, lo cual es particularmente relevante en zonas topográfica y geológicamente complejas como los Andes colombianos (Aristizábal et al., 2015)</w:t>
        </w:r>
      </w:ins>
      <w:r>
        <w:rPr>
          <w:spacing w:val="-2"/>
          <w:lang w:val="es-CO"/>
        </w:rPr>
        <w:t>.</w:t>
      </w:r>
    </w:p>
    <w:p w14:paraId="6DBCCB4C" w14:textId="45163CDB" w:rsidR="00D05FC9" w:rsidRPr="00CC34F8" w:rsidDel="00E019A2" w:rsidRDefault="00510033">
      <w:pPr>
        <w:pStyle w:val="Ttulo1"/>
        <w:tabs>
          <w:tab w:val="left" w:pos="8414"/>
        </w:tabs>
        <w:spacing w:before="132"/>
        <w:jc w:val="both"/>
        <w:rPr>
          <w:del w:id="836" w:author="Daniel Bertin Ugarte" w:date="2026-01-30T09:42:00Z" w16du:dateUtc="2026-01-30T12:42:00Z"/>
          <w:lang w:val="es-CL"/>
        </w:rPr>
      </w:pPr>
      <w:commentRangeStart w:id="837"/>
      <w:del w:id="838" w:author="Daniel Bertin Ugarte" w:date="2026-01-30T09:40:00Z" w16du:dateUtc="2026-01-30T12:40:00Z">
        <w:r w:rsidDel="00E019A2">
          <w:rPr>
            <w:spacing w:val="-2"/>
            <w:lang w:val="es-CO"/>
          </w:rPr>
          <w:delText>La inclusión de estructuras jerárquicas mediante modelos multiniveles permite abordar l</w:delText>
        </w:r>
      </w:del>
      <w:del w:id="839" w:author="Daniel Bertin Ugarte" w:date="2026-01-30T09:42:00Z" w16du:dateUtc="2026-01-30T12:42:00Z">
        <w:r w:rsidDel="00E019A2">
          <w:rPr>
            <w:spacing w:val="-2"/>
            <w:lang w:val="es-CO"/>
          </w:rPr>
          <w:delText xml:space="preserve">a heterogeneidad espacial del sistema montañoso andino. En zonas como las cordilleras Occidental y Central, la susceptibilidad está modulada por factores geológicos regionales como la presencia de rocas volcánicas alteradas, zonas de falla, y secuencias sedimentarias poco consolidadas (Aristizábal et al., 2015). Este tipo de estructuras genera condiciones locales específicas de susceptibilidad que no pueden ser capturadas con modelos que asumen homogeneidad espacial. </w:delText>
        </w:r>
      </w:del>
      <w:commentRangeEnd w:id="837"/>
      <w:r w:rsidR="00E019A2" w:rsidRPr="00CC34F8">
        <w:rPr>
          <w:rStyle w:val="Refdecomentario"/>
          <w:sz w:val="20"/>
          <w:szCs w:val="20"/>
          <w:lang w:val="es-CL"/>
        </w:rPr>
        <w:commentReference w:id="837"/>
      </w:r>
    </w:p>
    <w:p w14:paraId="7ED021C2" w14:textId="714135FB" w:rsidR="00D05FC9" w:rsidRPr="00CC34F8" w:rsidDel="00AA753F" w:rsidRDefault="00510033">
      <w:pPr>
        <w:pStyle w:val="Ttulo1"/>
        <w:tabs>
          <w:tab w:val="left" w:pos="8414"/>
        </w:tabs>
        <w:spacing w:before="132"/>
        <w:jc w:val="both"/>
        <w:rPr>
          <w:del w:id="840" w:author="Daniel Bertin Ugarte" w:date="2026-01-30T09:52:00Z" w16du:dateUtc="2026-01-30T12:52:00Z"/>
          <w:lang w:val="es-CL"/>
        </w:rPr>
      </w:pPr>
      <w:r>
        <w:rPr>
          <w:color w:val="000000"/>
          <w:spacing w:val="-2"/>
          <w:lang w:val="es-CO"/>
        </w:rPr>
        <w:t xml:space="preserve">Los coeficientes estimados del modelo permiten una lectura geológicamente coherente </w:t>
      </w:r>
      <w:del w:id="841" w:author="Daniel Bertin Ugarte" w:date="2026-01-30T09:45:00Z" w16du:dateUtc="2026-01-30T12:45:00Z">
        <w:r w:rsidDel="00E019A2">
          <w:rPr>
            <w:color w:val="000000"/>
            <w:spacing w:val="-2"/>
            <w:lang w:val="es-CO"/>
          </w:rPr>
          <w:delText>con los procesos que controlan la ocurrencia</w:delText>
        </w:r>
      </w:del>
      <w:ins w:id="842" w:author="Daniel Bertin Ugarte" w:date="2026-01-30T09:45:00Z" w16du:dateUtc="2026-01-30T12:45:00Z">
        <w:r w:rsidR="00E019A2">
          <w:rPr>
            <w:color w:val="000000"/>
            <w:spacing w:val="-2"/>
            <w:lang w:val="es-CO"/>
          </w:rPr>
          <w:t>de los procesos condiciones a</w:t>
        </w:r>
      </w:ins>
      <w:r>
        <w:rPr>
          <w:color w:val="000000"/>
          <w:spacing w:val="-2"/>
          <w:lang w:val="es-CO"/>
        </w:rPr>
        <w:t xml:space="preserve"> </w:t>
      </w:r>
      <w:del w:id="843" w:author="Daniel Bertin Ugarte" w:date="2026-01-30T09:45:00Z" w16du:dateUtc="2026-01-30T12:45:00Z">
        <w:r w:rsidDel="00E019A2">
          <w:rPr>
            <w:color w:val="000000"/>
            <w:spacing w:val="-2"/>
            <w:lang w:val="es-CO"/>
          </w:rPr>
          <w:delText xml:space="preserve">de </w:delText>
        </w:r>
      </w:del>
      <w:r>
        <w:rPr>
          <w:color w:val="000000"/>
          <w:spacing w:val="-2"/>
          <w:lang w:val="es-CO"/>
        </w:rPr>
        <w:t xml:space="preserve">movimientos en masa en </w:t>
      </w:r>
      <w:del w:id="844" w:author="Daniel Bertin Ugarte" w:date="2026-01-30T09:45:00Z" w16du:dateUtc="2026-01-30T12:45:00Z">
        <w:r w:rsidDel="00E019A2">
          <w:rPr>
            <w:color w:val="000000"/>
            <w:spacing w:val="-2"/>
            <w:lang w:val="es-CO"/>
          </w:rPr>
          <w:delText>los Andes colombianos</w:delText>
        </w:r>
      </w:del>
      <w:ins w:id="845" w:author="Daniel Bertin Ugarte" w:date="2026-01-30T09:45:00Z" w16du:dateUtc="2026-01-30T12:45:00Z">
        <w:r w:rsidR="00E019A2">
          <w:rPr>
            <w:color w:val="000000"/>
            <w:spacing w:val="-2"/>
            <w:lang w:val="es-CO"/>
          </w:rPr>
          <w:t>la región</w:t>
        </w:r>
      </w:ins>
      <w:r>
        <w:rPr>
          <w:color w:val="000000"/>
          <w:spacing w:val="-2"/>
          <w:lang w:val="es-CO"/>
        </w:rPr>
        <w:t xml:space="preserve">. En primer lugar, la </w:t>
      </w:r>
      <w:r>
        <w:rPr>
          <w:rStyle w:val="Textoennegrita"/>
          <w:b w:val="0"/>
          <w:bCs w:val="0"/>
          <w:color w:val="000000"/>
          <w:spacing w:val="-2"/>
          <w:lang w:val="es-CO"/>
        </w:rPr>
        <w:t>elevación</w:t>
      </w:r>
      <w:r>
        <w:rPr>
          <w:color w:val="000000"/>
          <w:spacing w:val="-2"/>
          <w:lang w:val="es-CO"/>
        </w:rPr>
        <w:t xml:space="preserve"> muestra un efecto positivo sobre la probabilidad de movimientos en masa, lo cual puede explicarse por la asociación de mayores altitudes con zonas montañosas jóvenes</w:t>
      </w:r>
      <w:del w:id="846" w:author="Daniel Bertin Ugarte" w:date="2026-01-30T09:47:00Z" w16du:dateUtc="2026-01-30T12:47:00Z">
        <w:r w:rsidDel="00AA753F">
          <w:rPr>
            <w:color w:val="000000"/>
            <w:spacing w:val="-2"/>
            <w:lang w:val="es-CO"/>
          </w:rPr>
          <w:delText xml:space="preserve"> y activamente levantadas por la tectónica andina</w:delText>
        </w:r>
      </w:del>
      <w:r>
        <w:rPr>
          <w:color w:val="000000"/>
          <w:spacing w:val="-2"/>
          <w:lang w:val="es-CO"/>
        </w:rPr>
        <w:t>. Estas zonas presentan una mayor energía del relieve y</w:t>
      </w:r>
      <w:ins w:id="847" w:author="Daniel Bertin Ugarte" w:date="2026-01-30T09:47:00Z" w16du:dateUtc="2026-01-30T12:47:00Z">
        <w:r w:rsidR="00AA753F">
          <w:rPr>
            <w:color w:val="000000"/>
            <w:spacing w:val="-2"/>
            <w:lang w:val="es-CO"/>
          </w:rPr>
          <w:t>, a su vez,</w:t>
        </w:r>
      </w:ins>
      <w:r>
        <w:rPr>
          <w:color w:val="000000"/>
          <w:spacing w:val="-2"/>
          <w:lang w:val="es-CO"/>
        </w:rPr>
        <w:t xml:space="preserve"> pendientes más marcadas, características que </w:t>
      </w:r>
      <w:del w:id="848" w:author="Daniel Bertin Ugarte" w:date="2026-01-30T09:47:00Z" w16du:dateUtc="2026-01-30T12:47:00Z">
        <w:r w:rsidDel="00AA753F">
          <w:rPr>
            <w:color w:val="000000"/>
            <w:spacing w:val="-2"/>
            <w:lang w:val="es-CO"/>
          </w:rPr>
          <w:delText>favorecen procesos de</w:delText>
        </w:r>
      </w:del>
      <w:ins w:id="849" w:author="Daniel Bertin Ugarte" w:date="2026-01-30T09:47:00Z" w16du:dateUtc="2026-01-30T12:47:00Z">
        <w:r w:rsidR="00AA753F">
          <w:rPr>
            <w:color w:val="000000"/>
            <w:spacing w:val="-2"/>
            <w:lang w:val="es-CO"/>
          </w:rPr>
          <w:t>incrementan la</w:t>
        </w:r>
      </w:ins>
      <w:r>
        <w:rPr>
          <w:color w:val="000000"/>
          <w:spacing w:val="-2"/>
          <w:lang w:val="es-CO"/>
        </w:rPr>
        <w:t xml:space="preserve"> inestabilidad</w:t>
      </w:r>
      <w:ins w:id="850" w:author="Daniel Bertin Ugarte" w:date="2026-01-30T09:47:00Z" w16du:dateUtc="2026-01-30T12:47:00Z">
        <w:r w:rsidR="00AA753F">
          <w:rPr>
            <w:color w:val="000000"/>
            <w:spacing w:val="-2"/>
            <w:lang w:val="es-CO"/>
          </w:rPr>
          <w:t xml:space="preserve"> del terreno</w:t>
        </w:r>
      </w:ins>
      <w:r>
        <w:rPr>
          <w:color w:val="000000"/>
          <w:spacing w:val="-2"/>
          <w:lang w:val="es-CO"/>
        </w:rPr>
        <w:t xml:space="preserve">. </w:t>
      </w:r>
      <w:del w:id="851" w:author="Daniel Bertin Ugarte" w:date="2026-01-30T09:47:00Z" w16du:dateUtc="2026-01-30T12:47:00Z">
        <w:r w:rsidDel="00AA753F">
          <w:rPr>
            <w:color w:val="000000"/>
            <w:spacing w:val="-2"/>
            <w:lang w:val="es-CO"/>
          </w:rPr>
          <w:delText>Asimismo, e</w:delText>
        </w:r>
      </w:del>
      <w:ins w:id="852" w:author="Daniel Bertin Ugarte" w:date="2026-01-30T09:47:00Z" w16du:dateUtc="2026-01-30T12:47:00Z">
        <w:r w:rsidR="00AA753F">
          <w:rPr>
            <w:color w:val="000000"/>
            <w:spacing w:val="-2"/>
            <w:lang w:val="es-CO"/>
          </w:rPr>
          <w:t>E</w:t>
        </w:r>
      </w:ins>
      <w:r>
        <w:rPr>
          <w:color w:val="000000"/>
          <w:spacing w:val="-2"/>
          <w:lang w:val="es-CO"/>
        </w:rPr>
        <w:t xml:space="preserve">l </w:t>
      </w:r>
      <w:r>
        <w:rPr>
          <w:rStyle w:val="Textoennegrita"/>
          <w:b w:val="0"/>
          <w:bCs w:val="0"/>
          <w:color w:val="000000"/>
          <w:spacing w:val="-2"/>
          <w:lang w:val="es-CO"/>
        </w:rPr>
        <w:t>relieve relativo</w:t>
      </w:r>
      <w:r>
        <w:rPr>
          <w:color w:val="000000"/>
          <w:spacing w:val="-2"/>
          <w:lang w:val="es-CO"/>
        </w:rPr>
        <w:t>,</w:t>
      </w:r>
      <w:ins w:id="853" w:author="Daniel Bertin Ugarte" w:date="2026-01-30T09:47:00Z" w16du:dateUtc="2026-01-30T12:47:00Z">
        <w:r w:rsidR="00AA753F">
          <w:rPr>
            <w:color w:val="000000"/>
            <w:spacing w:val="-2"/>
            <w:lang w:val="es-CO"/>
          </w:rPr>
          <w:t xml:space="preserve"> por otra parte,</w:t>
        </w:r>
      </w:ins>
      <w:r>
        <w:rPr>
          <w:color w:val="000000"/>
          <w:spacing w:val="-2"/>
          <w:lang w:val="es-CO"/>
        </w:rPr>
        <w:t xml:space="preserve"> </w:t>
      </w:r>
      <w:ins w:id="854" w:author="Daniel Bertin Ugarte" w:date="2026-01-30T09:47:00Z" w16du:dateUtc="2026-01-30T12:47:00Z">
        <w:r w:rsidR="00AA753F">
          <w:rPr>
            <w:color w:val="000000"/>
            <w:spacing w:val="-2"/>
            <w:lang w:val="es-CO"/>
          </w:rPr>
          <w:t>prese</w:t>
        </w:r>
      </w:ins>
      <w:ins w:id="855" w:author="Daniel Bertin Ugarte" w:date="2026-01-30T09:48:00Z" w16du:dateUtc="2026-01-30T12:48:00Z">
        <w:r w:rsidR="00AA753F">
          <w:rPr>
            <w:color w:val="000000"/>
            <w:spacing w:val="-2"/>
            <w:lang w:val="es-CO"/>
          </w:rPr>
          <w:t xml:space="preserve">nta </w:t>
        </w:r>
      </w:ins>
      <w:del w:id="856" w:author="Daniel Bertin Ugarte" w:date="2026-01-30T09:48:00Z" w16du:dateUtc="2026-01-30T12:48:00Z">
        <w:r w:rsidDel="00AA753F">
          <w:rPr>
            <w:color w:val="000000"/>
            <w:spacing w:val="-2"/>
            <w:lang w:val="es-CO"/>
          </w:rPr>
          <w:delText xml:space="preserve">con </w:delText>
        </w:r>
      </w:del>
      <w:r>
        <w:rPr>
          <w:color w:val="000000"/>
          <w:spacing w:val="-2"/>
          <w:lang w:val="es-CO"/>
        </w:rPr>
        <w:t>el coeficiente fijo más alto del modelo (1</w:t>
      </w:r>
      <w:del w:id="857" w:author="Daniel Bertin Ugarte" w:date="2026-01-30T09:48:00Z" w16du:dateUtc="2026-01-30T12:48:00Z">
        <w:r w:rsidDel="00AA753F">
          <w:rPr>
            <w:color w:val="000000"/>
            <w:spacing w:val="-2"/>
            <w:lang w:val="es-CO"/>
          </w:rPr>
          <w:delText>.</w:delText>
        </w:r>
      </w:del>
      <w:ins w:id="858" w:author="Daniel Bertin Ugarte" w:date="2026-01-30T09:48:00Z" w16du:dateUtc="2026-01-30T12:48:00Z">
        <w:r w:rsidR="00AA753F">
          <w:rPr>
            <w:color w:val="000000"/>
            <w:spacing w:val="-2"/>
            <w:lang w:val="es-CO"/>
          </w:rPr>
          <w:t>,</w:t>
        </w:r>
      </w:ins>
      <w:r>
        <w:rPr>
          <w:color w:val="000000"/>
          <w:spacing w:val="-2"/>
          <w:lang w:val="es-CO"/>
        </w:rPr>
        <w:t>0958) y una varianza aleatoria también elevada (0</w:t>
      </w:r>
      <w:del w:id="859" w:author="Daniel Bertin Ugarte" w:date="2026-01-30T09:49:00Z" w16du:dateUtc="2026-01-30T12:49:00Z">
        <w:r w:rsidDel="00AA753F">
          <w:rPr>
            <w:color w:val="000000"/>
            <w:spacing w:val="-2"/>
            <w:lang w:val="es-CO"/>
          </w:rPr>
          <w:delText>.</w:delText>
        </w:r>
      </w:del>
      <w:ins w:id="860" w:author="Daniel Bertin Ugarte" w:date="2026-01-30T09:49:00Z" w16du:dateUtc="2026-01-30T12:49:00Z">
        <w:r w:rsidR="00AA753F">
          <w:rPr>
            <w:color w:val="000000"/>
            <w:spacing w:val="-2"/>
            <w:lang w:val="es-CO"/>
          </w:rPr>
          <w:t>,</w:t>
        </w:r>
      </w:ins>
      <w:r>
        <w:rPr>
          <w:color w:val="000000"/>
          <w:spacing w:val="-2"/>
          <w:lang w:val="es-CO"/>
        </w:rPr>
        <w:t>8298),</w:t>
      </w:r>
      <w:ins w:id="861" w:author="Daniel Bertin Ugarte" w:date="2026-01-30T09:49:00Z" w16du:dateUtc="2026-01-30T12:49:00Z">
        <w:r w:rsidR="00AA753F">
          <w:rPr>
            <w:color w:val="000000"/>
            <w:spacing w:val="-2"/>
            <w:lang w:val="es-CO"/>
          </w:rPr>
          <w:t xml:space="preserve"> lo cual</w:t>
        </w:r>
      </w:ins>
      <w:r>
        <w:rPr>
          <w:color w:val="000000"/>
          <w:spacing w:val="-2"/>
          <w:lang w:val="es-CO"/>
        </w:rPr>
        <w:t xml:space="preserve"> refleja con claridad que la amplitud vertical del terreno es un determinante clave en la susceptibilidad. Las diferencias locales en esta variable, registradas por su varianza, revelan que en algunas regiones el relieve actúa como un fuerte disparador de inestabilidad, mientras que en otras su influencia es más moderada, lo que refleja la heterogeneidad del paisaje andino</w:t>
      </w:r>
      <w:del w:id="862" w:author="Daniel Bertin Ugarte" w:date="2026-01-30T09:50:00Z" w16du:dateUtc="2026-01-30T12:50:00Z">
        <w:r w:rsidDel="00AA753F">
          <w:rPr>
            <w:color w:val="000000"/>
            <w:spacing w:val="-2"/>
            <w:lang w:val="es-CO"/>
          </w:rPr>
          <w:delText xml:space="preserve">, moldeado por tectónica activa, procesos acelerados de </w:delText>
        </w:r>
        <w:r w:rsidDel="00AA753F">
          <w:rPr>
            <w:color w:val="000000"/>
            <w:spacing w:val="-2"/>
            <w:lang w:val="es-CO"/>
          </w:rPr>
          <w:lastRenderedPageBreak/>
          <w:delText>incisión fluvial y morfodinámica activa</w:delText>
        </w:r>
      </w:del>
      <w:r>
        <w:rPr>
          <w:color w:val="000000"/>
          <w:spacing w:val="-2"/>
          <w:lang w:val="es-CO"/>
        </w:rPr>
        <w:t>.</w:t>
      </w:r>
      <w:ins w:id="863" w:author="Daniel Bertin Ugarte" w:date="2026-01-30T09:52:00Z" w16du:dateUtc="2026-01-30T12:52:00Z">
        <w:r w:rsidR="00AA753F">
          <w:rPr>
            <w:color w:val="000000"/>
            <w:spacing w:val="-2"/>
            <w:lang w:val="es-CO"/>
          </w:rPr>
          <w:t xml:space="preserve"> En tercer lugar, </w:t>
        </w:r>
      </w:ins>
    </w:p>
    <w:p w14:paraId="11AC191F" w14:textId="54710A4D" w:rsidR="00D05FC9" w:rsidRPr="00CC34F8" w:rsidDel="00AA753F" w:rsidRDefault="00510033" w:rsidP="004C131F">
      <w:pPr>
        <w:pStyle w:val="Ttulo1"/>
        <w:tabs>
          <w:tab w:val="left" w:pos="8414"/>
        </w:tabs>
        <w:spacing w:before="132"/>
        <w:jc w:val="both"/>
        <w:rPr>
          <w:del w:id="864" w:author="Daniel Bertin Ugarte" w:date="2026-01-30T09:54:00Z" w16du:dateUtc="2026-01-30T12:54:00Z"/>
          <w:lang w:val="es-CL"/>
        </w:rPr>
      </w:pPr>
      <w:del w:id="865" w:author="Daniel Bertin Ugarte" w:date="2026-01-30T09:52:00Z" w16du:dateUtc="2026-01-30T12:52:00Z">
        <w:r w:rsidDel="00AA753F">
          <w:rPr>
            <w:color w:val="000000"/>
            <w:lang w:val="es-CO"/>
          </w:rPr>
          <w:delText>E</w:delText>
        </w:r>
      </w:del>
      <w:ins w:id="866" w:author="Daniel Bertin Ugarte" w:date="2026-01-30T09:52:00Z" w16du:dateUtc="2026-01-30T12:52:00Z">
        <w:r w:rsidR="00AA753F">
          <w:rPr>
            <w:color w:val="000000"/>
            <w:lang w:val="es-CO"/>
          </w:rPr>
          <w:t>e</w:t>
        </w:r>
      </w:ins>
      <w:r>
        <w:rPr>
          <w:color w:val="000000"/>
          <w:lang w:val="es-CO"/>
        </w:rPr>
        <w:t xml:space="preserve">l coeficiente positivo del </w:t>
      </w:r>
      <w:r>
        <w:rPr>
          <w:rStyle w:val="Textoennegrita"/>
          <w:b w:val="0"/>
          <w:bCs w:val="0"/>
          <w:color w:val="000000"/>
          <w:lang w:val="es-CO"/>
        </w:rPr>
        <w:t>área como factor predictor señala</w:t>
      </w:r>
      <w:del w:id="867" w:author="Daniel Bertin Ugarte" w:date="2026-01-30T09:53:00Z" w16du:dateUtc="2026-01-30T12:53:00Z">
        <w:r w:rsidDel="00AA753F">
          <w:rPr>
            <w:rStyle w:val="Textoennegrita"/>
            <w:b w:val="0"/>
            <w:bCs w:val="0"/>
            <w:color w:val="000000"/>
            <w:lang w:val="es-CO"/>
          </w:rPr>
          <w:delText>n</w:delText>
        </w:r>
      </w:del>
      <w:r>
        <w:rPr>
          <w:rStyle w:val="Textoennegrita"/>
          <w:b w:val="0"/>
          <w:bCs w:val="0"/>
          <w:color w:val="000000"/>
          <w:lang w:val="es-CO"/>
        </w:rPr>
        <w:t xml:space="preserve"> </w:t>
      </w:r>
      <w:r>
        <w:rPr>
          <w:color w:val="000000"/>
          <w:lang w:val="es-CO"/>
        </w:rPr>
        <w:t xml:space="preserve">que subcuencas de mayor tamaño tienden a registrar más movimientos en masa, lo cual puede estar vinculado a una mayor diversidad topográfica y litológica, así como a la mayor probabilidad de incluir zonas con condiciones críticas de pendiente, cobertura vegetal y acumulación hídrica. </w:t>
      </w:r>
      <w:ins w:id="868" w:author="Daniel Bertin Ugarte" w:date="2026-01-30T09:57:00Z" w16du:dateUtc="2026-01-30T12:57:00Z">
        <w:r w:rsidR="004C131F">
          <w:rPr>
            <w:color w:val="000000"/>
            <w:lang w:val="es-CO"/>
          </w:rPr>
          <w:t xml:space="preserve">Respecto </w:t>
        </w:r>
      </w:ins>
    </w:p>
    <w:p w14:paraId="124C87AA" w14:textId="67D1EA5F" w:rsidR="00D05FC9" w:rsidRPr="00CC34F8" w:rsidDel="004C131F" w:rsidRDefault="00510033" w:rsidP="004C131F">
      <w:pPr>
        <w:pStyle w:val="Ttulo1"/>
        <w:tabs>
          <w:tab w:val="left" w:pos="8414"/>
        </w:tabs>
        <w:spacing w:before="132"/>
        <w:jc w:val="both"/>
        <w:rPr>
          <w:del w:id="869" w:author="Daniel Bertin Ugarte" w:date="2026-01-30T09:58:00Z" w16du:dateUtc="2026-01-30T12:58:00Z"/>
          <w:lang w:val="es-CL"/>
        </w:rPr>
      </w:pPr>
      <w:del w:id="870" w:author="Daniel Bertin Ugarte" w:date="2026-01-30T09:54:00Z" w16du:dateUtc="2026-01-30T12:54:00Z">
        <w:r w:rsidDel="00AA753F">
          <w:rPr>
            <w:color w:val="000000"/>
            <w:lang w:val="es-CO"/>
          </w:rPr>
          <w:delText xml:space="preserve">Por otro lado, </w:delText>
        </w:r>
      </w:del>
      <w:del w:id="871" w:author="Daniel Bertin Ugarte" w:date="2026-01-30T09:57:00Z" w16du:dateUtc="2026-01-30T12:57:00Z">
        <w:r w:rsidDel="004C131F">
          <w:rPr>
            <w:color w:val="000000"/>
            <w:lang w:val="es-CO"/>
          </w:rPr>
          <w:delText xml:space="preserve">el coeficiente negativo asociado </w:delText>
        </w:r>
      </w:del>
      <w:r>
        <w:rPr>
          <w:color w:val="000000"/>
          <w:lang w:val="es-CO"/>
        </w:rPr>
        <w:t xml:space="preserve">a la </w:t>
      </w:r>
      <w:r>
        <w:rPr>
          <w:rStyle w:val="Textoennegrita"/>
          <w:b w:val="0"/>
          <w:bCs w:val="0"/>
          <w:color w:val="000000"/>
          <w:lang w:val="es-CO"/>
        </w:rPr>
        <w:t>precipitación media anual</w:t>
      </w:r>
      <w:r>
        <w:rPr>
          <w:color w:val="000000"/>
          <w:lang w:val="es-CO"/>
        </w:rPr>
        <w:t>,</w:t>
      </w:r>
      <w:ins w:id="872" w:author="Daniel Bertin Ugarte" w:date="2026-01-30T09:57:00Z" w16du:dateUtc="2026-01-30T12:57:00Z">
        <w:r w:rsidR="004C131F">
          <w:rPr>
            <w:color w:val="000000"/>
            <w:lang w:val="es-CO"/>
          </w:rPr>
          <w:t xml:space="preserve"> su c</w:t>
        </w:r>
      </w:ins>
      <w:ins w:id="873" w:author="Daniel Bertin Ugarte" w:date="2026-01-30T09:58:00Z" w16du:dateUtc="2026-01-30T12:58:00Z">
        <w:r w:rsidR="004C131F">
          <w:rPr>
            <w:color w:val="000000"/>
            <w:lang w:val="es-CO"/>
          </w:rPr>
          <w:t xml:space="preserve">oeficiente negativo asociado a </w:t>
        </w:r>
      </w:ins>
      <w:del w:id="874" w:author="Daniel Bertin Ugarte" w:date="2026-01-30T09:58:00Z" w16du:dateUtc="2026-01-30T12:58:00Z">
        <w:r w:rsidDel="004C131F">
          <w:rPr>
            <w:color w:val="000000"/>
            <w:lang w:val="es-CO"/>
          </w:rPr>
          <w:delText xml:space="preserve"> junto con s</w:delText>
        </w:r>
      </w:del>
      <w:r>
        <w:rPr>
          <w:color w:val="000000"/>
          <w:lang w:val="es-CO"/>
        </w:rPr>
        <w:t>u</w:t>
      </w:r>
      <w:ins w:id="875" w:author="Daniel Bertin Ugarte" w:date="2026-01-30T09:58:00Z" w16du:dateUtc="2026-01-30T12:58:00Z">
        <w:r w:rsidR="004C131F">
          <w:rPr>
            <w:color w:val="000000"/>
            <w:lang w:val="es-CO"/>
          </w:rPr>
          <w:t>na</w:t>
        </w:r>
      </w:ins>
      <w:r>
        <w:rPr>
          <w:color w:val="000000"/>
          <w:lang w:val="es-CO"/>
        </w:rPr>
        <w:t xml:space="preserve"> alta variabilidad espacial</w:t>
      </w:r>
      <w:del w:id="876" w:author="Daniel Bertin Ugarte" w:date="2026-01-30T09:58:00Z" w16du:dateUtc="2026-01-30T12:58:00Z">
        <w:r w:rsidDel="004C131F">
          <w:rPr>
            <w:color w:val="000000"/>
            <w:lang w:val="es-CO"/>
          </w:rPr>
          <w:delText>,</w:delText>
        </w:r>
      </w:del>
      <w:r>
        <w:rPr>
          <w:color w:val="000000"/>
          <w:lang w:val="es-CO"/>
        </w:rPr>
        <w:t xml:space="preserve"> indica un efecto complejo</w:t>
      </w:r>
      <w:ins w:id="877" w:author="Daniel Bertin Ugarte" w:date="2026-01-30T09:58:00Z" w16du:dateUtc="2026-01-30T12:58:00Z">
        <w:r w:rsidR="004C131F">
          <w:rPr>
            <w:color w:val="000000"/>
            <w:lang w:val="es-CO"/>
          </w:rPr>
          <w:t>.</w:t>
        </w:r>
      </w:ins>
      <w:del w:id="878" w:author="Daniel Bertin Ugarte" w:date="2026-01-30T09:58:00Z" w16du:dateUtc="2026-01-30T12:58:00Z">
        <w:r w:rsidDel="004C131F">
          <w:rPr>
            <w:color w:val="000000"/>
            <w:lang w:val="es-CO"/>
          </w:rPr>
          <w:delText>:</w:delText>
        </w:r>
      </w:del>
      <w:r>
        <w:rPr>
          <w:color w:val="000000"/>
          <w:lang w:val="es-CO"/>
        </w:rPr>
        <w:t xml:space="preserve"> </w:t>
      </w:r>
      <w:del w:id="879" w:author="Daniel Bertin Ugarte" w:date="2026-01-30T09:58:00Z" w16du:dateUtc="2026-01-30T12:58:00Z">
        <w:r w:rsidDel="004C131F">
          <w:rPr>
            <w:color w:val="000000"/>
            <w:lang w:val="es-CO"/>
          </w:rPr>
          <w:delText>a</w:delText>
        </w:r>
      </w:del>
      <w:ins w:id="880" w:author="Daniel Bertin Ugarte" w:date="2026-01-30T09:58:00Z" w16du:dateUtc="2026-01-30T12:58:00Z">
        <w:r w:rsidR="004C131F">
          <w:rPr>
            <w:color w:val="000000"/>
            <w:lang w:val="es-CO"/>
          </w:rPr>
          <w:t>A</w:t>
        </w:r>
      </w:ins>
      <w:r>
        <w:rPr>
          <w:color w:val="000000"/>
          <w:lang w:val="es-CO"/>
        </w:rPr>
        <w:t xml:space="preserve">unque la lluvia es reconocida como el principal </w:t>
      </w:r>
      <w:r>
        <w:rPr>
          <w:rStyle w:val="Textoennegrita"/>
          <w:b w:val="0"/>
          <w:bCs w:val="0"/>
          <w:color w:val="000000"/>
          <w:lang w:val="es-CO"/>
        </w:rPr>
        <w:t>detonante</w:t>
      </w:r>
      <w:r>
        <w:rPr>
          <w:color w:val="000000"/>
          <w:lang w:val="es-CO"/>
        </w:rPr>
        <w:t xml:space="preserve"> de los movimientos en masa en la región andina (Aristizábal y Sanchez, 2020), en este caso su inclusión en el modelo responde a su papel como </w:t>
      </w:r>
      <w:r>
        <w:rPr>
          <w:rStyle w:val="Textoennegrita"/>
          <w:b w:val="0"/>
          <w:bCs w:val="0"/>
          <w:color w:val="000000"/>
          <w:lang w:val="es-CO"/>
        </w:rPr>
        <w:t>variable condicionante</w:t>
      </w:r>
      <w:ins w:id="881" w:author="Daniel Bertin Ugarte" w:date="2026-01-30T09:54:00Z" w16du:dateUtc="2026-01-30T12:54:00Z">
        <w:r w:rsidR="00AA753F">
          <w:rPr>
            <w:rStyle w:val="Textoennegrita"/>
            <w:b w:val="0"/>
            <w:bCs w:val="0"/>
            <w:color w:val="000000"/>
            <w:lang w:val="es-CO"/>
          </w:rPr>
          <w:t xml:space="preserve"> y no gatillante </w:t>
        </w:r>
      </w:ins>
      <w:del w:id="882" w:author="Daniel Bertin Ugarte" w:date="2026-01-30T09:55:00Z" w16du:dateUtc="2026-01-30T12:55:00Z">
        <w:r w:rsidDel="00AA753F">
          <w:rPr>
            <w:color w:val="000000"/>
            <w:lang w:val="es-CO"/>
          </w:rPr>
          <w:delText xml:space="preserve">, ya que el objetivo del estudio es modelar la </w:delText>
        </w:r>
        <w:r w:rsidDel="00AA753F">
          <w:rPr>
            <w:rStyle w:val="Textoennegrita"/>
            <w:b w:val="0"/>
            <w:bCs w:val="0"/>
            <w:color w:val="000000"/>
            <w:lang w:val="es-CO"/>
          </w:rPr>
          <w:delText>susceptibilidad</w:delText>
        </w:r>
        <w:r w:rsidDel="00AA753F">
          <w:rPr>
            <w:color w:val="000000"/>
            <w:lang w:val="es-CO"/>
          </w:rPr>
          <w:delText xml:space="preserve">, no la amenaza </w:delText>
        </w:r>
      </w:del>
      <w:r>
        <w:rPr>
          <w:color w:val="000000"/>
          <w:lang w:val="es-CO"/>
        </w:rPr>
        <w:t xml:space="preserve">(van Westen et al., 2008). En este </w:t>
      </w:r>
      <w:del w:id="883" w:author="Daniel Bertin Ugarte" w:date="2026-01-30T09:56:00Z" w16du:dateUtc="2026-01-30T12:56:00Z">
        <w:r w:rsidDel="00AA753F">
          <w:rPr>
            <w:color w:val="000000"/>
            <w:lang w:val="es-CO"/>
          </w:rPr>
          <w:delText>sentido</w:delText>
        </w:r>
      </w:del>
      <w:ins w:id="884" w:author="Daniel Bertin Ugarte" w:date="2026-01-30T09:56:00Z" w16du:dateUtc="2026-01-30T12:56:00Z">
        <w:r w:rsidR="00AA753F">
          <w:rPr>
            <w:color w:val="000000"/>
            <w:lang w:val="es-CO"/>
          </w:rPr>
          <w:t>trabajo</w:t>
        </w:r>
      </w:ins>
      <w:r>
        <w:rPr>
          <w:color w:val="000000"/>
          <w:lang w:val="es-CO"/>
        </w:rPr>
        <w:t xml:space="preserve">, la precipitación media anual no representa la intensidad o recurrencia de eventos extremos, sino condiciones climáticas dominantes de largo plazo que pueden estar asociadas a laderas más estables mediante una mayor cobertura vegetal. Así, el resultado negativo no </w:t>
      </w:r>
      <w:del w:id="885" w:author="Daniel Bertin Ugarte" w:date="2026-01-30T09:57:00Z" w16du:dateUtc="2026-01-30T12:57:00Z">
        <w:r w:rsidDel="004C131F">
          <w:rPr>
            <w:color w:val="000000"/>
            <w:lang w:val="es-CO"/>
          </w:rPr>
          <w:delText xml:space="preserve">implica </w:delText>
        </w:r>
      </w:del>
      <w:ins w:id="886" w:author="Daniel Bertin Ugarte" w:date="2026-01-30T09:57:00Z" w16du:dateUtc="2026-01-30T12:57:00Z">
        <w:r w:rsidR="004C131F">
          <w:rPr>
            <w:color w:val="000000"/>
            <w:lang w:val="es-CO"/>
          </w:rPr>
          <w:t>significa</w:t>
        </w:r>
        <w:r w:rsidR="004C131F">
          <w:rPr>
            <w:color w:val="000000"/>
            <w:lang w:val="es-CO"/>
          </w:rPr>
          <w:t xml:space="preserve"> </w:t>
        </w:r>
      </w:ins>
      <w:r>
        <w:rPr>
          <w:color w:val="000000"/>
          <w:lang w:val="es-CO"/>
        </w:rPr>
        <w:t>una menor influencia de la lluvia como disparador, sino que refleja cómo las condiciones promedio de humedad pueden incidir en la configuración de laderas menos propensas a fallar.</w:t>
      </w:r>
      <w:ins w:id="887" w:author="Daniel Bertin Ugarte" w:date="2026-01-30T09:58:00Z" w16du:dateUtc="2026-01-30T12:58:00Z">
        <w:r w:rsidR="004C131F">
          <w:rPr>
            <w:color w:val="000000"/>
            <w:lang w:val="es-CO"/>
          </w:rPr>
          <w:t xml:space="preserve"> </w:t>
        </w:r>
      </w:ins>
    </w:p>
    <w:p w14:paraId="1CFD5096" w14:textId="477DBAC0" w:rsidR="00D05FC9" w:rsidRPr="00CC34F8" w:rsidRDefault="00510033">
      <w:pPr>
        <w:pStyle w:val="Ttulo1"/>
        <w:tabs>
          <w:tab w:val="left" w:pos="8414"/>
        </w:tabs>
        <w:spacing w:before="132"/>
        <w:jc w:val="both"/>
        <w:rPr>
          <w:lang w:val="es-CL"/>
        </w:rPr>
      </w:pPr>
      <w:r>
        <w:rPr>
          <w:color w:val="000000"/>
          <w:lang w:val="es-CO"/>
        </w:rPr>
        <w:t xml:space="preserve">Finalmente, el modelo muestra que los </w:t>
      </w:r>
      <w:r>
        <w:rPr>
          <w:rStyle w:val="Textoennegrita"/>
          <w:b w:val="0"/>
          <w:bCs w:val="0"/>
          <w:color w:val="000000"/>
          <w:lang w:val="es-CO"/>
        </w:rPr>
        <w:t>efectos aleatorios</w:t>
      </w:r>
      <w:r>
        <w:rPr>
          <w:color w:val="000000"/>
          <w:lang w:val="es-CO"/>
        </w:rPr>
        <w:t xml:space="preserve"> para relieve y </w:t>
      </w:r>
      <w:del w:id="888" w:author="Daniel Bertin Ugarte" w:date="2026-01-30T10:04:00Z" w16du:dateUtc="2026-01-30T13:04:00Z">
        <w:r w:rsidDel="004C131F">
          <w:rPr>
            <w:color w:val="000000"/>
            <w:lang w:val="es-CO"/>
          </w:rPr>
          <w:delText xml:space="preserve">lluvia </w:delText>
        </w:r>
      </w:del>
      <w:ins w:id="889" w:author="Daniel Bertin Ugarte" w:date="2026-01-30T10:04:00Z" w16du:dateUtc="2026-01-30T13:04:00Z">
        <w:r w:rsidR="004C131F">
          <w:rPr>
            <w:color w:val="000000"/>
            <w:lang w:val="es-CO"/>
          </w:rPr>
          <w:t>precipitación</w:t>
        </w:r>
        <w:r w:rsidR="004C131F">
          <w:rPr>
            <w:color w:val="000000"/>
            <w:lang w:val="es-CO"/>
          </w:rPr>
          <w:t xml:space="preserve"> </w:t>
        </w:r>
      </w:ins>
      <w:r>
        <w:rPr>
          <w:color w:val="000000"/>
          <w:lang w:val="es-CO"/>
        </w:rPr>
        <w:t>son sustanciales, lo que confirma que estas variables no ejercen una influencia homogénea en toda la región, sino que su efecto depende de características</w:t>
      </w:r>
      <w:ins w:id="890" w:author="Daniel Bertin Ugarte" w:date="2026-01-30T10:05:00Z" w16du:dateUtc="2026-01-30T13:05:00Z">
        <w:r w:rsidR="004C131F">
          <w:rPr>
            <w:color w:val="000000"/>
            <w:lang w:val="es-CO"/>
          </w:rPr>
          <w:t xml:space="preserve"> geológicas y geomorfológicas</w:t>
        </w:r>
      </w:ins>
      <w:r>
        <w:rPr>
          <w:color w:val="000000"/>
          <w:lang w:val="es-CO"/>
        </w:rPr>
        <w:t xml:space="preserve"> locales</w:t>
      </w:r>
      <w:del w:id="891" w:author="Daniel Bertin Ugarte" w:date="2026-01-30T10:05:00Z" w16du:dateUtc="2026-01-30T13:05:00Z">
        <w:r w:rsidDel="004C131F">
          <w:rPr>
            <w:color w:val="000000"/>
            <w:lang w:val="es-CO"/>
          </w:rPr>
          <w:delText xml:space="preserve"> del entorno geológico y geomorfológico</w:delText>
        </w:r>
      </w:del>
      <w:r>
        <w:rPr>
          <w:color w:val="000000"/>
          <w:lang w:val="es-CO"/>
        </w:rPr>
        <w:t>, como el tipo de roca, la cobertura edáfica, la historia tectónica reciente o el grado de consolidación de los materiales.</w:t>
      </w:r>
    </w:p>
    <w:p w14:paraId="3D095D70" w14:textId="31F3813D" w:rsidR="00D05FC9" w:rsidRPr="00CC34F8" w:rsidDel="001F4D7E" w:rsidRDefault="001F4D7E">
      <w:pPr>
        <w:pStyle w:val="Ttulo1"/>
        <w:tabs>
          <w:tab w:val="left" w:pos="8414"/>
        </w:tabs>
        <w:spacing w:before="132"/>
        <w:jc w:val="both"/>
        <w:rPr>
          <w:del w:id="892" w:author="Daniel Bertin Ugarte" w:date="2026-01-30T10:30:00Z" w16du:dateUtc="2026-01-30T13:30:00Z"/>
          <w:lang w:val="es-CL"/>
        </w:rPr>
      </w:pPr>
      <w:ins w:id="893" w:author="Daniel Bertin Ugarte" w:date="2026-01-30T10:33:00Z" w16du:dateUtc="2026-01-30T13:33:00Z">
        <w:r>
          <w:rPr>
            <w:spacing w:val="-5"/>
            <w:lang w:val="es-CO"/>
          </w:rPr>
          <w:t xml:space="preserve">La </w:t>
        </w:r>
        <w:r>
          <w:rPr>
            <w:lang w:val="es-CO"/>
          </w:rPr>
          <w:t>mayoría de los estudios de susceptibilidad emplean celdas regulares en mapas ráster (Arnone et al.</w:t>
        </w:r>
        <w:r>
          <w:rPr>
            <w:spacing w:val="80"/>
            <w:w w:val="150"/>
            <w:lang w:val="es-CO"/>
          </w:rPr>
          <w:t>,</w:t>
        </w:r>
        <w:r>
          <w:fldChar w:fldCharType="begin"/>
        </w:r>
        <w:r>
          <w:instrText>HYPERLINK \l "_bookmark16" \h</w:instrText>
        </w:r>
        <w:r>
          <w:fldChar w:fldCharType="separate"/>
        </w:r>
        <w:r>
          <w:rPr>
            <w:color w:val="00004C"/>
            <w:lang w:val="es-CO"/>
          </w:rPr>
          <w:t>2016</w:t>
        </w:r>
        <w:r>
          <w:fldChar w:fldCharType="end"/>
        </w:r>
        <w:r>
          <w:rPr>
            <w:lang w:val="es-CO"/>
          </w:rPr>
          <w:t>), lo cual, si bien facilita el análisis y la aplicación de técnicas computacionales, no necesariamente</w:t>
        </w:r>
        <w:r>
          <w:rPr>
            <w:spacing w:val="14"/>
            <w:lang w:val="es-CO"/>
          </w:rPr>
          <w:t xml:space="preserve"> </w:t>
        </w:r>
        <w:r>
          <w:rPr>
            <w:lang w:val="es-CO"/>
          </w:rPr>
          <w:t>refleja</w:t>
        </w:r>
        <w:r>
          <w:rPr>
            <w:spacing w:val="14"/>
            <w:lang w:val="es-CO"/>
          </w:rPr>
          <w:t xml:space="preserve"> </w:t>
        </w:r>
        <w:r>
          <w:rPr>
            <w:lang w:val="es-CO"/>
          </w:rPr>
          <w:t>las</w:t>
        </w:r>
        <w:r>
          <w:rPr>
            <w:spacing w:val="15"/>
            <w:lang w:val="es-CO"/>
          </w:rPr>
          <w:t xml:space="preserve"> </w:t>
        </w:r>
        <w:r>
          <w:rPr>
            <w:lang w:val="es-CO"/>
          </w:rPr>
          <w:t>características</w:t>
        </w:r>
        <w:r>
          <w:rPr>
            <w:spacing w:val="14"/>
            <w:lang w:val="es-CO"/>
          </w:rPr>
          <w:t xml:space="preserve"> </w:t>
        </w:r>
        <w:r>
          <w:rPr>
            <w:lang w:val="es-CO"/>
          </w:rPr>
          <w:t>naturales</w:t>
        </w:r>
        <w:r>
          <w:rPr>
            <w:spacing w:val="14"/>
            <w:lang w:val="es-CO"/>
          </w:rPr>
          <w:t xml:space="preserve"> </w:t>
        </w:r>
        <w:r>
          <w:rPr>
            <w:lang w:val="es-CO"/>
          </w:rPr>
          <w:t>del</w:t>
        </w:r>
        <w:r>
          <w:rPr>
            <w:spacing w:val="15"/>
            <w:lang w:val="es-CO"/>
          </w:rPr>
          <w:t xml:space="preserve"> </w:t>
        </w:r>
        <w:r>
          <w:rPr>
            <w:lang w:val="es-CO"/>
          </w:rPr>
          <w:t>paisaje.</w:t>
        </w:r>
        <w:r>
          <w:rPr>
            <w:spacing w:val="38"/>
            <w:lang w:val="es-CO"/>
          </w:rPr>
          <w:t xml:space="preserve"> </w:t>
        </w:r>
        <w:r>
          <w:rPr>
            <w:lang w:val="es-CO"/>
          </w:rPr>
          <w:t>Esta</w:t>
        </w:r>
        <w:r>
          <w:rPr>
            <w:spacing w:val="15"/>
            <w:lang w:val="es-CO"/>
          </w:rPr>
          <w:t xml:space="preserve"> </w:t>
        </w:r>
        <w:r>
          <w:rPr>
            <w:lang w:val="es-CO"/>
          </w:rPr>
          <w:t>representación</w:t>
        </w:r>
        <w:r>
          <w:rPr>
            <w:spacing w:val="14"/>
            <w:lang w:val="es-CO"/>
          </w:rPr>
          <w:t xml:space="preserve"> </w:t>
        </w:r>
        <w:r>
          <w:rPr>
            <w:lang w:val="es-CO"/>
          </w:rPr>
          <w:t>arbitraria</w:t>
        </w:r>
        <w:r>
          <w:rPr>
            <w:spacing w:val="14"/>
            <w:lang w:val="es-CO"/>
          </w:rPr>
          <w:t xml:space="preserve"> </w:t>
        </w:r>
        <w:r>
          <w:rPr>
            <w:lang w:val="es-CO"/>
          </w:rPr>
          <w:t>puede</w:t>
        </w:r>
        <w:r>
          <w:rPr>
            <w:spacing w:val="15"/>
            <w:lang w:val="es-CO"/>
          </w:rPr>
          <w:t xml:space="preserve"> </w:t>
        </w:r>
        <w:r>
          <w:rPr>
            <w:lang w:val="es-CO"/>
          </w:rPr>
          <w:t>resultar</w:t>
        </w:r>
        <w:r>
          <w:rPr>
            <w:spacing w:val="68"/>
            <w:w w:val="150"/>
            <w:lang w:val="es-CO"/>
          </w:rPr>
          <w:t xml:space="preserve"> </w:t>
        </w:r>
        <w:r>
          <w:rPr>
            <w:lang w:val="es-CO"/>
          </w:rPr>
          <w:t>inadecuada</w:t>
        </w:r>
        <w:r>
          <w:rPr>
            <w:spacing w:val="20"/>
            <w:lang w:val="es-CO"/>
          </w:rPr>
          <w:t xml:space="preserve"> </w:t>
        </w:r>
        <w:r>
          <w:rPr>
            <w:lang w:val="es-CO"/>
          </w:rPr>
          <w:t>para</w:t>
        </w:r>
        <w:r>
          <w:rPr>
            <w:spacing w:val="20"/>
            <w:lang w:val="es-CO"/>
          </w:rPr>
          <w:t xml:space="preserve"> </w:t>
        </w:r>
        <w:r>
          <w:rPr>
            <w:lang w:val="es-CO"/>
          </w:rPr>
          <w:t>capturar</w:t>
        </w:r>
        <w:r>
          <w:rPr>
            <w:spacing w:val="20"/>
            <w:lang w:val="es-CO"/>
          </w:rPr>
          <w:t xml:space="preserve"> </w:t>
        </w:r>
        <w:r>
          <w:rPr>
            <w:lang w:val="es-CO"/>
          </w:rPr>
          <w:t>la</w:t>
        </w:r>
        <w:r>
          <w:rPr>
            <w:spacing w:val="20"/>
            <w:lang w:val="es-CO"/>
          </w:rPr>
          <w:t xml:space="preserve"> </w:t>
        </w:r>
        <w:r>
          <w:rPr>
            <w:lang w:val="es-CO"/>
          </w:rPr>
          <w:t>dinámica</w:t>
        </w:r>
        <w:r>
          <w:rPr>
            <w:spacing w:val="21"/>
            <w:lang w:val="es-CO"/>
          </w:rPr>
          <w:t xml:space="preserve"> </w:t>
        </w:r>
        <w:r>
          <w:rPr>
            <w:lang w:val="es-CO"/>
          </w:rPr>
          <w:t>de</w:t>
        </w:r>
        <w:r>
          <w:rPr>
            <w:spacing w:val="20"/>
            <w:lang w:val="es-CO"/>
          </w:rPr>
          <w:t xml:space="preserve"> </w:t>
        </w:r>
        <w:r>
          <w:rPr>
            <w:lang w:val="es-CO"/>
          </w:rPr>
          <w:t>los</w:t>
        </w:r>
        <w:r>
          <w:rPr>
            <w:spacing w:val="20"/>
            <w:lang w:val="es-CO"/>
          </w:rPr>
          <w:t xml:space="preserve"> </w:t>
        </w:r>
        <w:r>
          <w:rPr>
            <w:lang w:val="es-CO"/>
          </w:rPr>
          <w:t>movimientos</w:t>
        </w:r>
        <w:r>
          <w:rPr>
            <w:spacing w:val="20"/>
            <w:lang w:val="es-CO"/>
          </w:rPr>
          <w:t xml:space="preserve"> </w:t>
        </w:r>
        <w:r>
          <w:rPr>
            <w:lang w:val="es-CO"/>
          </w:rPr>
          <w:t>en</w:t>
        </w:r>
        <w:r>
          <w:rPr>
            <w:spacing w:val="21"/>
            <w:lang w:val="es-CO"/>
          </w:rPr>
          <w:t xml:space="preserve"> </w:t>
        </w:r>
        <w:r>
          <w:rPr>
            <w:lang w:val="es-CO"/>
          </w:rPr>
          <w:t>masa,</w:t>
        </w:r>
        <w:r>
          <w:rPr>
            <w:spacing w:val="23"/>
            <w:lang w:val="es-CO"/>
          </w:rPr>
          <w:t xml:space="preserve"> </w:t>
        </w:r>
        <w:r>
          <w:rPr>
            <w:lang w:val="es-CO"/>
          </w:rPr>
          <w:t>dado</w:t>
        </w:r>
        <w:r>
          <w:rPr>
            <w:spacing w:val="20"/>
            <w:lang w:val="es-CO"/>
          </w:rPr>
          <w:t xml:space="preserve"> </w:t>
        </w:r>
        <w:r>
          <w:rPr>
            <w:lang w:val="es-CO"/>
          </w:rPr>
          <w:t>que</w:t>
        </w:r>
        <w:r>
          <w:rPr>
            <w:spacing w:val="21"/>
            <w:lang w:val="es-CO"/>
          </w:rPr>
          <w:t xml:space="preserve"> </w:t>
        </w:r>
        <w:r>
          <w:rPr>
            <w:lang w:val="es-CO"/>
          </w:rPr>
          <w:t>no</w:t>
        </w:r>
        <w:r>
          <w:rPr>
            <w:spacing w:val="20"/>
            <w:lang w:val="es-CO"/>
          </w:rPr>
          <w:t xml:space="preserve"> </w:t>
        </w:r>
        <w:r>
          <w:rPr>
            <w:lang w:val="es-CO"/>
          </w:rPr>
          <w:t>respeta</w:t>
        </w:r>
        <w:r>
          <w:rPr>
            <w:spacing w:val="20"/>
            <w:lang w:val="es-CO"/>
          </w:rPr>
          <w:t xml:space="preserve"> </w:t>
        </w:r>
        <w:r>
          <w:rPr>
            <w:lang w:val="es-CO"/>
          </w:rPr>
          <w:t>las</w:t>
        </w:r>
        <w:r>
          <w:rPr>
            <w:spacing w:val="20"/>
            <w:lang w:val="es-CO"/>
          </w:rPr>
          <w:t xml:space="preserve"> </w:t>
        </w:r>
        <w:r>
          <w:rPr>
            <w:lang w:val="es-CO"/>
          </w:rPr>
          <w:t>divisiones</w:t>
        </w:r>
        <w:r>
          <w:rPr>
            <w:spacing w:val="10"/>
            <w:lang w:val="es-CO"/>
          </w:rPr>
          <w:t xml:space="preserve"> </w:t>
        </w:r>
        <w:r>
          <w:rPr>
            <w:lang w:val="es-CO"/>
          </w:rPr>
          <w:t>naturales</w:t>
        </w:r>
        <w:r>
          <w:rPr>
            <w:spacing w:val="10"/>
            <w:lang w:val="es-CO"/>
          </w:rPr>
          <w:t xml:space="preserve"> </w:t>
        </w:r>
        <w:r>
          <w:rPr>
            <w:lang w:val="es-CO"/>
          </w:rPr>
          <w:t>del</w:t>
        </w:r>
        <w:r>
          <w:rPr>
            <w:spacing w:val="11"/>
            <w:lang w:val="es-CO"/>
          </w:rPr>
          <w:t xml:space="preserve"> </w:t>
        </w:r>
        <w:r>
          <w:rPr>
            <w:lang w:val="es-CO"/>
          </w:rPr>
          <w:t>terreno.</w:t>
        </w:r>
        <w:r>
          <w:rPr>
            <w:spacing w:val="25"/>
            <w:lang w:val="es-CO"/>
          </w:rPr>
          <w:t xml:space="preserve"> </w:t>
        </w:r>
        <w:r>
          <w:rPr>
            <w:lang w:val="es-CO"/>
          </w:rPr>
          <w:t>En</w:t>
        </w:r>
        <w:r>
          <w:rPr>
            <w:spacing w:val="11"/>
            <w:lang w:val="es-CO"/>
          </w:rPr>
          <w:t xml:space="preserve"> </w:t>
        </w:r>
        <w:r>
          <w:rPr>
            <w:lang w:val="es-CO"/>
          </w:rPr>
          <w:t>contraposición,</w:t>
        </w:r>
        <w:r>
          <w:rPr>
            <w:spacing w:val="10"/>
            <w:lang w:val="es-CO"/>
          </w:rPr>
          <w:t xml:space="preserve"> </w:t>
        </w:r>
        <w:r>
          <w:rPr>
            <w:lang w:val="es-CO"/>
          </w:rPr>
          <w:t>estudios</w:t>
        </w:r>
        <w:r>
          <w:rPr>
            <w:spacing w:val="10"/>
            <w:lang w:val="es-CO"/>
          </w:rPr>
          <w:t xml:space="preserve"> </w:t>
        </w:r>
        <w:r>
          <w:rPr>
            <w:lang w:val="es-CO"/>
          </w:rPr>
          <w:t>recientes</w:t>
        </w:r>
        <w:r>
          <w:rPr>
            <w:spacing w:val="11"/>
            <w:lang w:val="es-CO"/>
          </w:rPr>
          <w:t xml:space="preserve"> </w:t>
        </w:r>
        <w:r>
          <w:rPr>
            <w:lang w:val="es-CO"/>
          </w:rPr>
          <w:t>han</w:t>
        </w:r>
        <w:r>
          <w:rPr>
            <w:spacing w:val="10"/>
            <w:lang w:val="es-CO"/>
          </w:rPr>
          <w:t xml:space="preserve"> </w:t>
        </w:r>
        <w:r>
          <w:rPr>
            <w:lang w:val="es-CO"/>
          </w:rPr>
          <w:t>sugerido</w:t>
        </w:r>
        <w:r>
          <w:rPr>
            <w:spacing w:val="11"/>
            <w:lang w:val="es-CO"/>
          </w:rPr>
          <w:t xml:space="preserve"> </w:t>
        </w:r>
        <w:r>
          <w:rPr>
            <w:lang w:val="es-CO"/>
          </w:rPr>
          <w:t>el</w:t>
        </w:r>
        <w:r>
          <w:rPr>
            <w:spacing w:val="10"/>
            <w:lang w:val="es-CO"/>
          </w:rPr>
          <w:t xml:space="preserve"> </w:t>
        </w:r>
        <w:r>
          <w:rPr>
            <w:lang w:val="es-CO"/>
          </w:rPr>
          <w:t>uso</w:t>
        </w:r>
        <w:r>
          <w:rPr>
            <w:spacing w:val="10"/>
            <w:lang w:val="es-CO"/>
          </w:rPr>
          <w:t xml:space="preserve"> </w:t>
        </w:r>
        <w:r>
          <w:rPr>
            <w:lang w:val="es-CO"/>
          </w:rPr>
          <w:t>de</w:t>
        </w:r>
        <w:r>
          <w:rPr>
            <w:spacing w:val="11"/>
            <w:lang w:val="es-CO"/>
          </w:rPr>
          <w:t xml:space="preserve"> </w:t>
        </w:r>
        <w:r>
          <w:rPr>
            <w:spacing w:val="-2"/>
            <w:lang w:val="es-CO"/>
          </w:rPr>
          <w:t xml:space="preserve">unidades </w:t>
        </w:r>
        <w:r>
          <w:rPr>
            <w:lang w:val="es-CO"/>
          </w:rPr>
          <w:t>de</w:t>
        </w:r>
        <w:r>
          <w:rPr>
            <w:spacing w:val="5"/>
            <w:lang w:val="es-CO"/>
          </w:rPr>
          <w:t xml:space="preserve"> </w:t>
        </w:r>
        <w:r>
          <w:rPr>
            <w:lang w:val="es-CO"/>
          </w:rPr>
          <w:t>mapeo</w:t>
        </w:r>
        <w:r>
          <w:rPr>
            <w:spacing w:val="5"/>
            <w:lang w:val="es-CO"/>
          </w:rPr>
          <w:t xml:space="preserve"> </w:t>
        </w:r>
        <w:r>
          <w:rPr>
            <w:lang w:val="es-CO"/>
          </w:rPr>
          <w:t>más</w:t>
        </w:r>
        <w:r>
          <w:rPr>
            <w:spacing w:val="5"/>
            <w:lang w:val="es-CO"/>
          </w:rPr>
          <w:t xml:space="preserve"> </w:t>
        </w:r>
        <w:r>
          <w:rPr>
            <w:lang w:val="es-CO"/>
          </w:rPr>
          <w:t>representativas,</w:t>
        </w:r>
        <w:r>
          <w:rPr>
            <w:spacing w:val="6"/>
            <w:lang w:val="es-CO"/>
          </w:rPr>
          <w:t xml:space="preserve"> </w:t>
        </w:r>
        <w:r>
          <w:rPr>
            <w:lang w:val="es-CO"/>
          </w:rPr>
          <w:t>como</w:t>
        </w:r>
        <w:r>
          <w:rPr>
            <w:spacing w:val="6"/>
            <w:lang w:val="es-CO"/>
          </w:rPr>
          <w:t xml:space="preserve"> </w:t>
        </w:r>
        <w:r>
          <w:rPr>
            <w:lang w:val="es-CO"/>
          </w:rPr>
          <w:t>subcuencas</w:t>
        </w:r>
        <w:r>
          <w:rPr>
            <w:spacing w:val="5"/>
            <w:lang w:val="es-CO"/>
          </w:rPr>
          <w:t xml:space="preserve"> </w:t>
        </w:r>
        <w:r>
          <w:rPr>
            <w:lang w:val="es-CO"/>
          </w:rPr>
          <w:t>para</w:t>
        </w:r>
        <w:r>
          <w:rPr>
            <w:spacing w:val="5"/>
            <w:lang w:val="es-CO"/>
          </w:rPr>
          <w:t xml:space="preserve"> </w:t>
        </w:r>
        <w:r>
          <w:rPr>
            <w:lang w:val="es-CO"/>
          </w:rPr>
          <w:t>estudios</w:t>
        </w:r>
        <w:r>
          <w:rPr>
            <w:spacing w:val="5"/>
            <w:lang w:val="es-CO"/>
          </w:rPr>
          <w:t xml:space="preserve"> </w:t>
        </w:r>
        <w:r>
          <w:rPr>
            <w:lang w:val="es-CO"/>
          </w:rPr>
          <w:t>regionales</w:t>
        </w:r>
        <w:r>
          <w:rPr>
            <w:spacing w:val="6"/>
            <w:lang w:val="es-CO"/>
          </w:rPr>
          <w:t xml:space="preserve"> </w:t>
        </w:r>
        <w:r>
          <w:rPr>
            <w:lang w:val="es-CO"/>
          </w:rPr>
          <w:t>o</w:t>
        </w:r>
        <w:r>
          <w:rPr>
            <w:spacing w:val="5"/>
            <w:lang w:val="es-CO"/>
          </w:rPr>
          <w:t xml:space="preserve"> </w:t>
        </w:r>
        <w:r>
          <w:rPr>
            <w:lang w:val="es-CO"/>
          </w:rPr>
          <w:t>unidades</w:t>
        </w:r>
        <w:r>
          <w:rPr>
            <w:spacing w:val="5"/>
            <w:lang w:val="es-CO"/>
          </w:rPr>
          <w:t xml:space="preserve"> </w:t>
        </w:r>
        <w:r>
          <w:rPr>
            <w:spacing w:val="-5"/>
            <w:lang w:val="es-CO"/>
          </w:rPr>
          <w:t xml:space="preserve">de </w:t>
        </w:r>
        <w:r>
          <w:rPr>
            <w:lang w:val="es-CO"/>
          </w:rPr>
          <w:t>ladera</w:t>
        </w:r>
        <w:r>
          <w:rPr>
            <w:spacing w:val="-6"/>
            <w:lang w:val="es-CO"/>
          </w:rPr>
          <w:t xml:space="preserve"> </w:t>
        </w:r>
        <w:r>
          <w:rPr>
            <w:lang w:val="es-CO"/>
          </w:rPr>
          <w:t>para</w:t>
        </w:r>
        <w:r>
          <w:rPr>
            <w:spacing w:val="-5"/>
            <w:lang w:val="es-CO"/>
          </w:rPr>
          <w:t xml:space="preserve"> </w:t>
        </w:r>
        <w:r>
          <w:rPr>
            <w:lang w:val="es-CO"/>
          </w:rPr>
          <w:t>estudios</w:t>
        </w:r>
        <w:r>
          <w:rPr>
            <w:spacing w:val="-5"/>
            <w:lang w:val="es-CO"/>
          </w:rPr>
          <w:t xml:space="preserve"> </w:t>
        </w:r>
        <w:r>
          <w:rPr>
            <w:lang w:val="es-CO"/>
          </w:rPr>
          <w:t>locales</w:t>
        </w:r>
        <w:r>
          <w:rPr>
            <w:spacing w:val="-5"/>
            <w:lang w:val="es-CO"/>
          </w:rPr>
          <w:t xml:space="preserve"> </w:t>
        </w:r>
        <w:r>
          <w:rPr>
            <w:lang w:val="es-CO"/>
          </w:rPr>
          <w:t>(Erener</w:t>
        </w:r>
        <w:r>
          <w:rPr>
            <w:spacing w:val="-5"/>
            <w:lang w:val="es-CO"/>
          </w:rPr>
          <w:t xml:space="preserve"> y </w:t>
        </w:r>
        <w:r>
          <w:rPr>
            <w:lang w:val="es-CO"/>
          </w:rPr>
          <w:t>Düzgün,</w:t>
        </w:r>
        <w:r>
          <w:rPr>
            <w:spacing w:val="-5"/>
            <w:lang w:val="es-CO"/>
          </w:rPr>
          <w:t xml:space="preserve"> </w:t>
        </w:r>
        <w:r>
          <w:fldChar w:fldCharType="begin"/>
        </w:r>
        <w:r>
          <w:instrText>HYPERLINK \l "_bookmark24" \h</w:instrText>
        </w:r>
        <w:r>
          <w:fldChar w:fldCharType="separate"/>
        </w:r>
        <w:r>
          <w:rPr>
            <w:color w:val="00004C"/>
            <w:lang w:val="es-CO"/>
          </w:rPr>
          <w:t>2012</w:t>
        </w:r>
        <w:r>
          <w:fldChar w:fldCharType="end"/>
        </w:r>
        <w:r>
          <w:rPr>
            <w:lang w:val="es-CO"/>
          </w:rPr>
          <w:t>).</w:t>
        </w:r>
        <w:r>
          <w:rPr>
            <w:spacing w:val="18"/>
            <w:lang w:val="es-CO"/>
          </w:rPr>
          <w:t xml:space="preserve"> </w:t>
        </w:r>
        <w:r>
          <w:rPr>
            <w:lang w:val="es-CO"/>
          </w:rPr>
          <w:t>Estos</w:t>
        </w:r>
        <w:r>
          <w:rPr>
            <w:spacing w:val="8"/>
            <w:lang w:val="es-CO"/>
          </w:rPr>
          <w:t xml:space="preserve"> </w:t>
        </w:r>
        <w:r>
          <w:rPr>
            <w:lang w:val="es-CO"/>
          </w:rPr>
          <w:t>enfoques</w:t>
        </w:r>
        <w:r>
          <w:rPr>
            <w:spacing w:val="8"/>
            <w:lang w:val="es-CO"/>
          </w:rPr>
          <w:t xml:space="preserve"> </w:t>
        </w:r>
        <w:r>
          <w:rPr>
            <w:lang w:val="es-CO"/>
          </w:rPr>
          <w:t>permiten</w:t>
        </w:r>
        <w:r>
          <w:rPr>
            <w:spacing w:val="7"/>
            <w:lang w:val="es-CO"/>
          </w:rPr>
          <w:t xml:space="preserve"> </w:t>
        </w:r>
        <w:r>
          <w:rPr>
            <w:lang w:val="es-CO"/>
          </w:rPr>
          <w:t>una</w:t>
        </w:r>
        <w:r>
          <w:rPr>
            <w:spacing w:val="8"/>
            <w:lang w:val="es-CO"/>
          </w:rPr>
          <w:t xml:space="preserve"> </w:t>
        </w:r>
        <w:r>
          <w:rPr>
            <w:spacing w:val="-2"/>
            <w:lang w:val="es-CO"/>
          </w:rPr>
          <w:t>evaluación m</w:t>
        </w:r>
        <w:r>
          <w:rPr>
            <w:lang w:val="es-CO"/>
          </w:rPr>
          <w:t>ás</w:t>
        </w:r>
        <w:r>
          <w:rPr>
            <w:spacing w:val="17"/>
            <w:lang w:val="es-CO"/>
          </w:rPr>
          <w:t xml:space="preserve"> </w:t>
        </w:r>
        <w:r>
          <w:rPr>
            <w:lang w:val="es-CO"/>
          </w:rPr>
          <w:t>precisa</w:t>
        </w:r>
        <w:r>
          <w:rPr>
            <w:spacing w:val="18"/>
            <w:lang w:val="es-CO"/>
          </w:rPr>
          <w:t xml:space="preserve"> </w:t>
        </w:r>
        <w:r>
          <w:rPr>
            <w:lang w:val="es-CO"/>
          </w:rPr>
          <w:t>de</w:t>
        </w:r>
        <w:r>
          <w:rPr>
            <w:spacing w:val="18"/>
            <w:lang w:val="es-CO"/>
          </w:rPr>
          <w:t xml:space="preserve"> </w:t>
        </w:r>
        <w:r>
          <w:rPr>
            <w:lang w:val="es-CO"/>
          </w:rPr>
          <w:t>la</w:t>
        </w:r>
        <w:r>
          <w:rPr>
            <w:spacing w:val="18"/>
            <w:lang w:val="es-CO"/>
          </w:rPr>
          <w:t xml:space="preserve"> </w:t>
        </w:r>
        <w:r>
          <w:rPr>
            <w:lang w:val="es-CO"/>
          </w:rPr>
          <w:t>susceptibilidad</w:t>
        </w:r>
        <w:r>
          <w:rPr>
            <w:spacing w:val="18"/>
            <w:lang w:val="es-CO"/>
          </w:rPr>
          <w:t xml:space="preserve"> </w:t>
        </w:r>
        <w:r>
          <w:rPr>
            <w:lang w:val="es-CO"/>
          </w:rPr>
          <w:t>y</w:t>
        </w:r>
        <w:r>
          <w:rPr>
            <w:spacing w:val="18"/>
            <w:lang w:val="es-CO"/>
          </w:rPr>
          <w:t xml:space="preserve"> </w:t>
        </w:r>
        <w:r>
          <w:rPr>
            <w:lang w:val="es-CO"/>
          </w:rPr>
          <w:t>mejoran</w:t>
        </w:r>
        <w:r>
          <w:rPr>
            <w:spacing w:val="17"/>
            <w:lang w:val="es-CO"/>
          </w:rPr>
          <w:t xml:space="preserve"> </w:t>
        </w:r>
        <w:r>
          <w:rPr>
            <w:lang w:val="es-CO"/>
          </w:rPr>
          <w:t>la</w:t>
        </w:r>
        <w:r>
          <w:rPr>
            <w:spacing w:val="18"/>
            <w:lang w:val="es-CO"/>
          </w:rPr>
          <w:t xml:space="preserve"> </w:t>
        </w:r>
        <w:r>
          <w:rPr>
            <w:lang w:val="es-CO"/>
          </w:rPr>
          <w:t>capacidad</w:t>
        </w:r>
        <w:r>
          <w:rPr>
            <w:spacing w:val="18"/>
            <w:lang w:val="es-CO"/>
          </w:rPr>
          <w:t xml:space="preserve"> </w:t>
        </w:r>
        <w:r>
          <w:rPr>
            <w:lang w:val="es-CO"/>
          </w:rPr>
          <w:t>de</w:t>
        </w:r>
        <w:r>
          <w:rPr>
            <w:spacing w:val="18"/>
            <w:lang w:val="es-CO"/>
          </w:rPr>
          <w:t xml:space="preserve"> </w:t>
        </w:r>
        <w:r>
          <w:rPr>
            <w:lang w:val="es-CO"/>
          </w:rPr>
          <w:t>los</w:t>
        </w:r>
        <w:r>
          <w:rPr>
            <w:spacing w:val="18"/>
            <w:lang w:val="es-CO"/>
          </w:rPr>
          <w:t xml:space="preserve"> </w:t>
        </w:r>
        <w:r>
          <w:rPr>
            <w:lang w:val="es-CO"/>
          </w:rPr>
          <w:t>modelos</w:t>
        </w:r>
        <w:r>
          <w:rPr>
            <w:spacing w:val="18"/>
            <w:lang w:val="es-CO"/>
          </w:rPr>
          <w:t xml:space="preserve"> </w:t>
        </w:r>
        <w:r>
          <w:rPr>
            <w:lang w:val="es-CO"/>
          </w:rPr>
          <w:t>para</w:t>
        </w:r>
        <w:r>
          <w:rPr>
            <w:spacing w:val="18"/>
            <w:lang w:val="es-CO"/>
          </w:rPr>
          <w:t xml:space="preserve"> </w:t>
        </w:r>
        <w:r>
          <w:rPr>
            <w:lang w:val="es-CO"/>
          </w:rPr>
          <w:t>identificar</w:t>
        </w:r>
        <w:r>
          <w:rPr>
            <w:spacing w:val="17"/>
            <w:lang w:val="es-CO"/>
          </w:rPr>
          <w:t xml:space="preserve"> </w:t>
        </w:r>
        <w:r>
          <w:rPr>
            <w:lang w:val="es-CO"/>
          </w:rPr>
          <w:t>áreas</w:t>
        </w:r>
        <w:r>
          <w:rPr>
            <w:spacing w:val="18"/>
            <w:lang w:val="es-CO"/>
          </w:rPr>
          <w:t xml:space="preserve"> </w:t>
        </w:r>
        <w:r>
          <w:rPr>
            <w:spacing w:val="-5"/>
            <w:lang w:val="es-CO"/>
          </w:rPr>
          <w:t xml:space="preserve">de </w:t>
        </w:r>
        <w:r>
          <w:rPr>
            <w:lang w:val="es-CO"/>
          </w:rPr>
          <w:t>susceptibilidad</w:t>
        </w:r>
        <w:r>
          <w:rPr>
            <w:spacing w:val="-1"/>
            <w:lang w:val="es-CO"/>
          </w:rPr>
          <w:t xml:space="preserve"> </w:t>
        </w:r>
        <w:r>
          <w:rPr>
            <w:lang w:val="es-CO"/>
          </w:rPr>
          <w:t>o</w:t>
        </w:r>
        <w:r>
          <w:rPr>
            <w:spacing w:val="-1"/>
            <w:lang w:val="es-CO"/>
          </w:rPr>
          <w:t xml:space="preserve"> </w:t>
        </w:r>
        <w:r>
          <w:rPr>
            <w:spacing w:val="-2"/>
            <w:lang w:val="es-CO"/>
          </w:rPr>
          <w:t>amenaza.</w:t>
        </w:r>
        <w:r>
          <w:rPr>
            <w:spacing w:val="-2"/>
            <w:lang w:val="es-CO"/>
          </w:rPr>
          <w:t xml:space="preserve"> Es por ello que </w:t>
        </w:r>
      </w:ins>
      <w:ins w:id="894" w:author="Daniel Bertin Ugarte" w:date="2026-01-30T10:44:00Z" w16du:dateUtc="2026-01-30T13:44:00Z">
        <w:r w:rsidR="00CB4DB0">
          <w:rPr>
            <w:spacing w:val="-2"/>
            <w:lang w:val="es-CO"/>
          </w:rPr>
          <w:t>l</w:t>
        </w:r>
      </w:ins>
      <w:del w:id="895" w:author="Daniel Bertin Ugarte" w:date="2026-01-30T10:33:00Z" w16du:dateUtc="2026-01-30T13:33:00Z">
        <w:r w:rsidR="00510033" w:rsidDel="001F4D7E">
          <w:rPr>
            <w:color w:val="000000"/>
            <w:lang w:val="es-CO"/>
          </w:rPr>
          <w:delText>La</w:delText>
        </w:r>
      </w:del>
      <w:r w:rsidR="00510033">
        <w:rPr>
          <w:color w:val="000000"/>
          <w:lang w:val="es-CO"/>
        </w:rPr>
        <w:t xml:space="preserve"> definición adecuada de las regiones de análisis es un</w:t>
      </w:r>
      <w:ins w:id="896" w:author="Daniel Bertin Ugarte" w:date="2026-01-30T10:05:00Z" w16du:dateUtc="2026-01-30T13:05:00Z">
        <w:r w:rsidR="004C131F">
          <w:rPr>
            <w:color w:val="000000"/>
            <w:lang w:val="es-CO"/>
          </w:rPr>
          <w:t>a</w:t>
        </w:r>
      </w:ins>
      <w:r w:rsidR="00510033">
        <w:rPr>
          <w:color w:val="000000"/>
          <w:lang w:val="es-CO"/>
        </w:rPr>
        <w:t xml:space="preserve"> componente esencial en el éxito de los modelos de susceptibilidad a movimientos en masa</w:t>
      </w:r>
      <w:ins w:id="897" w:author="Daniel Bertin Ugarte" w:date="2026-01-30T10:06:00Z" w16du:dateUtc="2026-01-30T13:06:00Z">
        <w:r w:rsidR="004C131F">
          <w:rPr>
            <w:color w:val="000000"/>
            <w:lang w:val="es-CO"/>
          </w:rPr>
          <w:t>. U</w:t>
        </w:r>
      </w:ins>
      <w:del w:id="898" w:author="Daniel Bertin Ugarte" w:date="2026-01-30T10:06:00Z" w16du:dateUtc="2026-01-30T13:06:00Z">
        <w:r w:rsidR="00510033" w:rsidDel="004C131F">
          <w:rPr>
            <w:color w:val="000000"/>
            <w:lang w:val="es-CO"/>
          </w:rPr>
          <w:delText>, y</w:delText>
        </w:r>
        <w:r w:rsidR="00510033" w:rsidDel="004C131F">
          <w:rPr>
            <w:lang w:val="es-CO"/>
          </w:rPr>
          <w:delText>a</w:delText>
        </w:r>
        <w:r w:rsidR="00510033" w:rsidDel="004C131F">
          <w:rPr>
            <w:spacing w:val="22"/>
            <w:lang w:val="es-CO"/>
          </w:rPr>
          <w:delText xml:space="preserve"> </w:delText>
        </w:r>
        <w:r w:rsidR="00510033" w:rsidDel="004C131F">
          <w:rPr>
            <w:lang w:val="es-CO"/>
          </w:rPr>
          <w:delText>que</w:delText>
        </w:r>
        <w:r w:rsidR="00510033" w:rsidDel="004C131F">
          <w:rPr>
            <w:spacing w:val="22"/>
            <w:lang w:val="es-CO"/>
          </w:rPr>
          <w:delText xml:space="preserve"> </w:delText>
        </w:r>
        <w:r w:rsidR="00510033" w:rsidDel="004C131F">
          <w:rPr>
            <w:lang w:val="es-CO"/>
          </w:rPr>
          <w:delText>u</w:delText>
        </w:r>
      </w:del>
      <w:r w:rsidR="00510033">
        <w:rPr>
          <w:lang w:val="es-CO"/>
        </w:rPr>
        <w:t>na</w:t>
      </w:r>
      <w:r w:rsidR="00510033">
        <w:rPr>
          <w:spacing w:val="22"/>
          <w:lang w:val="es-CO"/>
        </w:rPr>
        <w:t xml:space="preserve"> </w:t>
      </w:r>
      <w:r w:rsidR="00510033">
        <w:rPr>
          <w:lang w:val="es-CO"/>
        </w:rPr>
        <w:t>regionalización</w:t>
      </w:r>
      <w:r w:rsidR="00510033">
        <w:rPr>
          <w:spacing w:val="22"/>
          <w:lang w:val="es-CO"/>
        </w:rPr>
        <w:t xml:space="preserve"> </w:t>
      </w:r>
      <w:r w:rsidR="00510033">
        <w:rPr>
          <w:lang w:val="es-CO"/>
        </w:rPr>
        <w:t>incorrecta</w:t>
      </w:r>
      <w:r w:rsidR="00510033">
        <w:rPr>
          <w:spacing w:val="22"/>
          <w:lang w:val="es-CO"/>
        </w:rPr>
        <w:t xml:space="preserve"> </w:t>
      </w:r>
      <w:r w:rsidR="00510033">
        <w:rPr>
          <w:spacing w:val="-2"/>
          <w:lang w:val="es-CO"/>
        </w:rPr>
        <w:t xml:space="preserve">puede </w:t>
      </w:r>
      <w:r w:rsidR="00510033">
        <w:rPr>
          <w:lang w:val="es-CO"/>
        </w:rPr>
        <w:t>resultar</w:t>
      </w:r>
      <w:r w:rsidR="00510033">
        <w:rPr>
          <w:spacing w:val="25"/>
          <w:lang w:val="es-CO"/>
        </w:rPr>
        <w:t xml:space="preserve"> </w:t>
      </w:r>
      <w:r w:rsidR="00510033">
        <w:rPr>
          <w:lang w:val="es-CO"/>
        </w:rPr>
        <w:t>en</w:t>
      </w:r>
      <w:r w:rsidR="00510033">
        <w:rPr>
          <w:spacing w:val="26"/>
          <w:lang w:val="es-CO"/>
        </w:rPr>
        <w:t xml:space="preserve"> </w:t>
      </w:r>
      <w:r w:rsidR="00510033">
        <w:rPr>
          <w:lang w:val="es-CO"/>
        </w:rPr>
        <w:t>la</w:t>
      </w:r>
      <w:r w:rsidR="00510033">
        <w:rPr>
          <w:spacing w:val="26"/>
          <w:lang w:val="es-CO"/>
        </w:rPr>
        <w:t xml:space="preserve"> </w:t>
      </w:r>
      <w:r w:rsidR="00510033">
        <w:rPr>
          <w:lang w:val="es-CO"/>
        </w:rPr>
        <w:t>pérdida</w:t>
      </w:r>
      <w:r w:rsidR="00510033">
        <w:rPr>
          <w:spacing w:val="26"/>
          <w:lang w:val="es-CO"/>
        </w:rPr>
        <w:t xml:space="preserve"> </w:t>
      </w:r>
      <w:r w:rsidR="00510033">
        <w:rPr>
          <w:lang w:val="es-CO"/>
        </w:rPr>
        <w:t>de</w:t>
      </w:r>
      <w:r w:rsidR="00510033">
        <w:rPr>
          <w:spacing w:val="26"/>
          <w:lang w:val="es-CO"/>
        </w:rPr>
        <w:t xml:space="preserve"> </w:t>
      </w:r>
      <w:r w:rsidR="00510033">
        <w:rPr>
          <w:lang w:val="es-CO"/>
        </w:rPr>
        <w:t>información</w:t>
      </w:r>
      <w:r w:rsidR="00510033">
        <w:rPr>
          <w:spacing w:val="26"/>
          <w:lang w:val="es-CO"/>
        </w:rPr>
        <w:t xml:space="preserve"> </w:t>
      </w:r>
      <w:r w:rsidR="00510033">
        <w:rPr>
          <w:lang w:val="es-CO"/>
        </w:rPr>
        <w:t>relevante</w:t>
      </w:r>
      <w:r w:rsidR="00510033">
        <w:rPr>
          <w:spacing w:val="26"/>
          <w:lang w:val="es-CO"/>
        </w:rPr>
        <w:t xml:space="preserve"> </w:t>
      </w:r>
      <w:r w:rsidR="00510033">
        <w:rPr>
          <w:lang w:val="es-CO"/>
        </w:rPr>
        <w:t>o</w:t>
      </w:r>
      <w:r w:rsidR="00510033">
        <w:rPr>
          <w:spacing w:val="26"/>
          <w:lang w:val="es-CO"/>
        </w:rPr>
        <w:t xml:space="preserve"> </w:t>
      </w:r>
      <w:r w:rsidR="00510033">
        <w:rPr>
          <w:lang w:val="es-CO"/>
        </w:rPr>
        <w:t>en</w:t>
      </w:r>
      <w:r w:rsidR="00510033">
        <w:rPr>
          <w:spacing w:val="25"/>
          <w:lang w:val="es-CO"/>
        </w:rPr>
        <w:t xml:space="preserve"> </w:t>
      </w:r>
      <w:r w:rsidR="00510033">
        <w:rPr>
          <w:lang w:val="es-CO"/>
        </w:rPr>
        <w:t>la</w:t>
      </w:r>
      <w:r w:rsidR="00510033">
        <w:rPr>
          <w:spacing w:val="25"/>
          <w:lang w:val="es-CO"/>
        </w:rPr>
        <w:t xml:space="preserve"> </w:t>
      </w:r>
      <w:r w:rsidR="00510033">
        <w:rPr>
          <w:lang w:val="es-CO"/>
        </w:rPr>
        <w:t>generación</w:t>
      </w:r>
      <w:r w:rsidR="00510033">
        <w:rPr>
          <w:spacing w:val="26"/>
          <w:lang w:val="es-CO"/>
        </w:rPr>
        <w:t xml:space="preserve"> </w:t>
      </w:r>
      <w:r w:rsidR="00510033">
        <w:rPr>
          <w:lang w:val="es-CO"/>
        </w:rPr>
        <w:t>de</w:t>
      </w:r>
      <w:r w:rsidR="00510033">
        <w:rPr>
          <w:spacing w:val="26"/>
          <w:lang w:val="es-CO"/>
        </w:rPr>
        <w:t xml:space="preserve"> </w:t>
      </w:r>
      <w:r w:rsidR="00510033">
        <w:rPr>
          <w:lang w:val="es-CO"/>
        </w:rPr>
        <w:t>límites</w:t>
      </w:r>
      <w:r w:rsidR="00510033">
        <w:rPr>
          <w:spacing w:val="26"/>
          <w:lang w:val="es-CO"/>
        </w:rPr>
        <w:t xml:space="preserve"> </w:t>
      </w:r>
      <w:r w:rsidR="00510033">
        <w:rPr>
          <w:lang w:val="es-CO"/>
        </w:rPr>
        <w:t>que</w:t>
      </w:r>
      <w:r w:rsidR="00510033">
        <w:rPr>
          <w:spacing w:val="26"/>
          <w:lang w:val="es-CO"/>
        </w:rPr>
        <w:t xml:space="preserve"> </w:t>
      </w:r>
      <w:r w:rsidR="00510033">
        <w:rPr>
          <w:lang w:val="es-CO"/>
        </w:rPr>
        <w:t>no</w:t>
      </w:r>
      <w:r w:rsidR="00510033">
        <w:rPr>
          <w:spacing w:val="26"/>
          <w:lang w:val="es-CO"/>
        </w:rPr>
        <w:t xml:space="preserve"> </w:t>
      </w:r>
      <w:del w:id="899" w:author="Daniel Bertin Ugarte" w:date="2026-01-30T10:06:00Z" w16du:dateUtc="2026-01-30T13:06:00Z">
        <w:r w:rsidR="00510033" w:rsidDel="004C131F">
          <w:rPr>
            <w:lang w:val="es-CO"/>
          </w:rPr>
          <w:delText>reflejan</w:delText>
        </w:r>
        <w:r w:rsidR="00510033" w:rsidDel="004C131F">
          <w:rPr>
            <w:spacing w:val="26"/>
            <w:lang w:val="es-CO"/>
          </w:rPr>
          <w:delText xml:space="preserve"> </w:delText>
        </w:r>
      </w:del>
      <w:ins w:id="900" w:author="Daniel Bertin Ugarte" w:date="2026-01-30T10:06:00Z" w16du:dateUtc="2026-01-30T13:06:00Z">
        <w:r w:rsidR="004C131F">
          <w:rPr>
            <w:lang w:val="es-CO"/>
          </w:rPr>
          <w:t>captur</w:t>
        </w:r>
      </w:ins>
      <w:ins w:id="901" w:author="Daniel Bertin Ugarte" w:date="2026-01-30T10:27:00Z" w16du:dateUtc="2026-01-30T13:27:00Z">
        <w:r>
          <w:rPr>
            <w:lang w:val="es-CO"/>
          </w:rPr>
          <w:t>aría</w:t>
        </w:r>
      </w:ins>
      <w:ins w:id="902" w:author="Daniel Bertin Ugarte" w:date="2026-01-30T10:06:00Z" w16du:dateUtc="2026-01-30T13:06:00Z">
        <w:r w:rsidR="004C131F">
          <w:rPr>
            <w:lang w:val="es-CO"/>
          </w:rPr>
          <w:t>n de manera adecuada</w:t>
        </w:r>
        <w:r w:rsidR="004C131F">
          <w:rPr>
            <w:spacing w:val="26"/>
            <w:lang w:val="es-CO"/>
          </w:rPr>
          <w:t xml:space="preserve"> </w:t>
        </w:r>
      </w:ins>
      <w:r w:rsidR="00510033">
        <w:rPr>
          <w:spacing w:val="-5"/>
          <w:lang w:val="es-CO"/>
        </w:rPr>
        <w:t xml:space="preserve">las </w:t>
      </w:r>
      <w:del w:id="903" w:author="Daniel Bertin Ugarte" w:date="2026-01-30T10:06:00Z" w16du:dateUtc="2026-01-30T13:06:00Z">
        <w:r w:rsidR="00510033" w:rsidDel="004C131F">
          <w:rPr>
            <w:lang w:val="es-CO"/>
          </w:rPr>
          <w:delText>verdaderas</w:delText>
        </w:r>
        <w:r w:rsidR="00510033" w:rsidDel="004C131F">
          <w:rPr>
            <w:spacing w:val="18"/>
            <w:lang w:val="es-CO"/>
          </w:rPr>
          <w:delText xml:space="preserve"> </w:delText>
        </w:r>
      </w:del>
      <w:r w:rsidR="00510033">
        <w:rPr>
          <w:lang w:val="es-CO"/>
        </w:rPr>
        <w:t>características</w:t>
      </w:r>
      <w:r w:rsidR="00510033">
        <w:rPr>
          <w:spacing w:val="19"/>
          <w:lang w:val="es-CO"/>
        </w:rPr>
        <w:t xml:space="preserve"> </w:t>
      </w:r>
      <w:r w:rsidR="00510033">
        <w:rPr>
          <w:lang w:val="es-CO"/>
        </w:rPr>
        <w:t>geomorfológicas</w:t>
      </w:r>
      <w:r w:rsidR="00510033">
        <w:rPr>
          <w:spacing w:val="19"/>
          <w:lang w:val="es-CO"/>
        </w:rPr>
        <w:t xml:space="preserve"> </w:t>
      </w:r>
      <w:r w:rsidR="00510033">
        <w:rPr>
          <w:lang w:val="es-CO"/>
        </w:rPr>
        <w:t>y</w:t>
      </w:r>
      <w:r w:rsidR="00510033">
        <w:rPr>
          <w:spacing w:val="18"/>
          <w:lang w:val="es-CO"/>
        </w:rPr>
        <w:t xml:space="preserve"> </w:t>
      </w:r>
      <w:r w:rsidR="00510033">
        <w:rPr>
          <w:lang w:val="es-CO"/>
        </w:rPr>
        <w:t>dinámicas</w:t>
      </w:r>
      <w:r w:rsidR="00510033">
        <w:rPr>
          <w:spacing w:val="19"/>
          <w:lang w:val="es-CO"/>
        </w:rPr>
        <w:t xml:space="preserve"> </w:t>
      </w:r>
      <w:r w:rsidR="00510033">
        <w:rPr>
          <w:lang w:val="es-CO"/>
        </w:rPr>
        <w:t>de</w:t>
      </w:r>
      <w:r w:rsidR="00510033">
        <w:rPr>
          <w:spacing w:val="19"/>
          <w:lang w:val="es-CO"/>
        </w:rPr>
        <w:t xml:space="preserve"> </w:t>
      </w:r>
      <w:r w:rsidR="00510033">
        <w:rPr>
          <w:lang w:val="es-CO"/>
        </w:rPr>
        <w:t>la</w:t>
      </w:r>
      <w:r w:rsidR="00510033">
        <w:rPr>
          <w:spacing w:val="19"/>
          <w:lang w:val="es-CO"/>
        </w:rPr>
        <w:t xml:space="preserve"> </w:t>
      </w:r>
      <w:r w:rsidR="00510033">
        <w:rPr>
          <w:lang w:val="es-CO"/>
        </w:rPr>
        <w:t>zona,</w:t>
      </w:r>
      <w:r w:rsidR="00510033">
        <w:rPr>
          <w:spacing w:val="23"/>
          <w:lang w:val="es-CO"/>
        </w:rPr>
        <w:t xml:space="preserve"> </w:t>
      </w:r>
      <w:del w:id="904" w:author="Daniel Bertin Ugarte" w:date="2026-01-30T10:07:00Z" w16du:dateUtc="2026-01-30T13:07:00Z">
        <w:r w:rsidR="00510033" w:rsidDel="004C131F">
          <w:rPr>
            <w:lang w:val="es-CO"/>
          </w:rPr>
          <w:delText>y</w:delText>
        </w:r>
        <w:r w:rsidR="00510033" w:rsidDel="004C131F">
          <w:rPr>
            <w:spacing w:val="19"/>
            <w:lang w:val="es-CO"/>
          </w:rPr>
          <w:delText xml:space="preserve"> </w:delText>
        </w:r>
        <w:r w:rsidR="00510033" w:rsidDel="004C131F">
          <w:rPr>
            <w:lang w:val="es-CO"/>
          </w:rPr>
          <w:delText>llevar</w:delText>
        </w:r>
      </w:del>
      <w:ins w:id="905" w:author="Daniel Bertin Ugarte" w:date="2026-01-30T10:07:00Z" w16du:dateUtc="2026-01-30T13:07:00Z">
        <w:r w:rsidR="004C131F">
          <w:rPr>
            <w:lang w:val="es-CO"/>
          </w:rPr>
          <w:t>llevando así</w:t>
        </w:r>
      </w:ins>
      <w:r w:rsidR="00510033">
        <w:rPr>
          <w:spacing w:val="19"/>
          <w:lang w:val="es-CO"/>
        </w:rPr>
        <w:t xml:space="preserve"> </w:t>
      </w:r>
      <w:r w:rsidR="00510033">
        <w:rPr>
          <w:lang w:val="es-CO"/>
        </w:rPr>
        <w:t>a</w:t>
      </w:r>
      <w:r w:rsidR="00510033">
        <w:rPr>
          <w:spacing w:val="19"/>
          <w:lang w:val="es-CO"/>
        </w:rPr>
        <w:t xml:space="preserve"> </w:t>
      </w:r>
      <w:r w:rsidR="00510033">
        <w:rPr>
          <w:lang w:val="es-CO"/>
        </w:rPr>
        <w:t>un</w:t>
      </w:r>
      <w:r w:rsidR="00510033">
        <w:rPr>
          <w:spacing w:val="18"/>
          <w:lang w:val="es-CO"/>
        </w:rPr>
        <w:t xml:space="preserve"> </w:t>
      </w:r>
      <w:r w:rsidR="00510033">
        <w:rPr>
          <w:lang w:val="es-CO"/>
        </w:rPr>
        <w:t>ajuste</w:t>
      </w:r>
      <w:r w:rsidR="00510033">
        <w:rPr>
          <w:spacing w:val="19"/>
          <w:lang w:val="es-CO"/>
        </w:rPr>
        <w:t xml:space="preserve"> </w:t>
      </w:r>
      <w:r w:rsidR="00510033">
        <w:rPr>
          <w:spacing w:val="-2"/>
          <w:lang w:val="es-CO"/>
        </w:rPr>
        <w:t xml:space="preserve">deficiente </w:t>
      </w:r>
      <w:r w:rsidR="00510033">
        <w:rPr>
          <w:lang w:val="es-CO"/>
        </w:rPr>
        <w:t>del</w:t>
      </w:r>
      <w:r w:rsidR="00510033">
        <w:rPr>
          <w:spacing w:val="23"/>
          <w:lang w:val="es-CO"/>
        </w:rPr>
        <w:t xml:space="preserve"> </w:t>
      </w:r>
      <w:r w:rsidR="00510033">
        <w:rPr>
          <w:lang w:val="es-CO"/>
        </w:rPr>
        <w:t>modelo.</w:t>
      </w:r>
      <w:r w:rsidR="00510033">
        <w:rPr>
          <w:spacing w:val="76"/>
          <w:lang w:val="es-CO"/>
        </w:rPr>
        <w:t xml:space="preserve"> </w:t>
      </w:r>
      <w:r w:rsidR="00510033">
        <w:rPr>
          <w:lang w:val="es-CO"/>
        </w:rPr>
        <w:t>En</w:t>
      </w:r>
      <w:r w:rsidR="00510033">
        <w:rPr>
          <w:spacing w:val="23"/>
          <w:lang w:val="es-CO"/>
        </w:rPr>
        <w:t xml:space="preserve"> </w:t>
      </w:r>
      <w:r w:rsidR="00510033">
        <w:rPr>
          <w:lang w:val="es-CO"/>
        </w:rPr>
        <w:t>este</w:t>
      </w:r>
      <w:r w:rsidR="00510033">
        <w:rPr>
          <w:spacing w:val="24"/>
          <w:lang w:val="es-CO"/>
        </w:rPr>
        <w:t xml:space="preserve"> </w:t>
      </w:r>
      <w:r w:rsidR="00510033">
        <w:rPr>
          <w:lang w:val="es-CO"/>
        </w:rPr>
        <w:t>estudio</w:t>
      </w:r>
      <w:ins w:id="906" w:author="Daniel Bertin Ugarte" w:date="2026-01-30T10:07:00Z" w16du:dateUtc="2026-01-30T13:07:00Z">
        <w:r w:rsidR="000D6E0B">
          <w:rPr>
            <w:lang w:val="es-CO"/>
          </w:rPr>
          <w:t>,</w:t>
        </w:r>
      </w:ins>
      <w:r w:rsidR="00510033">
        <w:rPr>
          <w:spacing w:val="23"/>
          <w:lang w:val="es-CO"/>
        </w:rPr>
        <w:t xml:space="preserve"> </w:t>
      </w:r>
      <w:r w:rsidR="00510033">
        <w:rPr>
          <w:lang w:val="es-CO"/>
        </w:rPr>
        <w:t>se</w:t>
      </w:r>
      <w:r w:rsidR="00510033">
        <w:rPr>
          <w:spacing w:val="23"/>
          <w:lang w:val="es-CO"/>
        </w:rPr>
        <w:t xml:space="preserve"> </w:t>
      </w:r>
      <w:r w:rsidR="00510033">
        <w:rPr>
          <w:lang w:val="es-CO"/>
        </w:rPr>
        <w:t>exploraron</w:t>
      </w:r>
      <w:r w:rsidR="00510033">
        <w:rPr>
          <w:spacing w:val="24"/>
          <w:lang w:val="es-CO"/>
        </w:rPr>
        <w:t xml:space="preserve"> </w:t>
      </w:r>
      <w:r w:rsidR="00510033">
        <w:rPr>
          <w:lang w:val="es-CO"/>
        </w:rPr>
        <w:t>dos</w:t>
      </w:r>
      <w:r w:rsidR="00510033">
        <w:rPr>
          <w:spacing w:val="23"/>
          <w:lang w:val="es-CO"/>
        </w:rPr>
        <w:t xml:space="preserve"> </w:t>
      </w:r>
      <w:r w:rsidR="00510033">
        <w:rPr>
          <w:lang w:val="es-CO"/>
        </w:rPr>
        <w:t>enfoques</w:t>
      </w:r>
      <w:r w:rsidR="00510033">
        <w:rPr>
          <w:spacing w:val="24"/>
          <w:lang w:val="es-CO"/>
        </w:rPr>
        <w:t xml:space="preserve"> </w:t>
      </w:r>
      <w:r w:rsidR="00510033">
        <w:rPr>
          <w:lang w:val="es-CO"/>
        </w:rPr>
        <w:t>de</w:t>
      </w:r>
      <w:r w:rsidR="00510033">
        <w:rPr>
          <w:spacing w:val="23"/>
          <w:lang w:val="es-CO"/>
        </w:rPr>
        <w:t xml:space="preserve"> </w:t>
      </w:r>
      <w:r w:rsidR="00510033">
        <w:rPr>
          <w:lang w:val="es-CO"/>
        </w:rPr>
        <w:t>regionalización:</w:t>
      </w:r>
      <w:r w:rsidR="00510033">
        <w:rPr>
          <w:spacing w:val="54"/>
          <w:lang w:val="es-CO"/>
        </w:rPr>
        <w:t xml:space="preserve"> </w:t>
      </w:r>
      <w:r w:rsidR="00510033">
        <w:rPr>
          <w:lang w:val="es-CO"/>
        </w:rPr>
        <w:t>una</w:t>
      </w:r>
      <w:r w:rsidR="00510033">
        <w:rPr>
          <w:spacing w:val="24"/>
          <w:lang w:val="es-CO"/>
        </w:rPr>
        <w:t xml:space="preserve"> </w:t>
      </w:r>
      <w:del w:id="907" w:author="Daniel Bertin Ugarte" w:date="2026-01-30T10:07:00Z" w16du:dateUtc="2026-01-30T13:07:00Z">
        <w:r w:rsidR="00510033" w:rsidDel="000D6E0B">
          <w:rPr>
            <w:spacing w:val="-2"/>
            <w:lang w:val="es-CO"/>
          </w:rPr>
          <w:delText xml:space="preserve">regionalización </w:delText>
        </w:r>
      </w:del>
      <w:r w:rsidR="00510033">
        <w:rPr>
          <w:lang w:val="es-CO"/>
        </w:rPr>
        <w:t>natural</w:t>
      </w:r>
      <w:r w:rsidR="00510033">
        <w:rPr>
          <w:spacing w:val="9"/>
          <w:lang w:val="es-CO"/>
        </w:rPr>
        <w:t xml:space="preserve"> </w:t>
      </w:r>
      <w:r w:rsidR="00510033">
        <w:rPr>
          <w:lang w:val="es-CO"/>
        </w:rPr>
        <w:t>basada</w:t>
      </w:r>
      <w:r w:rsidR="00510033">
        <w:rPr>
          <w:spacing w:val="9"/>
          <w:lang w:val="es-CO"/>
        </w:rPr>
        <w:t xml:space="preserve"> </w:t>
      </w:r>
      <w:r w:rsidR="00510033">
        <w:rPr>
          <w:lang w:val="es-CO"/>
        </w:rPr>
        <w:t>en</w:t>
      </w:r>
      <w:r w:rsidR="00510033">
        <w:rPr>
          <w:spacing w:val="11"/>
          <w:lang w:val="es-CO"/>
        </w:rPr>
        <w:t xml:space="preserve"> </w:t>
      </w:r>
      <w:r w:rsidR="00510033">
        <w:rPr>
          <w:lang w:val="es-CO"/>
        </w:rPr>
        <w:t>cuencas</w:t>
      </w:r>
      <w:r w:rsidR="00510033">
        <w:rPr>
          <w:spacing w:val="9"/>
          <w:lang w:val="es-CO"/>
        </w:rPr>
        <w:t xml:space="preserve"> </w:t>
      </w:r>
      <w:r w:rsidR="00510033">
        <w:rPr>
          <w:lang w:val="es-CO"/>
        </w:rPr>
        <w:t>y</w:t>
      </w:r>
      <w:r w:rsidR="00510033">
        <w:rPr>
          <w:spacing w:val="9"/>
          <w:lang w:val="es-CO"/>
        </w:rPr>
        <w:t xml:space="preserve"> </w:t>
      </w:r>
      <w:r w:rsidR="00510033">
        <w:rPr>
          <w:lang w:val="es-CO"/>
        </w:rPr>
        <w:t>otra</w:t>
      </w:r>
      <w:r w:rsidR="00510033">
        <w:rPr>
          <w:spacing w:val="9"/>
          <w:lang w:val="es-CO"/>
        </w:rPr>
        <w:t xml:space="preserve"> </w:t>
      </w:r>
      <w:r w:rsidR="00510033">
        <w:rPr>
          <w:lang w:val="es-CO"/>
        </w:rPr>
        <w:t>basada</w:t>
      </w:r>
      <w:r w:rsidR="00510033">
        <w:rPr>
          <w:spacing w:val="10"/>
          <w:lang w:val="es-CO"/>
        </w:rPr>
        <w:t xml:space="preserve"> </w:t>
      </w:r>
      <w:r w:rsidR="00510033">
        <w:rPr>
          <w:lang w:val="es-CO"/>
        </w:rPr>
        <w:t>en</w:t>
      </w:r>
      <w:r w:rsidR="00510033">
        <w:rPr>
          <w:spacing w:val="10"/>
          <w:lang w:val="es-CO"/>
        </w:rPr>
        <w:t xml:space="preserve"> </w:t>
      </w:r>
      <w:r w:rsidR="00510033">
        <w:rPr>
          <w:lang w:val="es-CO"/>
        </w:rPr>
        <w:t>un</w:t>
      </w:r>
      <w:r w:rsidR="00510033">
        <w:rPr>
          <w:spacing w:val="9"/>
          <w:lang w:val="es-CO"/>
        </w:rPr>
        <w:t xml:space="preserve"> </w:t>
      </w:r>
      <w:r w:rsidR="00510033">
        <w:rPr>
          <w:lang w:val="es-CO"/>
        </w:rPr>
        <w:t>análisis</w:t>
      </w:r>
      <w:r w:rsidR="00510033">
        <w:rPr>
          <w:spacing w:val="10"/>
          <w:lang w:val="es-CO"/>
        </w:rPr>
        <w:t xml:space="preserve"> </w:t>
      </w:r>
      <w:r w:rsidR="00510033">
        <w:rPr>
          <w:lang w:val="es-CO"/>
        </w:rPr>
        <w:t>de</w:t>
      </w:r>
      <w:r w:rsidR="00510033">
        <w:rPr>
          <w:spacing w:val="9"/>
          <w:lang w:val="es-CO"/>
        </w:rPr>
        <w:t xml:space="preserve"> </w:t>
      </w:r>
      <w:r w:rsidR="00510033">
        <w:rPr>
          <w:lang w:val="es-CO"/>
        </w:rPr>
        <w:t>agrupamiento</w:t>
      </w:r>
      <w:r w:rsidR="00510033">
        <w:rPr>
          <w:spacing w:val="10"/>
          <w:lang w:val="es-CO"/>
        </w:rPr>
        <w:t xml:space="preserve"> </w:t>
      </w:r>
      <w:r w:rsidR="00510033">
        <w:rPr>
          <w:lang w:val="es-CO"/>
        </w:rPr>
        <w:t>espacial</w:t>
      </w:r>
      <w:r w:rsidR="00510033">
        <w:rPr>
          <w:spacing w:val="10"/>
          <w:lang w:val="es-CO"/>
        </w:rPr>
        <w:t xml:space="preserve"> </w:t>
      </w:r>
      <w:r w:rsidR="00510033">
        <w:rPr>
          <w:lang w:val="es-CO"/>
        </w:rPr>
        <w:t>mediante</w:t>
      </w:r>
      <w:r w:rsidR="00510033">
        <w:rPr>
          <w:spacing w:val="9"/>
          <w:lang w:val="es-CO"/>
        </w:rPr>
        <w:t xml:space="preserve"> </w:t>
      </w:r>
      <w:r w:rsidR="00510033">
        <w:rPr>
          <w:spacing w:val="-2"/>
          <w:lang w:val="es-CO"/>
        </w:rPr>
        <w:t xml:space="preserve">técnicas </w:t>
      </w:r>
      <w:r w:rsidR="00510033">
        <w:rPr>
          <w:lang w:val="es-CO"/>
        </w:rPr>
        <w:t xml:space="preserve">de </w:t>
      </w:r>
      <w:r w:rsidR="00510033">
        <w:rPr>
          <w:spacing w:val="13"/>
          <w:lang w:val="es-CO"/>
        </w:rPr>
        <w:t>clu</w:t>
      </w:r>
      <w:r w:rsidR="00510033">
        <w:rPr>
          <w:lang w:val="es-CO"/>
        </w:rPr>
        <w:t>sterización.</w:t>
      </w:r>
      <w:r w:rsidR="00510033">
        <w:rPr>
          <w:spacing w:val="38"/>
          <w:lang w:val="es-CO"/>
        </w:rPr>
        <w:t xml:space="preserve"> </w:t>
      </w:r>
      <w:r w:rsidR="00510033">
        <w:rPr>
          <w:lang w:val="es-CO"/>
        </w:rPr>
        <w:t>Ambos</w:t>
      </w:r>
      <w:r w:rsidR="00510033">
        <w:rPr>
          <w:spacing w:val="14"/>
          <w:lang w:val="es-CO"/>
        </w:rPr>
        <w:t xml:space="preserve"> </w:t>
      </w:r>
      <w:r w:rsidR="00510033">
        <w:rPr>
          <w:lang w:val="es-CO"/>
        </w:rPr>
        <w:t>agrupamientos</w:t>
      </w:r>
      <w:r w:rsidR="00510033">
        <w:rPr>
          <w:spacing w:val="13"/>
          <w:lang w:val="es-CO"/>
        </w:rPr>
        <w:t xml:space="preserve"> </w:t>
      </w:r>
      <w:r w:rsidR="00510033">
        <w:rPr>
          <w:lang w:val="es-CO"/>
        </w:rPr>
        <w:t>presentan</w:t>
      </w:r>
      <w:r w:rsidR="00510033">
        <w:rPr>
          <w:spacing w:val="14"/>
          <w:lang w:val="es-CO"/>
        </w:rPr>
        <w:t xml:space="preserve"> </w:t>
      </w:r>
      <w:r w:rsidR="00510033">
        <w:rPr>
          <w:lang w:val="es-CO"/>
        </w:rPr>
        <w:t>ventajas</w:t>
      </w:r>
      <w:r w:rsidR="00510033">
        <w:rPr>
          <w:spacing w:val="13"/>
          <w:lang w:val="es-CO"/>
        </w:rPr>
        <w:t xml:space="preserve"> </w:t>
      </w:r>
      <w:r w:rsidR="00510033">
        <w:rPr>
          <w:lang w:val="es-CO"/>
        </w:rPr>
        <w:t>diferentes.</w:t>
      </w:r>
      <w:r w:rsidR="00510033">
        <w:rPr>
          <w:spacing w:val="38"/>
          <w:lang w:val="es-CO"/>
        </w:rPr>
        <w:t xml:space="preserve"> </w:t>
      </w:r>
      <w:r w:rsidR="00510033">
        <w:rPr>
          <w:lang w:val="es-CO"/>
        </w:rPr>
        <w:t>La</w:t>
      </w:r>
      <w:r w:rsidR="00510033">
        <w:rPr>
          <w:spacing w:val="14"/>
          <w:lang w:val="es-CO"/>
        </w:rPr>
        <w:t xml:space="preserve"> </w:t>
      </w:r>
      <w:del w:id="908" w:author="Daniel Bertin Ugarte" w:date="2026-01-30T10:08:00Z" w16du:dateUtc="2026-01-30T13:08:00Z">
        <w:r w:rsidR="00510033" w:rsidDel="000D6E0B">
          <w:rPr>
            <w:lang w:val="es-CO"/>
          </w:rPr>
          <w:delText>regionalización</w:delText>
        </w:r>
        <w:r w:rsidR="00510033" w:rsidDel="000D6E0B">
          <w:rPr>
            <w:spacing w:val="13"/>
            <w:lang w:val="es-CO"/>
          </w:rPr>
          <w:delText xml:space="preserve"> </w:delText>
        </w:r>
        <w:r w:rsidR="00510033" w:rsidDel="000D6E0B">
          <w:rPr>
            <w:spacing w:val="-2"/>
            <w:lang w:val="es-CO"/>
          </w:rPr>
          <w:delText>natural</w:delText>
        </w:r>
      </w:del>
      <w:ins w:id="909" w:author="Daniel Bertin Ugarte" w:date="2026-01-30T10:08:00Z" w16du:dateUtc="2026-01-30T13:08:00Z">
        <w:r w:rsidR="000D6E0B">
          <w:rPr>
            <w:lang w:val="es-CO"/>
          </w:rPr>
          <w:t>primera</w:t>
        </w:r>
      </w:ins>
      <w:r w:rsidR="00510033">
        <w:rPr>
          <w:spacing w:val="-2"/>
          <w:lang w:val="es-CO"/>
        </w:rPr>
        <w:t xml:space="preserve"> </w:t>
      </w:r>
      <w:r w:rsidR="00510033">
        <w:rPr>
          <w:lang w:val="es-CO"/>
        </w:rPr>
        <w:t>utiliza</w:t>
      </w:r>
      <w:r w:rsidR="00510033">
        <w:rPr>
          <w:spacing w:val="15"/>
          <w:lang w:val="es-CO"/>
        </w:rPr>
        <w:t xml:space="preserve"> </w:t>
      </w:r>
      <w:r w:rsidR="00510033">
        <w:rPr>
          <w:color w:val="000000"/>
          <w:spacing w:val="10"/>
          <w:lang w:val="es-CO"/>
        </w:rPr>
        <w:t>cuencas hidrográficas, las cuales representan divisiones geográficas</w:t>
      </w:r>
      <w:ins w:id="910" w:author="Daniel Bertin Ugarte" w:date="2026-01-30T10:08:00Z" w16du:dateUtc="2026-01-30T13:08:00Z">
        <w:r w:rsidR="000D6E0B">
          <w:rPr>
            <w:color w:val="000000"/>
            <w:spacing w:val="10"/>
            <w:lang w:val="es-CO"/>
          </w:rPr>
          <w:t xml:space="preserve"> naturales</w:t>
        </w:r>
      </w:ins>
      <w:r w:rsidR="00510033">
        <w:rPr>
          <w:color w:val="000000"/>
          <w:spacing w:val="10"/>
          <w:lang w:val="es-CO"/>
        </w:rPr>
        <w:t xml:space="preserve"> alineadas con procesos geomorfológicos</w:t>
      </w:r>
      <w:ins w:id="911" w:author="Daniel Bertin Ugarte" w:date="2026-01-30T10:08:00Z" w16du:dateUtc="2026-01-30T13:08:00Z">
        <w:r w:rsidR="000D6E0B">
          <w:rPr>
            <w:color w:val="000000"/>
            <w:spacing w:val="10"/>
            <w:lang w:val="es-CO"/>
          </w:rPr>
          <w:t>, por lo que</w:t>
        </w:r>
      </w:ins>
      <w:del w:id="912" w:author="Daniel Bertin Ugarte" w:date="2026-01-30T10:08:00Z" w16du:dateUtc="2026-01-30T13:08:00Z">
        <w:r w:rsidR="00510033" w:rsidDel="000D6E0B">
          <w:rPr>
            <w:color w:val="000000"/>
            <w:spacing w:val="10"/>
            <w:lang w:val="es-CO"/>
          </w:rPr>
          <w:delText xml:space="preserve"> y</w:delText>
        </w:r>
      </w:del>
      <w:r w:rsidR="00510033">
        <w:rPr>
          <w:color w:val="000000"/>
          <w:spacing w:val="10"/>
          <w:lang w:val="es-CO"/>
        </w:rPr>
        <w:t xml:space="preserve"> proporcionan una estructura lógica para el análisis de la dinámica hidrológica</w:t>
      </w:r>
      <w:del w:id="913" w:author="Daniel Bertin Ugarte" w:date="2026-01-30T10:09:00Z" w16du:dateUtc="2026-01-30T13:09:00Z">
        <w:r w:rsidR="00510033" w:rsidDel="000D6E0B">
          <w:rPr>
            <w:color w:val="000000"/>
            <w:spacing w:val="10"/>
            <w:lang w:val="es-CO"/>
          </w:rPr>
          <w:delText xml:space="preserve"> y de movi</w:delText>
        </w:r>
        <w:r w:rsidR="00510033" w:rsidDel="000D6E0B">
          <w:rPr>
            <w:lang w:val="es-CO"/>
          </w:rPr>
          <w:delText>mientos</w:delText>
        </w:r>
        <w:r w:rsidR="00510033" w:rsidDel="000D6E0B">
          <w:rPr>
            <w:spacing w:val="-4"/>
            <w:lang w:val="es-CO"/>
          </w:rPr>
          <w:delText xml:space="preserve"> </w:delText>
        </w:r>
        <w:r w:rsidR="00510033" w:rsidDel="000D6E0B">
          <w:rPr>
            <w:lang w:val="es-CO"/>
          </w:rPr>
          <w:delText>en</w:delText>
        </w:r>
        <w:r w:rsidR="00510033" w:rsidDel="000D6E0B">
          <w:rPr>
            <w:spacing w:val="-3"/>
            <w:lang w:val="es-CO"/>
          </w:rPr>
          <w:delText xml:space="preserve"> </w:delText>
        </w:r>
        <w:r w:rsidR="00510033" w:rsidDel="000D6E0B">
          <w:rPr>
            <w:lang w:val="es-CO"/>
          </w:rPr>
          <w:delText>masa</w:delText>
        </w:r>
      </w:del>
      <w:r w:rsidR="00510033">
        <w:rPr>
          <w:lang w:val="es-CO"/>
        </w:rPr>
        <w:t>.</w:t>
      </w:r>
      <w:r w:rsidR="00510033">
        <w:rPr>
          <w:spacing w:val="13"/>
          <w:lang w:val="es-CO"/>
        </w:rPr>
        <w:t xml:space="preserve"> </w:t>
      </w:r>
      <w:r w:rsidR="00510033">
        <w:rPr>
          <w:lang w:val="es-CO"/>
        </w:rPr>
        <w:t>Por</w:t>
      </w:r>
      <w:r w:rsidR="00510033">
        <w:rPr>
          <w:spacing w:val="-4"/>
          <w:lang w:val="es-CO"/>
        </w:rPr>
        <w:t xml:space="preserve"> </w:t>
      </w:r>
      <w:r w:rsidR="00510033">
        <w:rPr>
          <w:lang w:val="es-CO"/>
        </w:rPr>
        <w:t>otro</w:t>
      </w:r>
      <w:r w:rsidR="00510033">
        <w:rPr>
          <w:spacing w:val="-3"/>
          <w:lang w:val="es-CO"/>
        </w:rPr>
        <w:t xml:space="preserve"> </w:t>
      </w:r>
      <w:r w:rsidR="00510033">
        <w:rPr>
          <w:lang w:val="es-CO"/>
        </w:rPr>
        <w:t>lado,</w:t>
      </w:r>
      <w:r w:rsidR="00510033">
        <w:rPr>
          <w:spacing w:val="-1"/>
          <w:lang w:val="es-CO"/>
        </w:rPr>
        <w:t xml:space="preserve"> </w:t>
      </w:r>
      <w:r w:rsidR="00510033">
        <w:rPr>
          <w:lang w:val="es-CO"/>
        </w:rPr>
        <w:t>los</w:t>
      </w:r>
      <w:r w:rsidR="00510033">
        <w:rPr>
          <w:spacing w:val="-3"/>
          <w:lang w:val="es-CO"/>
        </w:rPr>
        <w:t xml:space="preserve"> </w:t>
      </w:r>
      <w:r w:rsidR="00510033">
        <w:rPr>
          <w:lang w:val="es-CO"/>
        </w:rPr>
        <w:t>grupos</w:t>
      </w:r>
      <w:r w:rsidR="00510033">
        <w:rPr>
          <w:spacing w:val="-3"/>
          <w:lang w:val="es-CO"/>
        </w:rPr>
        <w:t xml:space="preserve"> </w:t>
      </w:r>
      <w:r w:rsidR="00510033">
        <w:rPr>
          <w:lang w:val="es-CO"/>
        </w:rPr>
        <w:t>definidos</w:t>
      </w:r>
      <w:r w:rsidR="00510033">
        <w:rPr>
          <w:spacing w:val="-4"/>
          <w:lang w:val="es-CO"/>
        </w:rPr>
        <w:t xml:space="preserve"> </w:t>
      </w:r>
      <w:r w:rsidR="00510033">
        <w:rPr>
          <w:lang w:val="es-CO"/>
        </w:rPr>
        <w:t>mediante</w:t>
      </w:r>
      <w:r w:rsidR="00510033">
        <w:rPr>
          <w:spacing w:val="-2"/>
          <w:lang w:val="es-CO"/>
        </w:rPr>
        <w:t xml:space="preserve"> </w:t>
      </w:r>
      <w:r w:rsidR="00510033">
        <w:rPr>
          <w:lang w:val="es-CO"/>
        </w:rPr>
        <w:t>agrupamiento</w:t>
      </w:r>
      <w:r w:rsidR="00510033">
        <w:rPr>
          <w:spacing w:val="-3"/>
          <w:lang w:val="es-CO"/>
        </w:rPr>
        <w:t xml:space="preserve"> </w:t>
      </w:r>
      <w:r w:rsidR="00510033">
        <w:rPr>
          <w:lang w:val="es-CO"/>
        </w:rPr>
        <w:t>espacial</w:t>
      </w:r>
      <w:r w:rsidR="00510033">
        <w:rPr>
          <w:spacing w:val="-3"/>
          <w:lang w:val="es-CO"/>
        </w:rPr>
        <w:t xml:space="preserve"> </w:t>
      </w:r>
      <w:r w:rsidR="00510033">
        <w:rPr>
          <w:spacing w:val="-2"/>
          <w:lang w:val="es-CO"/>
        </w:rPr>
        <w:t xml:space="preserve">permiten </w:t>
      </w:r>
      <w:r w:rsidR="00510033">
        <w:rPr>
          <w:lang w:val="es-CO"/>
        </w:rPr>
        <w:t>crear</w:t>
      </w:r>
      <w:r w:rsidR="00510033">
        <w:rPr>
          <w:spacing w:val="-5"/>
          <w:lang w:val="es-CO"/>
        </w:rPr>
        <w:t xml:space="preserve"> </w:t>
      </w:r>
      <w:r w:rsidR="00510033">
        <w:rPr>
          <w:lang w:val="es-CO"/>
        </w:rPr>
        <w:t>regiones</w:t>
      </w:r>
      <w:r w:rsidR="00510033">
        <w:rPr>
          <w:spacing w:val="-5"/>
          <w:lang w:val="es-CO"/>
        </w:rPr>
        <w:t xml:space="preserve"> </w:t>
      </w:r>
      <w:r w:rsidR="00510033">
        <w:rPr>
          <w:lang w:val="es-CO"/>
        </w:rPr>
        <w:t>homogéneas</w:t>
      </w:r>
      <w:r w:rsidR="00510033">
        <w:rPr>
          <w:spacing w:val="-5"/>
          <w:lang w:val="es-CO"/>
        </w:rPr>
        <w:t xml:space="preserve"> </w:t>
      </w:r>
      <w:r w:rsidR="00510033">
        <w:rPr>
          <w:lang w:val="es-CO"/>
        </w:rPr>
        <w:t>desde</w:t>
      </w:r>
      <w:r w:rsidR="00510033">
        <w:rPr>
          <w:spacing w:val="-5"/>
          <w:lang w:val="es-CO"/>
        </w:rPr>
        <w:t xml:space="preserve"> </w:t>
      </w:r>
      <w:r w:rsidR="00510033">
        <w:rPr>
          <w:lang w:val="es-CO"/>
        </w:rPr>
        <w:t>un</w:t>
      </w:r>
      <w:r w:rsidR="00510033">
        <w:rPr>
          <w:spacing w:val="-5"/>
          <w:lang w:val="es-CO"/>
        </w:rPr>
        <w:t xml:space="preserve"> </w:t>
      </w:r>
      <w:r w:rsidR="00510033">
        <w:rPr>
          <w:lang w:val="es-CO"/>
        </w:rPr>
        <w:t>punto</w:t>
      </w:r>
      <w:r w:rsidR="00510033">
        <w:rPr>
          <w:spacing w:val="-5"/>
          <w:lang w:val="es-CO"/>
        </w:rPr>
        <w:t xml:space="preserve"> </w:t>
      </w:r>
      <w:r w:rsidR="00510033">
        <w:rPr>
          <w:lang w:val="es-CO"/>
        </w:rPr>
        <w:t>de</w:t>
      </w:r>
      <w:r w:rsidR="00510033">
        <w:rPr>
          <w:spacing w:val="-5"/>
          <w:lang w:val="es-CO"/>
        </w:rPr>
        <w:t xml:space="preserve"> </w:t>
      </w:r>
      <w:r w:rsidR="00510033">
        <w:rPr>
          <w:lang w:val="es-CO"/>
        </w:rPr>
        <w:t>vista</w:t>
      </w:r>
      <w:r w:rsidR="00510033">
        <w:rPr>
          <w:spacing w:val="-5"/>
          <w:lang w:val="es-CO"/>
        </w:rPr>
        <w:t xml:space="preserve"> </w:t>
      </w:r>
      <w:r w:rsidR="00510033">
        <w:rPr>
          <w:lang w:val="es-CO"/>
        </w:rPr>
        <w:t>morfométrico</w:t>
      </w:r>
      <w:del w:id="914" w:author="Daniel Bertin Ugarte" w:date="2026-01-30T10:09:00Z" w16du:dateUtc="2026-01-30T13:09:00Z">
        <w:r w:rsidR="00510033" w:rsidDel="000D6E0B">
          <w:rPr>
            <w:lang w:val="es-CO"/>
          </w:rPr>
          <w:delText>,</w:delText>
        </w:r>
        <w:r w:rsidR="00510033" w:rsidDel="000D6E0B">
          <w:rPr>
            <w:spacing w:val="-3"/>
            <w:lang w:val="es-CO"/>
          </w:rPr>
          <w:delText xml:space="preserve"> </w:delText>
        </w:r>
        <w:r w:rsidR="00510033" w:rsidDel="000D6E0B">
          <w:rPr>
            <w:lang w:val="es-CO"/>
          </w:rPr>
          <w:delText>en</w:delText>
        </w:r>
        <w:r w:rsidR="00510033" w:rsidDel="000D6E0B">
          <w:rPr>
            <w:spacing w:val="-5"/>
            <w:lang w:val="es-CO"/>
          </w:rPr>
          <w:delText xml:space="preserve"> </w:delText>
        </w:r>
        <w:r w:rsidR="00510033" w:rsidDel="000D6E0B">
          <w:rPr>
            <w:lang w:val="es-CO"/>
          </w:rPr>
          <w:delText>este</w:delText>
        </w:r>
        <w:r w:rsidR="00510033" w:rsidDel="000D6E0B">
          <w:rPr>
            <w:spacing w:val="-5"/>
            <w:lang w:val="es-CO"/>
          </w:rPr>
          <w:delText xml:space="preserve"> </w:delText>
        </w:r>
        <w:r w:rsidR="00510033" w:rsidDel="000D6E0B">
          <w:rPr>
            <w:lang w:val="es-CO"/>
          </w:rPr>
          <w:delText>caso,</w:delText>
        </w:r>
      </w:del>
      <w:r w:rsidR="00510033">
        <w:rPr>
          <w:spacing w:val="-2"/>
          <w:lang w:val="es-CO"/>
        </w:rPr>
        <w:t xml:space="preserve"> independientemente </w:t>
      </w:r>
      <w:r w:rsidR="00510033">
        <w:rPr>
          <w:lang w:val="es-CO"/>
        </w:rPr>
        <w:t>de las</w:t>
      </w:r>
      <w:r w:rsidR="00510033">
        <w:rPr>
          <w:spacing w:val="1"/>
          <w:lang w:val="es-CO"/>
        </w:rPr>
        <w:t xml:space="preserve"> </w:t>
      </w:r>
      <w:r w:rsidR="00510033">
        <w:rPr>
          <w:lang w:val="es-CO"/>
        </w:rPr>
        <w:t>divisiones hidrológicas</w:t>
      </w:r>
      <w:r w:rsidR="00510033">
        <w:rPr>
          <w:spacing w:val="1"/>
          <w:lang w:val="es-CO"/>
        </w:rPr>
        <w:t xml:space="preserve"> </w:t>
      </w:r>
      <w:r w:rsidR="00510033">
        <w:rPr>
          <w:lang w:val="es-CO"/>
        </w:rPr>
        <w:t xml:space="preserve">del terreno (Erener </w:t>
      </w:r>
      <w:del w:id="915" w:author="Daniel Bertin Ugarte" w:date="2026-01-30T10:09:00Z" w16du:dateUtc="2026-01-30T13:09:00Z">
        <w:r w:rsidR="00510033" w:rsidDel="000D6E0B">
          <w:rPr>
            <w:lang w:val="es-CO"/>
          </w:rPr>
          <w:delText>&amp;</w:delText>
        </w:r>
      </w:del>
      <w:ins w:id="916" w:author="Daniel Bertin Ugarte" w:date="2026-01-30T10:09:00Z" w16du:dateUtc="2026-01-30T13:09:00Z">
        <w:r w:rsidR="000D6E0B">
          <w:rPr>
            <w:lang w:val="es-CO"/>
          </w:rPr>
          <w:t>y</w:t>
        </w:r>
      </w:ins>
      <w:r w:rsidR="00510033">
        <w:rPr>
          <w:lang w:val="es-CO"/>
        </w:rPr>
        <w:t xml:space="preserve"> Düzgün, 2010).</w:t>
      </w:r>
      <w:r w:rsidR="00510033">
        <w:rPr>
          <w:spacing w:val="12"/>
          <w:lang w:val="es-CO"/>
        </w:rPr>
        <w:t xml:space="preserve"> </w:t>
      </w:r>
      <w:r w:rsidR="00510033">
        <w:rPr>
          <w:lang w:val="es-CO"/>
        </w:rPr>
        <w:t>Los resultados</w:t>
      </w:r>
      <w:r w:rsidR="00510033">
        <w:rPr>
          <w:spacing w:val="1"/>
          <w:lang w:val="es-CO"/>
        </w:rPr>
        <w:t xml:space="preserve"> </w:t>
      </w:r>
      <w:del w:id="917" w:author="Daniel Bertin Ugarte" w:date="2026-01-30T10:09:00Z" w16du:dateUtc="2026-01-30T13:09:00Z">
        <w:r w:rsidR="00510033" w:rsidDel="000D6E0B">
          <w:rPr>
            <w:lang w:val="es-CO"/>
          </w:rPr>
          <w:delText xml:space="preserve">indicaron </w:delText>
        </w:r>
      </w:del>
      <w:ins w:id="918" w:author="Daniel Bertin Ugarte" w:date="2026-01-30T10:09:00Z" w16du:dateUtc="2026-01-30T13:09:00Z">
        <w:r w:rsidR="000D6E0B">
          <w:rPr>
            <w:lang w:val="es-CO"/>
          </w:rPr>
          <w:t>obtenidos muestran</w:t>
        </w:r>
        <w:r w:rsidR="000D6E0B">
          <w:rPr>
            <w:lang w:val="es-CO"/>
          </w:rPr>
          <w:t xml:space="preserve"> </w:t>
        </w:r>
      </w:ins>
      <w:r w:rsidR="00510033">
        <w:rPr>
          <w:lang w:val="es-CO"/>
        </w:rPr>
        <w:t>que</w:t>
      </w:r>
      <w:r w:rsidR="00510033">
        <w:rPr>
          <w:spacing w:val="1"/>
          <w:lang w:val="es-CO"/>
        </w:rPr>
        <w:t xml:space="preserve"> </w:t>
      </w:r>
      <w:r w:rsidR="00510033">
        <w:rPr>
          <w:lang w:val="es-CO"/>
        </w:rPr>
        <w:t>la regionalización</w:t>
      </w:r>
      <w:r w:rsidR="00510033">
        <w:rPr>
          <w:spacing w:val="1"/>
          <w:lang w:val="es-CO"/>
        </w:rPr>
        <w:t xml:space="preserve"> </w:t>
      </w:r>
      <w:r w:rsidR="00510033">
        <w:rPr>
          <w:lang w:val="es-CO"/>
        </w:rPr>
        <w:t xml:space="preserve">basada </w:t>
      </w:r>
      <w:r w:rsidR="00510033">
        <w:rPr>
          <w:spacing w:val="-5"/>
          <w:lang w:val="es-CO"/>
        </w:rPr>
        <w:t xml:space="preserve">en </w:t>
      </w:r>
      <w:r w:rsidR="00510033">
        <w:rPr>
          <w:lang w:val="es-CO"/>
        </w:rPr>
        <w:t>cuencas</w:t>
      </w:r>
      <w:r w:rsidR="00510033">
        <w:rPr>
          <w:spacing w:val="19"/>
          <w:lang w:val="es-CO"/>
        </w:rPr>
        <w:t xml:space="preserve"> </w:t>
      </w:r>
      <w:r w:rsidR="00510033">
        <w:rPr>
          <w:lang w:val="es-CO"/>
        </w:rPr>
        <w:t>presentó</w:t>
      </w:r>
      <w:r w:rsidR="00510033">
        <w:rPr>
          <w:spacing w:val="19"/>
          <w:lang w:val="es-CO"/>
        </w:rPr>
        <w:t xml:space="preserve"> </w:t>
      </w:r>
      <w:r w:rsidR="00510033">
        <w:rPr>
          <w:lang w:val="es-CO"/>
        </w:rPr>
        <w:t>un</w:t>
      </w:r>
      <w:r w:rsidR="00510033">
        <w:rPr>
          <w:spacing w:val="20"/>
          <w:lang w:val="es-CO"/>
        </w:rPr>
        <w:t xml:space="preserve"> </w:t>
      </w:r>
      <w:r w:rsidR="00510033">
        <w:rPr>
          <w:lang w:val="es-CO"/>
        </w:rPr>
        <w:t>mejor</w:t>
      </w:r>
      <w:r w:rsidR="00510033">
        <w:rPr>
          <w:spacing w:val="19"/>
          <w:lang w:val="es-CO"/>
        </w:rPr>
        <w:t xml:space="preserve"> </w:t>
      </w:r>
      <w:r w:rsidR="00510033">
        <w:rPr>
          <w:lang w:val="es-CO"/>
        </w:rPr>
        <w:t>ajuste</w:t>
      </w:r>
      <w:r w:rsidR="00510033">
        <w:rPr>
          <w:spacing w:val="19"/>
          <w:lang w:val="es-CO"/>
        </w:rPr>
        <w:t xml:space="preserve"> </w:t>
      </w:r>
      <w:r w:rsidR="00510033">
        <w:rPr>
          <w:lang w:val="es-CO"/>
        </w:rPr>
        <w:t>general</w:t>
      </w:r>
      <w:ins w:id="919" w:author="Daniel Bertin Ugarte" w:date="2026-01-30T10:10:00Z" w16du:dateUtc="2026-01-30T13:10:00Z">
        <w:r w:rsidR="000D6E0B">
          <w:rPr>
            <w:lang w:val="es-CO"/>
          </w:rPr>
          <w:t xml:space="preserve"> (Fig. 4). Esto </w:t>
        </w:r>
      </w:ins>
      <w:del w:id="920" w:author="Daniel Bertin Ugarte" w:date="2026-01-30T10:10:00Z" w16du:dateUtc="2026-01-30T13:10:00Z">
        <w:r w:rsidR="00510033" w:rsidDel="000D6E0B">
          <w:rPr>
            <w:lang w:val="es-CO"/>
          </w:rPr>
          <w:delText>,</w:delText>
        </w:r>
        <w:r w:rsidR="00510033" w:rsidDel="000D6E0B">
          <w:rPr>
            <w:spacing w:val="23"/>
            <w:lang w:val="es-CO"/>
          </w:rPr>
          <w:delText xml:space="preserve"> </w:delText>
        </w:r>
        <w:r w:rsidR="00510033" w:rsidDel="000D6E0B">
          <w:rPr>
            <w:lang w:val="es-CO"/>
          </w:rPr>
          <w:delText>lo</w:delText>
        </w:r>
        <w:r w:rsidR="00510033" w:rsidDel="000D6E0B">
          <w:rPr>
            <w:spacing w:val="19"/>
            <w:lang w:val="es-CO"/>
          </w:rPr>
          <w:delText xml:space="preserve"> </w:delText>
        </w:r>
        <w:r w:rsidR="00510033" w:rsidDel="000D6E0B">
          <w:rPr>
            <w:lang w:val="es-CO"/>
          </w:rPr>
          <w:delText>cual</w:delText>
        </w:r>
        <w:r w:rsidR="00510033" w:rsidDel="000D6E0B">
          <w:rPr>
            <w:spacing w:val="20"/>
            <w:lang w:val="es-CO"/>
          </w:rPr>
          <w:delText xml:space="preserve"> </w:delText>
        </w:r>
      </w:del>
      <w:r w:rsidR="00510033">
        <w:rPr>
          <w:lang w:val="es-CO"/>
        </w:rPr>
        <w:t>podría</w:t>
      </w:r>
      <w:r w:rsidR="00510033">
        <w:rPr>
          <w:spacing w:val="19"/>
          <w:lang w:val="es-CO"/>
        </w:rPr>
        <w:t xml:space="preserve"> </w:t>
      </w:r>
      <w:r w:rsidR="00510033">
        <w:rPr>
          <w:lang w:val="es-CO"/>
        </w:rPr>
        <w:t>estar</w:t>
      </w:r>
      <w:r w:rsidR="00510033">
        <w:rPr>
          <w:spacing w:val="19"/>
          <w:lang w:val="es-CO"/>
        </w:rPr>
        <w:t xml:space="preserve"> </w:t>
      </w:r>
      <w:r w:rsidR="00510033">
        <w:rPr>
          <w:lang w:val="es-CO"/>
        </w:rPr>
        <w:t>vinculado</w:t>
      </w:r>
      <w:r w:rsidR="00510033">
        <w:rPr>
          <w:spacing w:val="20"/>
          <w:lang w:val="es-CO"/>
        </w:rPr>
        <w:t xml:space="preserve"> </w:t>
      </w:r>
      <w:r w:rsidR="00510033">
        <w:rPr>
          <w:lang w:val="es-CO"/>
        </w:rPr>
        <w:t>con</w:t>
      </w:r>
      <w:r w:rsidR="00510033">
        <w:rPr>
          <w:spacing w:val="19"/>
          <w:lang w:val="es-CO"/>
        </w:rPr>
        <w:t xml:space="preserve"> </w:t>
      </w:r>
      <w:r w:rsidR="00510033">
        <w:rPr>
          <w:lang w:val="es-CO"/>
        </w:rPr>
        <w:t>la</w:t>
      </w:r>
      <w:r w:rsidR="00510033">
        <w:rPr>
          <w:spacing w:val="19"/>
          <w:lang w:val="es-CO"/>
        </w:rPr>
        <w:t xml:space="preserve"> </w:t>
      </w:r>
      <w:r w:rsidR="00510033">
        <w:rPr>
          <w:lang w:val="es-CO"/>
        </w:rPr>
        <w:t>coherencia</w:t>
      </w:r>
      <w:r w:rsidR="00510033">
        <w:rPr>
          <w:spacing w:val="20"/>
          <w:lang w:val="es-CO"/>
        </w:rPr>
        <w:t xml:space="preserve"> </w:t>
      </w:r>
      <w:r w:rsidR="00510033">
        <w:rPr>
          <w:lang w:val="es-CO"/>
        </w:rPr>
        <w:t>de</w:t>
      </w:r>
      <w:r w:rsidR="00510033">
        <w:rPr>
          <w:spacing w:val="19"/>
          <w:lang w:val="es-CO"/>
        </w:rPr>
        <w:t xml:space="preserve"> </w:t>
      </w:r>
      <w:r w:rsidR="00510033">
        <w:rPr>
          <w:spacing w:val="-5"/>
          <w:lang w:val="es-CO"/>
        </w:rPr>
        <w:t xml:space="preserve">los </w:t>
      </w:r>
      <w:r w:rsidR="00510033">
        <w:rPr>
          <w:lang w:val="es-CO"/>
        </w:rPr>
        <w:t>límites</w:t>
      </w:r>
      <w:r w:rsidR="00510033">
        <w:rPr>
          <w:spacing w:val="13"/>
          <w:lang w:val="es-CO"/>
        </w:rPr>
        <w:t xml:space="preserve"> </w:t>
      </w:r>
      <w:r w:rsidR="00510033">
        <w:rPr>
          <w:lang w:val="es-CO"/>
        </w:rPr>
        <w:t>hidrográficos</w:t>
      </w:r>
      <w:r w:rsidR="00510033">
        <w:rPr>
          <w:spacing w:val="13"/>
          <w:lang w:val="es-CO"/>
        </w:rPr>
        <w:t xml:space="preserve"> </w:t>
      </w:r>
      <w:r w:rsidR="00510033">
        <w:rPr>
          <w:lang w:val="es-CO"/>
        </w:rPr>
        <w:t>respecto</w:t>
      </w:r>
      <w:r w:rsidR="00510033">
        <w:rPr>
          <w:spacing w:val="13"/>
          <w:lang w:val="es-CO"/>
        </w:rPr>
        <w:t xml:space="preserve"> </w:t>
      </w:r>
      <w:r w:rsidR="00510033">
        <w:rPr>
          <w:lang w:val="es-CO"/>
        </w:rPr>
        <w:t>a</w:t>
      </w:r>
      <w:r w:rsidR="00510033">
        <w:rPr>
          <w:spacing w:val="13"/>
          <w:lang w:val="es-CO"/>
        </w:rPr>
        <w:t xml:space="preserve"> </w:t>
      </w:r>
      <w:r w:rsidR="00510033">
        <w:rPr>
          <w:lang w:val="es-CO"/>
        </w:rPr>
        <w:t>la</w:t>
      </w:r>
      <w:r w:rsidR="00510033">
        <w:rPr>
          <w:spacing w:val="14"/>
          <w:lang w:val="es-CO"/>
        </w:rPr>
        <w:t xml:space="preserve"> </w:t>
      </w:r>
      <w:r w:rsidR="00510033">
        <w:rPr>
          <w:lang w:val="es-CO"/>
        </w:rPr>
        <w:t>dinámica</w:t>
      </w:r>
      <w:r w:rsidR="00510033">
        <w:rPr>
          <w:spacing w:val="13"/>
          <w:lang w:val="es-CO"/>
        </w:rPr>
        <w:t xml:space="preserve"> </w:t>
      </w:r>
      <w:r w:rsidR="00510033">
        <w:rPr>
          <w:lang w:val="es-CO"/>
        </w:rPr>
        <w:t>de</w:t>
      </w:r>
      <w:r w:rsidR="00510033">
        <w:rPr>
          <w:spacing w:val="13"/>
          <w:lang w:val="es-CO"/>
        </w:rPr>
        <w:t xml:space="preserve"> </w:t>
      </w:r>
      <w:r w:rsidR="00510033">
        <w:rPr>
          <w:lang w:val="es-CO"/>
        </w:rPr>
        <w:t>los</w:t>
      </w:r>
      <w:r w:rsidR="00510033">
        <w:rPr>
          <w:spacing w:val="13"/>
          <w:lang w:val="es-CO"/>
        </w:rPr>
        <w:t xml:space="preserve"> </w:t>
      </w:r>
      <w:r w:rsidR="00510033">
        <w:rPr>
          <w:lang w:val="es-CO"/>
        </w:rPr>
        <w:t>movimientos</w:t>
      </w:r>
      <w:r w:rsidR="00510033">
        <w:rPr>
          <w:spacing w:val="13"/>
          <w:lang w:val="es-CO"/>
        </w:rPr>
        <w:t xml:space="preserve"> </w:t>
      </w:r>
      <w:r w:rsidR="00510033">
        <w:rPr>
          <w:lang w:val="es-CO"/>
        </w:rPr>
        <w:t>en</w:t>
      </w:r>
      <w:r w:rsidR="00510033">
        <w:rPr>
          <w:spacing w:val="14"/>
          <w:lang w:val="es-CO"/>
        </w:rPr>
        <w:t xml:space="preserve"> </w:t>
      </w:r>
      <w:r w:rsidR="00510033">
        <w:rPr>
          <w:lang w:val="es-CO"/>
        </w:rPr>
        <w:t>masa.</w:t>
      </w:r>
      <w:r w:rsidR="00510033">
        <w:rPr>
          <w:spacing w:val="43"/>
          <w:lang w:val="es-CO"/>
        </w:rPr>
        <w:t xml:space="preserve"> </w:t>
      </w:r>
      <w:del w:id="921" w:author="Daniel Bertin Ugarte" w:date="2026-01-30T10:10:00Z" w16du:dateUtc="2026-01-30T13:10:00Z">
        <w:r w:rsidR="00510033" w:rsidDel="000D6E0B">
          <w:rPr>
            <w:lang w:val="es-CO"/>
          </w:rPr>
          <w:delText>No</w:delText>
        </w:r>
        <w:r w:rsidR="00510033" w:rsidDel="000D6E0B">
          <w:rPr>
            <w:spacing w:val="13"/>
            <w:lang w:val="es-CO"/>
          </w:rPr>
          <w:delText xml:space="preserve"> </w:delText>
        </w:r>
        <w:r w:rsidR="00510033" w:rsidDel="000D6E0B">
          <w:rPr>
            <w:lang w:val="es-CO"/>
          </w:rPr>
          <w:delText>obstante,</w:delText>
        </w:r>
        <w:r w:rsidR="00510033" w:rsidDel="000D6E0B">
          <w:rPr>
            <w:spacing w:val="16"/>
            <w:lang w:val="es-CO"/>
          </w:rPr>
          <w:delText xml:space="preserve"> </w:delText>
        </w:r>
        <w:r w:rsidR="00510033" w:rsidDel="000D6E0B">
          <w:rPr>
            <w:lang w:val="es-CO"/>
          </w:rPr>
          <w:delText>en</w:delText>
        </w:r>
        <w:r w:rsidR="00510033" w:rsidDel="000D6E0B">
          <w:rPr>
            <w:spacing w:val="13"/>
            <w:lang w:val="es-CO"/>
          </w:rPr>
          <w:delText xml:space="preserve"> </w:delText>
        </w:r>
        <w:r w:rsidR="00510033" w:rsidDel="000D6E0B">
          <w:rPr>
            <w:spacing w:val="-2"/>
            <w:lang w:val="es-CO"/>
          </w:rPr>
          <w:delText>f</w:delText>
        </w:r>
      </w:del>
      <w:ins w:id="922" w:author="Daniel Bertin Ugarte" w:date="2026-01-30T10:10:00Z" w16du:dateUtc="2026-01-30T13:10:00Z">
        <w:r w:rsidR="000D6E0B">
          <w:rPr>
            <w:lang w:val="es-CO"/>
          </w:rPr>
          <w:t>F</w:t>
        </w:r>
      </w:ins>
      <w:r w:rsidR="00510033">
        <w:rPr>
          <w:spacing w:val="-2"/>
          <w:lang w:val="es-CO"/>
        </w:rPr>
        <w:t xml:space="preserve">uturos </w:t>
      </w:r>
      <w:r w:rsidR="00510033">
        <w:rPr>
          <w:lang w:val="es-CO"/>
        </w:rPr>
        <w:t>trabajos</w:t>
      </w:r>
      <w:del w:id="923" w:author="Daniel Bertin Ugarte" w:date="2026-01-30T10:10:00Z" w16du:dateUtc="2026-01-30T13:10:00Z">
        <w:r w:rsidR="00510033" w:rsidDel="000D6E0B">
          <w:rPr>
            <w:lang w:val="es-CO"/>
          </w:rPr>
          <w:delText>,</w:delText>
        </w:r>
      </w:del>
      <w:r w:rsidR="00510033">
        <w:rPr>
          <w:spacing w:val="5"/>
          <w:lang w:val="es-CO"/>
        </w:rPr>
        <w:t xml:space="preserve"> </w:t>
      </w:r>
      <w:r w:rsidR="00510033">
        <w:rPr>
          <w:lang w:val="es-CO"/>
        </w:rPr>
        <w:t>podrían</w:t>
      </w:r>
      <w:r w:rsidR="00510033">
        <w:rPr>
          <w:spacing w:val="2"/>
          <w:lang w:val="es-CO"/>
        </w:rPr>
        <w:t xml:space="preserve"> </w:t>
      </w:r>
      <w:r w:rsidR="00510033">
        <w:rPr>
          <w:lang w:val="es-CO"/>
        </w:rPr>
        <w:t>explorar</w:t>
      </w:r>
      <w:del w:id="924" w:author="Daniel Bertin Ugarte" w:date="2026-01-30T10:10:00Z" w16du:dateUtc="2026-01-30T13:10:00Z">
        <w:r w:rsidR="00510033" w:rsidDel="000D6E0B">
          <w:rPr>
            <w:lang w:val="es-CO"/>
          </w:rPr>
          <w:delText>se</w:delText>
        </w:r>
      </w:del>
      <w:r w:rsidR="00510033">
        <w:rPr>
          <w:spacing w:val="3"/>
          <w:lang w:val="es-CO"/>
        </w:rPr>
        <w:t xml:space="preserve"> </w:t>
      </w:r>
      <w:r w:rsidR="00510033">
        <w:rPr>
          <w:lang w:val="es-CO"/>
        </w:rPr>
        <w:t>otras</w:t>
      </w:r>
      <w:r w:rsidR="00510033">
        <w:rPr>
          <w:spacing w:val="3"/>
          <w:lang w:val="es-CO"/>
        </w:rPr>
        <w:t xml:space="preserve"> </w:t>
      </w:r>
      <w:r w:rsidR="00510033">
        <w:rPr>
          <w:lang w:val="es-CO"/>
        </w:rPr>
        <w:t>estrategias</w:t>
      </w:r>
      <w:r w:rsidR="00510033">
        <w:rPr>
          <w:spacing w:val="2"/>
          <w:lang w:val="es-CO"/>
        </w:rPr>
        <w:t xml:space="preserve"> </w:t>
      </w:r>
      <w:r w:rsidR="00510033">
        <w:rPr>
          <w:lang w:val="es-CO"/>
        </w:rPr>
        <w:t>de</w:t>
      </w:r>
      <w:r w:rsidR="00510033">
        <w:rPr>
          <w:spacing w:val="3"/>
          <w:lang w:val="es-CO"/>
        </w:rPr>
        <w:t xml:space="preserve"> </w:t>
      </w:r>
      <w:r w:rsidR="00510033">
        <w:rPr>
          <w:lang w:val="es-CO"/>
        </w:rPr>
        <w:t>regionalización</w:t>
      </w:r>
      <w:r w:rsidR="00510033">
        <w:rPr>
          <w:spacing w:val="3"/>
          <w:lang w:val="es-CO"/>
        </w:rPr>
        <w:t xml:space="preserve"> </w:t>
      </w:r>
      <w:r w:rsidR="00510033">
        <w:rPr>
          <w:lang w:val="es-CO"/>
        </w:rPr>
        <w:t>para</w:t>
      </w:r>
      <w:r w:rsidR="00510033">
        <w:rPr>
          <w:spacing w:val="2"/>
          <w:lang w:val="es-CO"/>
        </w:rPr>
        <w:t xml:space="preserve"> </w:t>
      </w:r>
      <w:r w:rsidR="00510033">
        <w:rPr>
          <w:lang w:val="es-CO"/>
        </w:rPr>
        <w:t>determinar</w:t>
      </w:r>
      <w:r w:rsidR="00510033">
        <w:rPr>
          <w:spacing w:val="3"/>
          <w:lang w:val="es-CO"/>
        </w:rPr>
        <w:t xml:space="preserve"> </w:t>
      </w:r>
      <w:r w:rsidR="00510033">
        <w:rPr>
          <w:lang w:val="es-CO"/>
        </w:rPr>
        <w:t>si</w:t>
      </w:r>
      <w:r w:rsidR="00510033">
        <w:rPr>
          <w:spacing w:val="3"/>
          <w:lang w:val="es-CO"/>
        </w:rPr>
        <w:t xml:space="preserve"> </w:t>
      </w:r>
      <w:r w:rsidR="00510033">
        <w:rPr>
          <w:lang w:val="es-CO"/>
        </w:rPr>
        <w:t>existe</w:t>
      </w:r>
      <w:r w:rsidR="00510033">
        <w:rPr>
          <w:spacing w:val="2"/>
          <w:lang w:val="es-CO"/>
        </w:rPr>
        <w:t xml:space="preserve"> </w:t>
      </w:r>
      <w:r w:rsidR="00510033">
        <w:rPr>
          <w:lang w:val="es-CO"/>
        </w:rPr>
        <w:t>una</w:t>
      </w:r>
      <w:r w:rsidR="00510033">
        <w:rPr>
          <w:spacing w:val="3"/>
          <w:lang w:val="es-CO"/>
        </w:rPr>
        <w:t xml:space="preserve"> </w:t>
      </w:r>
      <w:r w:rsidR="00510033">
        <w:rPr>
          <w:spacing w:val="-2"/>
          <w:lang w:val="es-CO"/>
        </w:rPr>
        <w:t xml:space="preserve">forma </w:t>
      </w:r>
      <w:r w:rsidR="00510033">
        <w:rPr>
          <w:lang w:val="es-CO"/>
        </w:rPr>
        <w:t>de</w:t>
      </w:r>
      <w:r w:rsidR="00510033">
        <w:rPr>
          <w:spacing w:val="1"/>
          <w:lang w:val="es-CO"/>
        </w:rPr>
        <w:t xml:space="preserve"> </w:t>
      </w:r>
      <w:r w:rsidR="00510033">
        <w:rPr>
          <w:lang w:val="es-CO"/>
        </w:rPr>
        <w:t>mejorar</w:t>
      </w:r>
      <w:r w:rsidR="00510033">
        <w:rPr>
          <w:spacing w:val="2"/>
          <w:lang w:val="es-CO"/>
        </w:rPr>
        <w:t xml:space="preserve"> </w:t>
      </w:r>
      <w:r w:rsidR="00510033">
        <w:rPr>
          <w:lang w:val="es-CO"/>
        </w:rPr>
        <w:t>la</w:t>
      </w:r>
      <w:r w:rsidR="00510033">
        <w:rPr>
          <w:spacing w:val="2"/>
          <w:lang w:val="es-CO"/>
        </w:rPr>
        <w:t xml:space="preserve"> </w:t>
      </w:r>
      <w:r w:rsidR="00510033">
        <w:rPr>
          <w:lang w:val="es-CO"/>
        </w:rPr>
        <w:t>capacidad</w:t>
      </w:r>
      <w:r w:rsidR="00510033">
        <w:rPr>
          <w:spacing w:val="2"/>
          <w:lang w:val="es-CO"/>
        </w:rPr>
        <w:t xml:space="preserve"> </w:t>
      </w:r>
      <w:r w:rsidR="00510033">
        <w:rPr>
          <w:lang w:val="es-CO"/>
        </w:rPr>
        <w:t>predictiva</w:t>
      </w:r>
      <w:r w:rsidR="00510033">
        <w:rPr>
          <w:spacing w:val="2"/>
          <w:lang w:val="es-CO"/>
        </w:rPr>
        <w:t xml:space="preserve"> </w:t>
      </w:r>
      <w:r w:rsidR="00510033">
        <w:rPr>
          <w:lang w:val="es-CO"/>
        </w:rPr>
        <w:t>del</w:t>
      </w:r>
      <w:r w:rsidR="00510033">
        <w:rPr>
          <w:spacing w:val="2"/>
          <w:lang w:val="es-CO"/>
        </w:rPr>
        <w:t xml:space="preserve"> </w:t>
      </w:r>
      <w:r w:rsidR="00510033">
        <w:rPr>
          <w:spacing w:val="-2"/>
          <w:lang w:val="es-CO"/>
        </w:rPr>
        <w:t>modelo.</w:t>
      </w:r>
      <w:ins w:id="925" w:author="Daniel Bertin Ugarte" w:date="2026-01-30T10:30:00Z" w16du:dateUtc="2026-01-30T13:30:00Z">
        <w:r>
          <w:rPr>
            <w:spacing w:val="-2"/>
            <w:lang w:val="es-CO"/>
          </w:rPr>
          <w:t xml:space="preserve"> Finalmente, </w:t>
        </w:r>
      </w:ins>
    </w:p>
    <w:p w14:paraId="2B526E73" w14:textId="667652A3" w:rsidR="00D05FC9" w:rsidRPr="00CC34F8" w:rsidDel="001F4D7E" w:rsidRDefault="00510033">
      <w:pPr>
        <w:pStyle w:val="Ttulo1"/>
        <w:tabs>
          <w:tab w:val="left" w:pos="8414"/>
        </w:tabs>
        <w:spacing w:before="132"/>
        <w:jc w:val="both"/>
        <w:rPr>
          <w:del w:id="926" w:author="Daniel Bertin Ugarte" w:date="2026-01-30T10:30:00Z" w16du:dateUtc="2026-01-30T13:30:00Z"/>
          <w:lang w:val="es-CL"/>
        </w:rPr>
      </w:pPr>
      <w:del w:id="927" w:author="Daniel Bertin Ugarte" w:date="2026-01-30T10:30:00Z" w16du:dateUtc="2026-01-30T13:30:00Z">
        <w:r w:rsidDel="001F4D7E">
          <w:rPr>
            <w:lang w:val="es-CO"/>
          </w:rPr>
          <w:tab/>
        </w:r>
      </w:del>
    </w:p>
    <w:p w14:paraId="5A914D9B" w14:textId="33966F4F" w:rsidR="001F4D7E" w:rsidRDefault="00510033" w:rsidP="001F4D7E">
      <w:pPr>
        <w:pStyle w:val="Ttulo1"/>
        <w:tabs>
          <w:tab w:val="left" w:pos="8414"/>
        </w:tabs>
        <w:spacing w:before="132"/>
        <w:jc w:val="both"/>
        <w:rPr>
          <w:ins w:id="928" w:author="Daniel Bertin Ugarte" w:date="2026-01-30T10:32:00Z" w16du:dateUtc="2026-01-30T13:32:00Z"/>
          <w:spacing w:val="13"/>
          <w:lang w:val="es-CO"/>
        </w:rPr>
      </w:pPr>
      <w:del w:id="929" w:author="Daniel Bertin Ugarte" w:date="2026-01-30T10:30:00Z" w16du:dateUtc="2026-01-30T13:30:00Z">
        <w:r w:rsidDel="001F4D7E">
          <w:rPr>
            <w:spacing w:val="-2"/>
            <w:lang w:val="es-CO"/>
          </w:rPr>
          <w:delText>E</w:delText>
        </w:r>
      </w:del>
      <w:ins w:id="930" w:author="Daniel Bertin Ugarte" w:date="2026-01-30T10:30:00Z" w16du:dateUtc="2026-01-30T13:30:00Z">
        <w:r w:rsidR="001F4D7E">
          <w:rPr>
            <w:spacing w:val="-2"/>
            <w:lang w:val="es-CO"/>
          </w:rPr>
          <w:t>e</w:t>
        </w:r>
      </w:ins>
      <w:r>
        <w:rPr>
          <w:spacing w:val="-2"/>
          <w:lang w:val="es-CO"/>
        </w:rPr>
        <w:t xml:space="preserve">l uso de </w:t>
      </w:r>
      <w:del w:id="931" w:author="Daniel Bertin Ugarte" w:date="2026-01-30T10:30:00Z" w16du:dateUtc="2026-01-30T13:30:00Z">
        <w:r w:rsidDel="001F4D7E">
          <w:rPr>
            <w:spacing w:val="-2"/>
            <w:lang w:val="es-CO"/>
          </w:rPr>
          <w:delText xml:space="preserve">unidades de mapeo apropiadas es esencial para una evaluación robusta de la susceptibilidad a movimientos en masa. En este estudio se emplearon </w:delText>
        </w:r>
      </w:del>
      <w:r>
        <w:rPr>
          <w:rStyle w:val="Textoennegrita"/>
          <w:b w:val="0"/>
          <w:bCs w:val="0"/>
          <w:spacing w:val="-2"/>
          <w:lang w:val="es-CO"/>
        </w:rPr>
        <w:t>subcuencas hidrográficas</w:t>
      </w:r>
      <w:ins w:id="932" w:author="Daniel Bertin Ugarte" w:date="2026-01-30T10:30:00Z" w16du:dateUtc="2026-01-30T13:30:00Z">
        <w:r w:rsidR="001F4D7E">
          <w:rPr>
            <w:rStyle w:val="Textoennegrita"/>
            <w:b w:val="0"/>
            <w:bCs w:val="0"/>
            <w:spacing w:val="-2"/>
            <w:lang w:val="es-CO"/>
          </w:rPr>
          <w:t xml:space="preserve"> como unidades de mapeo</w:t>
        </w:r>
      </w:ins>
      <w:r>
        <w:rPr>
          <w:spacing w:val="-2"/>
          <w:lang w:val="es-CO"/>
        </w:rPr>
        <w:t>,</w:t>
      </w:r>
      <w:del w:id="933" w:author="Daniel Bertin Ugarte" w:date="2026-01-30T10:31:00Z" w16du:dateUtc="2026-01-30T13:31:00Z">
        <w:r w:rsidDel="001F4D7E">
          <w:rPr>
            <w:spacing w:val="-2"/>
            <w:lang w:val="es-CO"/>
          </w:rPr>
          <w:delText xml:space="preserve"> las cuales representan divisiones naturales del terreno que permiten una discretización coherente con la dinámica hidrológica y geomorfológica del paisaje andino. Esta elección</w:delText>
        </w:r>
      </w:del>
      <w:r>
        <w:rPr>
          <w:spacing w:val="-2"/>
          <w:lang w:val="es-CO"/>
        </w:rPr>
        <w:t xml:space="preserve"> favorece</w:t>
      </w:r>
      <w:del w:id="934" w:author="Daniel Bertin Ugarte" w:date="2026-01-30T10:31:00Z" w16du:dateUtc="2026-01-30T13:31:00Z">
        <w:r w:rsidDel="001F4D7E">
          <w:rPr>
            <w:spacing w:val="-2"/>
            <w:lang w:val="es-CO"/>
          </w:rPr>
          <w:delText>, además,</w:delText>
        </w:r>
      </w:del>
      <w:r>
        <w:rPr>
          <w:spacing w:val="-2"/>
          <w:lang w:val="es-CO"/>
        </w:rPr>
        <w:t xml:space="preserve"> la </w:t>
      </w:r>
      <w:r>
        <w:rPr>
          <w:spacing w:val="-2"/>
          <w:lang w:val="es-CO"/>
        </w:rPr>
        <w:lastRenderedPageBreak/>
        <w:t xml:space="preserve">construcción de modelos jerárquicos </w:t>
      </w:r>
      <w:del w:id="935" w:author="Daniel Bertin Ugarte" w:date="2026-01-30T10:32:00Z" w16du:dateUtc="2026-01-30T13:32:00Z">
        <w:r w:rsidDel="001F4D7E">
          <w:rPr>
            <w:spacing w:val="-2"/>
            <w:lang w:val="es-CO"/>
          </w:rPr>
          <w:delText xml:space="preserve">al permitir incorporar niveles agregados </w:delText>
        </w:r>
      </w:del>
      <w:del w:id="936" w:author="Daniel Bertin Ugarte" w:date="2026-01-30T10:34:00Z" w16du:dateUtc="2026-01-30T13:34:00Z">
        <w:r w:rsidDel="001F4D7E">
          <w:rPr>
            <w:spacing w:val="-2"/>
            <w:lang w:val="es-CO"/>
          </w:rPr>
          <w:delText xml:space="preserve">que </w:delText>
        </w:r>
      </w:del>
      <w:ins w:id="937" w:author="Daniel Bertin Ugarte" w:date="2026-01-30T10:34:00Z" w16du:dateUtc="2026-01-30T13:34:00Z">
        <w:r w:rsidR="001F4D7E">
          <w:rPr>
            <w:spacing w:val="-2"/>
            <w:lang w:val="es-CO"/>
          </w:rPr>
          <w:t>hábiles en</w:t>
        </w:r>
        <w:r w:rsidR="001F4D7E">
          <w:rPr>
            <w:spacing w:val="-2"/>
            <w:lang w:val="es-CO"/>
          </w:rPr>
          <w:t xml:space="preserve"> </w:t>
        </w:r>
      </w:ins>
      <w:r>
        <w:rPr>
          <w:spacing w:val="-2"/>
          <w:lang w:val="es-CO"/>
        </w:rPr>
        <w:t>captura</w:t>
      </w:r>
      <w:del w:id="938" w:author="Daniel Bertin Ugarte" w:date="2026-01-30T10:34:00Z" w16du:dateUtc="2026-01-30T13:34:00Z">
        <w:r w:rsidDel="001F4D7E">
          <w:rPr>
            <w:spacing w:val="-2"/>
            <w:lang w:val="es-CO"/>
          </w:rPr>
          <w:delText>n</w:delText>
        </w:r>
      </w:del>
      <w:ins w:id="939" w:author="Daniel Bertin Ugarte" w:date="2026-01-30T10:34:00Z" w16du:dateUtc="2026-01-30T13:34:00Z">
        <w:r w:rsidR="001F4D7E">
          <w:rPr>
            <w:spacing w:val="-2"/>
            <w:lang w:val="es-CO"/>
          </w:rPr>
          <w:t>r</w:t>
        </w:r>
      </w:ins>
      <w:r>
        <w:rPr>
          <w:spacing w:val="-2"/>
          <w:lang w:val="es-CO"/>
        </w:rPr>
        <w:t xml:space="preserve"> </w:t>
      </w:r>
      <w:del w:id="940" w:author="Daniel Bertin Ugarte" w:date="2026-01-30T10:34:00Z" w16du:dateUtc="2026-01-30T13:34:00Z">
        <w:r w:rsidDel="001F4D7E">
          <w:rPr>
            <w:spacing w:val="-2"/>
            <w:lang w:val="es-CO"/>
          </w:rPr>
          <w:delText xml:space="preserve">la </w:delText>
        </w:r>
      </w:del>
      <w:r>
        <w:rPr>
          <w:spacing w:val="-2"/>
          <w:lang w:val="es-CO"/>
        </w:rPr>
        <w:t>varia</w:t>
      </w:r>
      <w:ins w:id="941" w:author="Daniel Bertin Ugarte" w:date="2026-01-30T10:34:00Z" w16du:dateUtc="2026-01-30T13:34:00Z">
        <w:r w:rsidR="001F4D7E">
          <w:rPr>
            <w:spacing w:val="-2"/>
            <w:lang w:val="es-CO"/>
          </w:rPr>
          <w:t xml:space="preserve">ciones </w:t>
        </w:r>
      </w:ins>
      <w:del w:id="942" w:author="Daniel Bertin Ugarte" w:date="2026-01-30T10:34:00Z" w16du:dateUtc="2026-01-30T13:34:00Z">
        <w:r w:rsidDel="001F4D7E">
          <w:rPr>
            <w:spacing w:val="-2"/>
            <w:lang w:val="es-CO"/>
          </w:rPr>
          <w:delText xml:space="preserve">bilidad espacial </w:delText>
        </w:r>
      </w:del>
      <w:r>
        <w:rPr>
          <w:spacing w:val="-2"/>
          <w:lang w:val="es-CO"/>
        </w:rPr>
        <w:t>regional</w:t>
      </w:r>
      <w:ins w:id="943" w:author="Daniel Bertin Ugarte" w:date="2026-01-30T10:34:00Z" w16du:dateUtc="2026-01-30T13:34:00Z">
        <w:r w:rsidR="001F4D7E">
          <w:rPr>
            <w:spacing w:val="-2"/>
            <w:lang w:val="es-CO"/>
          </w:rPr>
          <w:t xml:space="preserve">es </w:t>
        </w:r>
      </w:ins>
      <w:ins w:id="944" w:author="Daniel Bertin Ugarte" w:date="2026-01-30T10:35:00Z" w16du:dateUtc="2026-01-30T13:35:00Z">
        <w:r w:rsidR="001F4D7E">
          <w:rPr>
            <w:spacing w:val="-2"/>
            <w:lang w:val="es-CO"/>
          </w:rPr>
          <w:t>de los</w:t>
        </w:r>
      </w:ins>
      <w:ins w:id="945" w:author="Daniel Bertin Ugarte" w:date="2026-01-30T10:34:00Z" w16du:dateUtc="2026-01-30T13:34:00Z">
        <w:r w:rsidR="001F4D7E">
          <w:rPr>
            <w:spacing w:val="-2"/>
            <w:lang w:val="es-CO"/>
          </w:rPr>
          <w:t xml:space="preserve"> componentes </w:t>
        </w:r>
      </w:ins>
      <w:ins w:id="946" w:author="Daniel Bertin Ugarte" w:date="2026-01-30T10:35:00Z" w16du:dateUtc="2026-01-30T13:35:00Z">
        <w:r w:rsidR="001F4D7E">
          <w:rPr>
            <w:spacing w:val="-2"/>
            <w:lang w:val="es-CO"/>
          </w:rPr>
          <w:t>considerados como importantes</w:t>
        </w:r>
      </w:ins>
      <w:r>
        <w:rPr>
          <w:lang w:val="es-CO"/>
        </w:rPr>
        <w:t>.</w:t>
      </w:r>
      <w:r>
        <w:rPr>
          <w:spacing w:val="13"/>
          <w:lang w:val="es-CO"/>
        </w:rPr>
        <w:t xml:space="preserve"> </w:t>
      </w:r>
    </w:p>
    <w:p w14:paraId="146406AD" w14:textId="0209D088" w:rsidR="00D05FC9" w:rsidRPr="00CC34F8" w:rsidRDefault="00510033" w:rsidP="001F4D7E">
      <w:pPr>
        <w:pStyle w:val="Ttulo1"/>
        <w:tabs>
          <w:tab w:val="left" w:pos="8414"/>
        </w:tabs>
        <w:spacing w:before="132"/>
        <w:jc w:val="both"/>
        <w:rPr>
          <w:lang w:val="es-CL"/>
        </w:rPr>
      </w:pPr>
      <w:commentRangeStart w:id="947"/>
      <w:del w:id="948" w:author="Daniel Bertin Ugarte" w:date="2026-01-30T10:33:00Z" w16du:dateUtc="2026-01-30T13:33:00Z">
        <w:r w:rsidDel="001F4D7E">
          <w:rPr>
            <w:spacing w:val="-5"/>
            <w:lang w:val="es-CO"/>
          </w:rPr>
          <w:delText xml:space="preserve">La </w:delText>
        </w:r>
        <w:r w:rsidDel="001F4D7E">
          <w:rPr>
            <w:lang w:val="es-CO"/>
          </w:rPr>
          <w:delText>mayoría de los estudios de susceptibilidad emplean celdas regulares en mapas ráster (Arnone et al.</w:delText>
        </w:r>
        <w:r w:rsidDel="001F4D7E">
          <w:rPr>
            <w:spacing w:val="80"/>
            <w:w w:val="150"/>
            <w:lang w:val="es-CO"/>
          </w:rPr>
          <w:delText>,</w:delText>
        </w:r>
        <w:r w:rsidDel="001F4D7E">
          <w:fldChar w:fldCharType="begin"/>
        </w:r>
        <w:r w:rsidDel="001F4D7E">
          <w:delInstrText>HYPERLINK \l "_bookmark16" \h</w:delInstrText>
        </w:r>
        <w:r w:rsidDel="001F4D7E">
          <w:fldChar w:fldCharType="separate"/>
        </w:r>
        <w:r w:rsidDel="001F4D7E">
          <w:rPr>
            <w:color w:val="00004C"/>
            <w:lang w:val="es-CO"/>
          </w:rPr>
          <w:delText>2016</w:delText>
        </w:r>
        <w:r w:rsidDel="001F4D7E">
          <w:fldChar w:fldCharType="end"/>
        </w:r>
        <w:r w:rsidDel="001F4D7E">
          <w:rPr>
            <w:lang w:val="es-CO"/>
          </w:rPr>
          <w:delText>), lo cual, si bien facilita el análisis y la aplicación de técnicas computacionales, no necesariamente</w:delText>
        </w:r>
        <w:r w:rsidDel="001F4D7E">
          <w:rPr>
            <w:spacing w:val="14"/>
            <w:lang w:val="es-CO"/>
          </w:rPr>
          <w:delText xml:space="preserve"> </w:delText>
        </w:r>
        <w:r w:rsidDel="001F4D7E">
          <w:rPr>
            <w:lang w:val="es-CO"/>
          </w:rPr>
          <w:delText>refleja</w:delText>
        </w:r>
        <w:r w:rsidDel="001F4D7E">
          <w:rPr>
            <w:spacing w:val="14"/>
            <w:lang w:val="es-CO"/>
          </w:rPr>
          <w:delText xml:space="preserve"> </w:delText>
        </w:r>
        <w:r w:rsidDel="001F4D7E">
          <w:rPr>
            <w:lang w:val="es-CO"/>
          </w:rPr>
          <w:delText>las</w:delText>
        </w:r>
        <w:r w:rsidDel="001F4D7E">
          <w:rPr>
            <w:spacing w:val="15"/>
            <w:lang w:val="es-CO"/>
          </w:rPr>
          <w:delText xml:space="preserve"> </w:delText>
        </w:r>
        <w:r w:rsidDel="001F4D7E">
          <w:rPr>
            <w:lang w:val="es-CO"/>
          </w:rPr>
          <w:delText>características</w:delText>
        </w:r>
        <w:r w:rsidDel="001F4D7E">
          <w:rPr>
            <w:spacing w:val="14"/>
            <w:lang w:val="es-CO"/>
          </w:rPr>
          <w:delText xml:space="preserve"> </w:delText>
        </w:r>
        <w:r w:rsidDel="001F4D7E">
          <w:rPr>
            <w:lang w:val="es-CO"/>
          </w:rPr>
          <w:delText>naturales</w:delText>
        </w:r>
        <w:r w:rsidDel="001F4D7E">
          <w:rPr>
            <w:spacing w:val="14"/>
            <w:lang w:val="es-CO"/>
          </w:rPr>
          <w:delText xml:space="preserve"> </w:delText>
        </w:r>
        <w:r w:rsidDel="001F4D7E">
          <w:rPr>
            <w:lang w:val="es-CO"/>
          </w:rPr>
          <w:delText>del</w:delText>
        </w:r>
        <w:r w:rsidDel="001F4D7E">
          <w:rPr>
            <w:spacing w:val="15"/>
            <w:lang w:val="es-CO"/>
          </w:rPr>
          <w:delText xml:space="preserve"> </w:delText>
        </w:r>
        <w:r w:rsidDel="001F4D7E">
          <w:rPr>
            <w:lang w:val="es-CO"/>
          </w:rPr>
          <w:delText>paisaje.</w:delText>
        </w:r>
        <w:r w:rsidDel="001F4D7E">
          <w:rPr>
            <w:spacing w:val="38"/>
            <w:lang w:val="es-CO"/>
          </w:rPr>
          <w:delText xml:space="preserve"> </w:delText>
        </w:r>
        <w:r w:rsidDel="001F4D7E">
          <w:rPr>
            <w:lang w:val="es-CO"/>
          </w:rPr>
          <w:delText>Esta</w:delText>
        </w:r>
        <w:r w:rsidDel="001F4D7E">
          <w:rPr>
            <w:spacing w:val="15"/>
            <w:lang w:val="es-CO"/>
          </w:rPr>
          <w:delText xml:space="preserve"> </w:delText>
        </w:r>
        <w:r w:rsidDel="001F4D7E">
          <w:rPr>
            <w:lang w:val="es-CO"/>
          </w:rPr>
          <w:delText>representación</w:delText>
        </w:r>
        <w:r w:rsidDel="001F4D7E">
          <w:rPr>
            <w:spacing w:val="14"/>
            <w:lang w:val="es-CO"/>
          </w:rPr>
          <w:delText xml:space="preserve"> </w:delText>
        </w:r>
        <w:r w:rsidDel="001F4D7E">
          <w:rPr>
            <w:lang w:val="es-CO"/>
          </w:rPr>
          <w:delText>arbitraria</w:delText>
        </w:r>
        <w:r w:rsidDel="001F4D7E">
          <w:rPr>
            <w:spacing w:val="14"/>
            <w:lang w:val="es-CO"/>
          </w:rPr>
          <w:delText xml:space="preserve"> </w:delText>
        </w:r>
        <w:r w:rsidDel="001F4D7E">
          <w:rPr>
            <w:lang w:val="es-CO"/>
          </w:rPr>
          <w:delText>puede</w:delText>
        </w:r>
        <w:r w:rsidDel="001F4D7E">
          <w:rPr>
            <w:spacing w:val="15"/>
            <w:lang w:val="es-CO"/>
          </w:rPr>
          <w:delText xml:space="preserve"> </w:delText>
        </w:r>
        <w:r w:rsidDel="001F4D7E">
          <w:rPr>
            <w:lang w:val="es-CO"/>
          </w:rPr>
          <w:delText>resultar</w:delText>
        </w:r>
        <w:r w:rsidDel="001F4D7E">
          <w:rPr>
            <w:spacing w:val="68"/>
            <w:w w:val="150"/>
            <w:lang w:val="es-CO"/>
          </w:rPr>
          <w:delText xml:space="preserve"> </w:delText>
        </w:r>
        <w:r w:rsidDel="001F4D7E">
          <w:rPr>
            <w:lang w:val="es-CO"/>
          </w:rPr>
          <w:delText>inadecuada</w:delText>
        </w:r>
        <w:r w:rsidDel="001F4D7E">
          <w:rPr>
            <w:spacing w:val="20"/>
            <w:lang w:val="es-CO"/>
          </w:rPr>
          <w:delText xml:space="preserve"> </w:delText>
        </w:r>
        <w:r w:rsidDel="001F4D7E">
          <w:rPr>
            <w:lang w:val="es-CO"/>
          </w:rPr>
          <w:delText>para</w:delText>
        </w:r>
        <w:r w:rsidDel="001F4D7E">
          <w:rPr>
            <w:spacing w:val="20"/>
            <w:lang w:val="es-CO"/>
          </w:rPr>
          <w:delText xml:space="preserve"> </w:delText>
        </w:r>
        <w:r w:rsidDel="001F4D7E">
          <w:rPr>
            <w:lang w:val="es-CO"/>
          </w:rPr>
          <w:delText>capturar</w:delText>
        </w:r>
        <w:r w:rsidDel="001F4D7E">
          <w:rPr>
            <w:spacing w:val="20"/>
            <w:lang w:val="es-CO"/>
          </w:rPr>
          <w:delText xml:space="preserve"> </w:delText>
        </w:r>
        <w:r w:rsidDel="001F4D7E">
          <w:rPr>
            <w:lang w:val="es-CO"/>
          </w:rPr>
          <w:delText>la</w:delText>
        </w:r>
        <w:r w:rsidDel="001F4D7E">
          <w:rPr>
            <w:spacing w:val="20"/>
            <w:lang w:val="es-CO"/>
          </w:rPr>
          <w:delText xml:space="preserve"> </w:delText>
        </w:r>
        <w:r w:rsidDel="001F4D7E">
          <w:rPr>
            <w:lang w:val="es-CO"/>
          </w:rPr>
          <w:delText>dinámica</w:delText>
        </w:r>
        <w:r w:rsidDel="001F4D7E">
          <w:rPr>
            <w:spacing w:val="21"/>
            <w:lang w:val="es-CO"/>
          </w:rPr>
          <w:delText xml:space="preserve"> </w:delText>
        </w:r>
        <w:r w:rsidDel="001F4D7E">
          <w:rPr>
            <w:lang w:val="es-CO"/>
          </w:rPr>
          <w:delText>de</w:delText>
        </w:r>
        <w:r w:rsidDel="001F4D7E">
          <w:rPr>
            <w:spacing w:val="20"/>
            <w:lang w:val="es-CO"/>
          </w:rPr>
          <w:delText xml:space="preserve"> </w:delText>
        </w:r>
        <w:r w:rsidDel="001F4D7E">
          <w:rPr>
            <w:lang w:val="es-CO"/>
          </w:rPr>
          <w:delText>los</w:delText>
        </w:r>
        <w:r w:rsidDel="001F4D7E">
          <w:rPr>
            <w:spacing w:val="20"/>
            <w:lang w:val="es-CO"/>
          </w:rPr>
          <w:delText xml:space="preserve"> </w:delText>
        </w:r>
        <w:r w:rsidDel="001F4D7E">
          <w:rPr>
            <w:lang w:val="es-CO"/>
          </w:rPr>
          <w:delText>movimientos</w:delText>
        </w:r>
        <w:r w:rsidDel="001F4D7E">
          <w:rPr>
            <w:spacing w:val="20"/>
            <w:lang w:val="es-CO"/>
          </w:rPr>
          <w:delText xml:space="preserve"> </w:delText>
        </w:r>
        <w:r w:rsidDel="001F4D7E">
          <w:rPr>
            <w:lang w:val="es-CO"/>
          </w:rPr>
          <w:delText>en</w:delText>
        </w:r>
        <w:r w:rsidDel="001F4D7E">
          <w:rPr>
            <w:spacing w:val="21"/>
            <w:lang w:val="es-CO"/>
          </w:rPr>
          <w:delText xml:space="preserve"> </w:delText>
        </w:r>
        <w:r w:rsidDel="001F4D7E">
          <w:rPr>
            <w:lang w:val="es-CO"/>
          </w:rPr>
          <w:delText>masa,</w:delText>
        </w:r>
        <w:r w:rsidDel="001F4D7E">
          <w:rPr>
            <w:spacing w:val="23"/>
            <w:lang w:val="es-CO"/>
          </w:rPr>
          <w:delText xml:space="preserve"> </w:delText>
        </w:r>
        <w:r w:rsidDel="001F4D7E">
          <w:rPr>
            <w:lang w:val="es-CO"/>
          </w:rPr>
          <w:delText>dado</w:delText>
        </w:r>
        <w:r w:rsidDel="001F4D7E">
          <w:rPr>
            <w:spacing w:val="20"/>
            <w:lang w:val="es-CO"/>
          </w:rPr>
          <w:delText xml:space="preserve"> </w:delText>
        </w:r>
        <w:r w:rsidDel="001F4D7E">
          <w:rPr>
            <w:lang w:val="es-CO"/>
          </w:rPr>
          <w:delText>que</w:delText>
        </w:r>
        <w:r w:rsidDel="001F4D7E">
          <w:rPr>
            <w:spacing w:val="21"/>
            <w:lang w:val="es-CO"/>
          </w:rPr>
          <w:delText xml:space="preserve"> </w:delText>
        </w:r>
        <w:r w:rsidDel="001F4D7E">
          <w:rPr>
            <w:lang w:val="es-CO"/>
          </w:rPr>
          <w:delText>no</w:delText>
        </w:r>
        <w:r w:rsidDel="001F4D7E">
          <w:rPr>
            <w:spacing w:val="20"/>
            <w:lang w:val="es-CO"/>
          </w:rPr>
          <w:delText xml:space="preserve"> </w:delText>
        </w:r>
        <w:r w:rsidDel="001F4D7E">
          <w:rPr>
            <w:lang w:val="es-CO"/>
          </w:rPr>
          <w:delText>respeta</w:delText>
        </w:r>
        <w:r w:rsidDel="001F4D7E">
          <w:rPr>
            <w:spacing w:val="20"/>
            <w:lang w:val="es-CO"/>
          </w:rPr>
          <w:delText xml:space="preserve"> </w:delText>
        </w:r>
        <w:r w:rsidDel="001F4D7E">
          <w:rPr>
            <w:lang w:val="es-CO"/>
          </w:rPr>
          <w:delText>las</w:delText>
        </w:r>
        <w:r w:rsidDel="001F4D7E">
          <w:rPr>
            <w:spacing w:val="20"/>
            <w:lang w:val="es-CO"/>
          </w:rPr>
          <w:delText xml:space="preserve"> </w:delText>
        </w:r>
        <w:r w:rsidDel="001F4D7E">
          <w:rPr>
            <w:lang w:val="es-CO"/>
          </w:rPr>
          <w:delText>divisiones</w:delText>
        </w:r>
        <w:r w:rsidDel="001F4D7E">
          <w:rPr>
            <w:spacing w:val="10"/>
            <w:lang w:val="es-CO"/>
          </w:rPr>
          <w:delText xml:space="preserve"> </w:delText>
        </w:r>
        <w:r w:rsidDel="001F4D7E">
          <w:rPr>
            <w:lang w:val="es-CO"/>
          </w:rPr>
          <w:delText>naturales</w:delText>
        </w:r>
        <w:r w:rsidDel="001F4D7E">
          <w:rPr>
            <w:spacing w:val="10"/>
            <w:lang w:val="es-CO"/>
          </w:rPr>
          <w:delText xml:space="preserve"> </w:delText>
        </w:r>
        <w:r w:rsidDel="001F4D7E">
          <w:rPr>
            <w:lang w:val="es-CO"/>
          </w:rPr>
          <w:delText>del</w:delText>
        </w:r>
        <w:r w:rsidDel="001F4D7E">
          <w:rPr>
            <w:spacing w:val="11"/>
            <w:lang w:val="es-CO"/>
          </w:rPr>
          <w:delText xml:space="preserve"> </w:delText>
        </w:r>
        <w:r w:rsidDel="001F4D7E">
          <w:rPr>
            <w:lang w:val="es-CO"/>
          </w:rPr>
          <w:delText>terreno.</w:delText>
        </w:r>
        <w:r w:rsidDel="001F4D7E">
          <w:rPr>
            <w:spacing w:val="25"/>
            <w:lang w:val="es-CO"/>
          </w:rPr>
          <w:delText xml:space="preserve"> </w:delText>
        </w:r>
        <w:r w:rsidDel="001F4D7E">
          <w:rPr>
            <w:lang w:val="es-CO"/>
          </w:rPr>
          <w:delText>En</w:delText>
        </w:r>
        <w:r w:rsidDel="001F4D7E">
          <w:rPr>
            <w:spacing w:val="11"/>
            <w:lang w:val="es-CO"/>
          </w:rPr>
          <w:delText xml:space="preserve"> </w:delText>
        </w:r>
        <w:r w:rsidDel="001F4D7E">
          <w:rPr>
            <w:lang w:val="es-CO"/>
          </w:rPr>
          <w:delText>contraposición,</w:delText>
        </w:r>
        <w:r w:rsidDel="001F4D7E">
          <w:rPr>
            <w:spacing w:val="10"/>
            <w:lang w:val="es-CO"/>
          </w:rPr>
          <w:delText xml:space="preserve"> </w:delText>
        </w:r>
        <w:r w:rsidDel="001F4D7E">
          <w:rPr>
            <w:lang w:val="es-CO"/>
          </w:rPr>
          <w:delText>estudios</w:delText>
        </w:r>
        <w:r w:rsidDel="001F4D7E">
          <w:rPr>
            <w:spacing w:val="10"/>
            <w:lang w:val="es-CO"/>
          </w:rPr>
          <w:delText xml:space="preserve"> </w:delText>
        </w:r>
        <w:r w:rsidDel="001F4D7E">
          <w:rPr>
            <w:lang w:val="es-CO"/>
          </w:rPr>
          <w:delText>recientes</w:delText>
        </w:r>
        <w:r w:rsidDel="001F4D7E">
          <w:rPr>
            <w:spacing w:val="11"/>
            <w:lang w:val="es-CO"/>
          </w:rPr>
          <w:delText xml:space="preserve"> </w:delText>
        </w:r>
        <w:r w:rsidDel="001F4D7E">
          <w:rPr>
            <w:lang w:val="es-CO"/>
          </w:rPr>
          <w:delText>han</w:delText>
        </w:r>
        <w:r w:rsidDel="001F4D7E">
          <w:rPr>
            <w:spacing w:val="10"/>
            <w:lang w:val="es-CO"/>
          </w:rPr>
          <w:delText xml:space="preserve"> </w:delText>
        </w:r>
        <w:r w:rsidDel="001F4D7E">
          <w:rPr>
            <w:lang w:val="es-CO"/>
          </w:rPr>
          <w:delText>sugerido</w:delText>
        </w:r>
        <w:r w:rsidDel="001F4D7E">
          <w:rPr>
            <w:spacing w:val="11"/>
            <w:lang w:val="es-CO"/>
          </w:rPr>
          <w:delText xml:space="preserve"> </w:delText>
        </w:r>
        <w:r w:rsidDel="001F4D7E">
          <w:rPr>
            <w:lang w:val="es-CO"/>
          </w:rPr>
          <w:delText>el</w:delText>
        </w:r>
        <w:r w:rsidDel="001F4D7E">
          <w:rPr>
            <w:spacing w:val="10"/>
            <w:lang w:val="es-CO"/>
          </w:rPr>
          <w:delText xml:space="preserve"> </w:delText>
        </w:r>
        <w:r w:rsidDel="001F4D7E">
          <w:rPr>
            <w:lang w:val="es-CO"/>
          </w:rPr>
          <w:delText>uso</w:delText>
        </w:r>
        <w:r w:rsidDel="001F4D7E">
          <w:rPr>
            <w:spacing w:val="10"/>
            <w:lang w:val="es-CO"/>
          </w:rPr>
          <w:delText xml:space="preserve"> </w:delText>
        </w:r>
        <w:r w:rsidDel="001F4D7E">
          <w:rPr>
            <w:lang w:val="es-CO"/>
          </w:rPr>
          <w:delText>de</w:delText>
        </w:r>
        <w:r w:rsidDel="001F4D7E">
          <w:rPr>
            <w:spacing w:val="11"/>
            <w:lang w:val="es-CO"/>
          </w:rPr>
          <w:delText xml:space="preserve"> </w:delText>
        </w:r>
        <w:r w:rsidDel="001F4D7E">
          <w:rPr>
            <w:spacing w:val="-2"/>
            <w:lang w:val="es-CO"/>
          </w:rPr>
          <w:delText xml:space="preserve">unidades </w:delText>
        </w:r>
        <w:r w:rsidDel="001F4D7E">
          <w:rPr>
            <w:lang w:val="es-CO"/>
          </w:rPr>
          <w:delText>de</w:delText>
        </w:r>
        <w:r w:rsidDel="001F4D7E">
          <w:rPr>
            <w:spacing w:val="5"/>
            <w:lang w:val="es-CO"/>
          </w:rPr>
          <w:delText xml:space="preserve"> </w:delText>
        </w:r>
        <w:r w:rsidDel="001F4D7E">
          <w:rPr>
            <w:lang w:val="es-CO"/>
          </w:rPr>
          <w:delText>mapeo</w:delText>
        </w:r>
        <w:r w:rsidDel="001F4D7E">
          <w:rPr>
            <w:spacing w:val="5"/>
            <w:lang w:val="es-CO"/>
          </w:rPr>
          <w:delText xml:space="preserve"> </w:delText>
        </w:r>
        <w:r w:rsidDel="001F4D7E">
          <w:rPr>
            <w:lang w:val="es-CO"/>
          </w:rPr>
          <w:delText>más</w:delText>
        </w:r>
        <w:r w:rsidDel="001F4D7E">
          <w:rPr>
            <w:spacing w:val="5"/>
            <w:lang w:val="es-CO"/>
          </w:rPr>
          <w:delText xml:space="preserve"> </w:delText>
        </w:r>
        <w:r w:rsidDel="001F4D7E">
          <w:rPr>
            <w:lang w:val="es-CO"/>
          </w:rPr>
          <w:delText>representativas</w:delText>
        </w:r>
        <w:r w:rsidDel="001F4D7E">
          <w:rPr>
            <w:spacing w:val="6"/>
            <w:lang w:val="es-CO"/>
          </w:rPr>
          <w:delText xml:space="preserve"> </w:delText>
        </w:r>
        <w:r w:rsidDel="001F4D7E">
          <w:rPr>
            <w:lang w:val="es-CO"/>
          </w:rPr>
          <w:delText>del</w:delText>
        </w:r>
        <w:r w:rsidDel="001F4D7E">
          <w:rPr>
            <w:spacing w:val="5"/>
            <w:lang w:val="es-CO"/>
          </w:rPr>
          <w:delText xml:space="preserve"> </w:delText>
        </w:r>
        <w:r w:rsidDel="001F4D7E">
          <w:rPr>
            <w:lang w:val="es-CO"/>
          </w:rPr>
          <w:delText>terreno,</w:delText>
        </w:r>
        <w:r w:rsidDel="001F4D7E">
          <w:rPr>
            <w:spacing w:val="6"/>
            <w:lang w:val="es-CO"/>
          </w:rPr>
          <w:delText xml:space="preserve"> </w:delText>
        </w:r>
        <w:r w:rsidDel="001F4D7E">
          <w:rPr>
            <w:lang w:val="es-CO"/>
          </w:rPr>
          <w:delText>como</w:delText>
        </w:r>
        <w:r w:rsidDel="001F4D7E">
          <w:rPr>
            <w:spacing w:val="6"/>
            <w:lang w:val="es-CO"/>
          </w:rPr>
          <w:delText xml:space="preserve"> </w:delText>
        </w:r>
        <w:r w:rsidDel="001F4D7E">
          <w:rPr>
            <w:lang w:val="es-CO"/>
          </w:rPr>
          <w:delText>subcuencas</w:delText>
        </w:r>
        <w:r w:rsidDel="001F4D7E">
          <w:rPr>
            <w:spacing w:val="5"/>
            <w:lang w:val="es-CO"/>
          </w:rPr>
          <w:delText xml:space="preserve"> </w:delText>
        </w:r>
        <w:r w:rsidDel="001F4D7E">
          <w:rPr>
            <w:lang w:val="es-CO"/>
          </w:rPr>
          <w:delText>para</w:delText>
        </w:r>
        <w:r w:rsidDel="001F4D7E">
          <w:rPr>
            <w:spacing w:val="5"/>
            <w:lang w:val="es-CO"/>
          </w:rPr>
          <w:delText xml:space="preserve"> </w:delText>
        </w:r>
        <w:r w:rsidDel="001F4D7E">
          <w:rPr>
            <w:lang w:val="es-CO"/>
          </w:rPr>
          <w:delText>estudios</w:delText>
        </w:r>
        <w:r w:rsidDel="001F4D7E">
          <w:rPr>
            <w:spacing w:val="5"/>
            <w:lang w:val="es-CO"/>
          </w:rPr>
          <w:delText xml:space="preserve"> </w:delText>
        </w:r>
        <w:r w:rsidDel="001F4D7E">
          <w:rPr>
            <w:lang w:val="es-CO"/>
          </w:rPr>
          <w:delText>regionales</w:delText>
        </w:r>
        <w:r w:rsidDel="001F4D7E">
          <w:rPr>
            <w:spacing w:val="6"/>
            <w:lang w:val="es-CO"/>
          </w:rPr>
          <w:delText xml:space="preserve"> </w:delText>
        </w:r>
        <w:r w:rsidDel="001F4D7E">
          <w:rPr>
            <w:lang w:val="es-CO"/>
          </w:rPr>
          <w:delText>o</w:delText>
        </w:r>
        <w:r w:rsidDel="001F4D7E">
          <w:rPr>
            <w:spacing w:val="5"/>
            <w:lang w:val="es-CO"/>
          </w:rPr>
          <w:delText xml:space="preserve"> </w:delText>
        </w:r>
        <w:r w:rsidDel="001F4D7E">
          <w:rPr>
            <w:lang w:val="es-CO"/>
          </w:rPr>
          <w:delText>unidades</w:delText>
        </w:r>
        <w:r w:rsidDel="001F4D7E">
          <w:rPr>
            <w:spacing w:val="5"/>
            <w:lang w:val="es-CO"/>
          </w:rPr>
          <w:delText xml:space="preserve"> </w:delText>
        </w:r>
        <w:r w:rsidDel="001F4D7E">
          <w:rPr>
            <w:spacing w:val="-5"/>
            <w:lang w:val="es-CO"/>
          </w:rPr>
          <w:delText xml:space="preserve">de </w:delText>
        </w:r>
        <w:r w:rsidDel="001F4D7E">
          <w:rPr>
            <w:lang w:val="es-CO"/>
          </w:rPr>
          <w:delText>ladera</w:delText>
        </w:r>
        <w:r w:rsidDel="001F4D7E">
          <w:rPr>
            <w:spacing w:val="-6"/>
            <w:lang w:val="es-CO"/>
          </w:rPr>
          <w:delText xml:space="preserve"> </w:delText>
        </w:r>
        <w:r w:rsidDel="001F4D7E">
          <w:rPr>
            <w:lang w:val="es-CO"/>
          </w:rPr>
          <w:delText>para</w:delText>
        </w:r>
        <w:r w:rsidDel="001F4D7E">
          <w:rPr>
            <w:spacing w:val="-5"/>
            <w:lang w:val="es-CO"/>
          </w:rPr>
          <w:delText xml:space="preserve"> </w:delText>
        </w:r>
        <w:r w:rsidDel="001F4D7E">
          <w:rPr>
            <w:lang w:val="es-CO"/>
          </w:rPr>
          <w:delText>estudios</w:delText>
        </w:r>
        <w:r w:rsidDel="001F4D7E">
          <w:rPr>
            <w:spacing w:val="-5"/>
            <w:lang w:val="es-CO"/>
          </w:rPr>
          <w:delText xml:space="preserve"> </w:delText>
        </w:r>
        <w:r w:rsidDel="001F4D7E">
          <w:rPr>
            <w:lang w:val="es-CO"/>
          </w:rPr>
          <w:delText>locales</w:delText>
        </w:r>
        <w:r w:rsidDel="001F4D7E">
          <w:rPr>
            <w:spacing w:val="-5"/>
            <w:lang w:val="es-CO"/>
          </w:rPr>
          <w:delText xml:space="preserve"> </w:delText>
        </w:r>
        <w:r w:rsidDel="001F4D7E">
          <w:rPr>
            <w:lang w:val="es-CO"/>
          </w:rPr>
          <w:delText>(Erener</w:delText>
        </w:r>
        <w:r w:rsidDel="001F4D7E">
          <w:rPr>
            <w:spacing w:val="-5"/>
            <w:lang w:val="es-CO"/>
          </w:rPr>
          <w:delText xml:space="preserve"> </w:delText>
        </w:r>
        <w:r w:rsidDel="001F4D7E">
          <w:rPr>
            <w:lang w:val="es-CO"/>
          </w:rPr>
          <w:delText>and</w:delText>
        </w:r>
        <w:r w:rsidDel="001F4D7E">
          <w:rPr>
            <w:spacing w:val="-5"/>
            <w:lang w:val="es-CO"/>
          </w:rPr>
          <w:delText xml:space="preserve"> </w:delText>
        </w:r>
        <w:r w:rsidDel="001F4D7E">
          <w:rPr>
            <w:lang w:val="es-CO"/>
          </w:rPr>
          <w:delText>Düzgün</w:delText>
        </w:r>
        <w:r w:rsidDel="001F4D7E">
          <w:rPr>
            <w:spacing w:val="-5"/>
            <w:lang w:val="es-CO"/>
          </w:rPr>
          <w:delText xml:space="preserve"> </w:delText>
        </w:r>
        <w:r w:rsidDel="001F4D7E">
          <w:fldChar w:fldCharType="begin"/>
        </w:r>
        <w:r w:rsidDel="001F4D7E">
          <w:delInstrText>HYPERLINK \l "_bookmark24" \h</w:delInstrText>
        </w:r>
        <w:r w:rsidDel="001F4D7E">
          <w:fldChar w:fldCharType="separate"/>
        </w:r>
        <w:r w:rsidDel="001F4D7E">
          <w:rPr>
            <w:color w:val="00004C"/>
            <w:lang w:val="es-CO"/>
          </w:rPr>
          <w:delText>2012</w:delText>
        </w:r>
        <w:r w:rsidDel="001F4D7E">
          <w:fldChar w:fldCharType="end"/>
        </w:r>
        <w:r w:rsidDel="001F4D7E">
          <w:rPr>
            <w:lang w:val="es-CO"/>
          </w:rPr>
          <w:delText>),</w:delText>
        </w:r>
        <w:r w:rsidDel="001F4D7E">
          <w:rPr>
            <w:spacing w:val="-3"/>
            <w:lang w:val="es-CO"/>
          </w:rPr>
          <w:delText xml:space="preserve"> </w:delText>
        </w:r>
        <w:r w:rsidDel="001F4D7E">
          <w:rPr>
            <w:lang w:val="es-CO"/>
          </w:rPr>
          <w:delText>proporcionando</w:delText>
        </w:r>
        <w:r w:rsidDel="001F4D7E">
          <w:rPr>
            <w:spacing w:val="-5"/>
            <w:lang w:val="es-CO"/>
          </w:rPr>
          <w:delText xml:space="preserve"> </w:delText>
        </w:r>
        <w:r w:rsidDel="001F4D7E">
          <w:rPr>
            <w:lang w:val="es-CO"/>
          </w:rPr>
          <w:delText>una</w:delText>
        </w:r>
        <w:r w:rsidDel="001F4D7E">
          <w:rPr>
            <w:spacing w:val="-5"/>
            <w:lang w:val="es-CO"/>
          </w:rPr>
          <w:delText xml:space="preserve"> </w:delText>
        </w:r>
        <w:r w:rsidDel="001F4D7E">
          <w:rPr>
            <w:lang w:val="es-CO"/>
          </w:rPr>
          <w:delText>mejor</w:delText>
        </w:r>
        <w:r w:rsidDel="001F4D7E">
          <w:rPr>
            <w:spacing w:val="-5"/>
            <w:lang w:val="es-CO"/>
          </w:rPr>
          <w:delText xml:space="preserve"> </w:delText>
        </w:r>
        <w:r w:rsidDel="001F4D7E">
          <w:rPr>
            <w:lang w:val="es-CO"/>
          </w:rPr>
          <w:delText>representación</w:delText>
        </w:r>
        <w:r w:rsidDel="001F4D7E">
          <w:rPr>
            <w:spacing w:val="-5"/>
            <w:lang w:val="es-CO"/>
          </w:rPr>
          <w:delText xml:space="preserve"> de </w:delText>
        </w:r>
        <w:r w:rsidDel="001F4D7E">
          <w:rPr>
            <w:lang w:val="es-CO"/>
          </w:rPr>
          <w:delText>los</w:delText>
        </w:r>
        <w:r w:rsidDel="001F4D7E">
          <w:rPr>
            <w:spacing w:val="7"/>
            <w:lang w:val="es-CO"/>
          </w:rPr>
          <w:delText xml:space="preserve"> </w:delText>
        </w:r>
        <w:r w:rsidDel="001F4D7E">
          <w:rPr>
            <w:lang w:val="es-CO"/>
          </w:rPr>
          <w:delText>factores</w:delText>
        </w:r>
        <w:r w:rsidDel="001F4D7E">
          <w:rPr>
            <w:spacing w:val="8"/>
            <w:lang w:val="es-CO"/>
          </w:rPr>
          <w:delText xml:space="preserve"> </w:delText>
        </w:r>
        <w:r w:rsidDel="001F4D7E">
          <w:rPr>
            <w:lang w:val="es-CO"/>
          </w:rPr>
          <w:delText>que</w:delText>
        </w:r>
        <w:r w:rsidDel="001F4D7E">
          <w:rPr>
            <w:spacing w:val="8"/>
            <w:lang w:val="es-CO"/>
          </w:rPr>
          <w:delText xml:space="preserve"> </w:delText>
        </w:r>
        <w:r w:rsidDel="001F4D7E">
          <w:rPr>
            <w:lang w:val="es-CO"/>
          </w:rPr>
          <w:delText>contribuyen</w:delText>
        </w:r>
        <w:r w:rsidDel="001F4D7E">
          <w:rPr>
            <w:spacing w:val="7"/>
            <w:lang w:val="es-CO"/>
          </w:rPr>
          <w:delText xml:space="preserve"> </w:delText>
        </w:r>
        <w:r w:rsidDel="001F4D7E">
          <w:rPr>
            <w:lang w:val="es-CO"/>
          </w:rPr>
          <w:delText>a</w:delText>
        </w:r>
        <w:r w:rsidDel="001F4D7E">
          <w:rPr>
            <w:spacing w:val="8"/>
            <w:lang w:val="es-CO"/>
          </w:rPr>
          <w:delText xml:space="preserve"> </w:delText>
        </w:r>
        <w:r w:rsidDel="001F4D7E">
          <w:rPr>
            <w:lang w:val="es-CO"/>
          </w:rPr>
          <w:delText>la</w:delText>
        </w:r>
        <w:r w:rsidDel="001F4D7E">
          <w:rPr>
            <w:spacing w:val="8"/>
            <w:lang w:val="es-CO"/>
          </w:rPr>
          <w:delText xml:space="preserve"> </w:delText>
        </w:r>
        <w:r w:rsidDel="001F4D7E">
          <w:rPr>
            <w:lang w:val="es-CO"/>
          </w:rPr>
          <w:delText>inestabilidad</w:delText>
        </w:r>
        <w:r w:rsidDel="001F4D7E">
          <w:rPr>
            <w:spacing w:val="7"/>
            <w:lang w:val="es-CO"/>
          </w:rPr>
          <w:delText xml:space="preserve"> </w:delText>
        </w:r>
        <w:r w:rsidDel="001F4D7E">
          <w:rPr>
            <w:lang w:val="es-CO"/>
          </w:rPr>
          <w:delText>del</w:delText>
        </w:r>
        <w:r w:rsidDel="001F4D7E">
          <w:rPr>
            <w:spacing w:val="8"/>
            <w:lang w:val="es-CO"/>
          </w:rPr>
          <w:delText xml:space="preserve"> </w:delText>
        </w:r>
        <w:r w:rsidDel="001F4D7E">
          <w:rPr>
            <w:lang w:val="es-CO"/>
          </w:rPr>
          <w:delText>terreno.</w:delText>
        </w:r>
        <w:r w:rsidDel="001F4D7E">
          <w:rPr>
            <w:spacing w:val="18"/>
            <w:lang w:val="es-CO"/>
          </w:rPr>
          <w:delText xml:space="preserve"> </w:delText>
        </w:r>
        <w:r w:rsidDel="001F4D7E">
          <w:rPr>
            <w:lang w:val="es-CO"/>
          </w:rPr>
          <w:delText>Estos</w:delText>
        </w:r>
        <w:r w:rsidDel="001F4D7E">
          <w:rPr>
            <w:spacing w:val="8"/>
            <w:lang w:val="es-CO"/>
          </w:rPr>
          <w:delText xml:space="preserve"> </w:delText>
        </w:r>
        <w:r w:rsidDel="001F4D7E">
          <w:rPr>
            <w:lang w:val="es-CO"/>
          </w:rPr>
          <w:delText>enfoques</w:delText>
        </w:r>
        <w:r w:rsidDel="001F4D7E">
          <w:rPr>
            <w:spacing w:val="8"/>
            <w:lang w:val="es-CO"/>
          </w:rPr>
          <w:delText xml:space="preserve"> </w:delText>
        </w:r>
        <w:r w:rsidDel="001F4D7E">
          <w:rPr>
            <w:lang w:val="es-CO"/>
          </w:rPr>
          <w:delText>permiten</w:delText>
        </w:r>
        <w:r w:rsidDel="001F4D7E">
          <w:rPr>
            <w:spacing w:val="7"/>
            <w:lang w:val="es-CO"/>
          </w:rPr>
          <w:delText xml:space="preserve"> </w:delText>
        </w:r>
        <w:r w:rsidDel="001F4D7E">
          <w:rPr>
            <w:lang w:val="es-CO"/>
          </w:rPr>
          <w:delText>una</w:delText>
        </w:r>
        <w:r w:rsidDel="001F4D7E">
          <w:rPr>
            <w:spacing w:val="8"/>
            <w:lang w:val="es-CO"/>
          </w:rPr>
          <w:delText xml:space="preserve"> </w:delText>
        </w:r>
        <w:r w:rsidDel="001F4D7E">
          <w:rPr>
            <w:spacing w:val="-2"/>
            <w:lang w:val="es-CO"/>
          </w:rPr>
          <w:delText>evaluación m</w:delText>
        </w:r>
        <w:r w:rsidDel="001F4D7E">
          <w:rPr>
            <w:lang w:val="es-CO"/>
          </w:rPr>
          <w:delText>ás</w:delText>
        </w:r>
        <w:r w:rsidDel="001F4D7E">
          <w:rPr>
            <w:spacing w:val="17"/>
            <w:lang w:val="es-CO"/>
          </w:rPr>
          <w:delText xml:space="preserve"> </w:delText>
        </w:r>
        <w:r w:rsidDel="001F4D7E">
          <w:rPr>
            <w:lang w:val="es-CO"/>
          </w:rPr>
          <w:delText>precisa</w:delText>
        </w:r>
        <w:r w:rsidDel="001F4D7E">
          <w:rPr>
            <w:spacing w:val="18"/>
            <w:lang w:val="es-CO"/>
          </w:rPr>
          <w:delText xml:space="preserve"> </w:delText>
        </w:r>
        <w:r w:rsidDel="001F4D7E">
          <w:rPr>
            <w:lang w:val="es-CO"/>
          </w:rPr>
          <w:delText>de</w:delText>
        </w:r>
        <w:r w:rsidDel="001F4D7E">
          <w:rPr>
            <w:spacing w:val="18"/>
            <w:lang w:val="es-CO"/>
          </w:rPr>
          <w:delText xml:space="preserve"> </w:delText>
        </w:r>
        <w:r w:rsidDel="001F4D7E">
          <w:rPr>
            <w:lang w:val="es-CO"/>
          </w:rPr>
          <w:delText>la</w:delText>
        </w:r>
        <w:r w:rsidDel="001F4D7E">
          <w:rPr>
            <w:spacing w:val="18"/>
            <w:lang w:val="es-CO"/>
          </w:rPr>
          <w:delText xml:space="preserve"> </w:delText>
        </w:r>
        <w:r w:rsidDel="001F4D7E">
          <w:rPr>
            <w:lang w:val="es-CO"/>
          </w:rPr>
          <w:delText>susceptibilidad</w:delText>
        </w:r>
        <w:r w:rsidDel="001F4D7E">
          <w:rPr>
            <w:spacing w:val="18"/>
            <w:lang w:val="es-CO"/>
          </w:rPr>
          <w:delText xml:space="preserve"> </w:delText>
        </w:r>
        <w:r w:rsidDel="001F4D7E">
          <w:rPr>
            <w:lang w:val="es-CO"/>
          </w:rPr>
          <w:delText>y</w:delText>
        </w:r>
        <w:r w:rsidDel="001F4D7E">
          <w:rPr>
            <w:spacing w:val="18"/>
            <w:lang w:val="es-CO"/>
          </w:rPr>
          <w:delText xml:space="preserve"> </w:delText>
        </w:r>
        <w:r w:rsidDel="001F4D7E">
          <w:rPr>
            <w:lang w:val="es-CO"/>
          </w:rPr>
          <w:delText>mejoran</w:delText>
        </w:r>
        <w:r w:rsidDel="001F4D7E">
          <w:rPr>
            <w:spacing w:val="17"/>
            <w:lang w:val="es-CO"/>
          </w:rPr>
          <w:delText xml:space="preserve"> </w:delText>
        </w:r>
        <w:r w:rsidDel="001F4D7E">
          <w:rPr>
            <w:lang w:val="es-CO"/>
          </w:rPr>
          <w:delText>la</w:delText>
        </w:r>
        <w:r w:rsidDel="001F4D7E">
          <w:rPr>
            <w:spacing w:val="18"/>
            <w:lang w:val="es-CO"/>
          </w:rPr>
          <w:delText xml:space="preserve"> </w:delText>
        </w:r>
        <w:r w:rsidDel="001F4D7E">
          <w:rPr>
            <w:lang w:val="es-CO"/>
          </w:rPr>
          <w:delText>capacidad</w:delText>
        </w:r>
        <w:r w:rsidDel="001F4D7E">
          <w:rPr>
            <w:spacing w:val="18"/>
            <w:lang w:val="es-CO"/>
          </w:rPr>
          <w:delText xml:space="preserve"> </w:delText>
        </w:r>
        <w:r w:rsidDel="001F4D7E">
          <w:rPr>
            <w:lang w:val="es-CO"/>
          </w:rPr>
          <w:delText>de</w:delText>
        </w:r>
        <w:r w:rsidDel="001F4D7E">
          <w:rPr>
            <w:spacing w:val="18"/>
            <w:lang w:val="es-CO"/>
          </w:rPr>
          <w:delText xml:space="preserve"> </w:delText>
        </w:r>
        <w:r w:rsidDel="001F4D7E">
          <w:rPr>
            <w:lang w:val="es-CO"/>
          </w:rPr>
          <w:delText>los</w:delText>
        </w:r>
        <w:r w:rsidDel="001F4D7E">
          <w:rPr>
            <w:spacing w:val="18"/>
            <w:lang w:val="es-CO"/>
          </w:rPr>
          <w:delText xml:space="preserve"> </w:delText>
        </w:r>
        <w:r w:rsidDel="001F4D7E">
          <w:rPr>
            <w:lang w:val="es-CO"/>
          </w:rPr>
          <w:delText>modelos</w:delText>
        </w:r>
        <w:r w:rsidDel="001F4D7E">
          <w:rPr>
            <w:spacing w:val="18"/>
            <w:lang w:val="es-CO"/>
          </w:rPr>
          <w:delText xml:space="preserve"> </w:delText>
        </w:r>
        <w:r w:rsidDel="001F4D7E">
          <w:rPr>
            <w:lang w:val="es-CO"/>
          </w:rPr>
          <w:delText>para</w:delText>
        </w:r>
        <w:r w:rsidDel="001F4D7E">
          <w:rPr>
            <w:spacing w:val="18"/>
            <w:lang w:val="es-CO"/>
          </w:rPr>
          <w:delText xml:space="preserve"> </w:delText>
        </w:r>
        <w:r w:rsidDel="001F4D7E">
          <w:rPr>
            <w:lang w:val="es-CO"/>
          </w:rPr>
          <w:delText>identificar</w:delText>
        </w:r>
        <w:r w:rsidDel="001F4D7E">
          <w:rPr>
            <w:spacing w:val="17"/>
            <w:lang w:val="es-CO"/>
          </w:rPr>
          <w:delText xml:space="preserve"> </w:delText>
        </w:r>
        <w:r w:rsidDel="001F4D7E">
          <w:rPr>
            <w:lang w:val="es-CO"/>
          </w:rPr>
          <w:delText>áreas</w:delText>
        </w:r>
        <w:r w:rsidDel="001F4D7E">
          <w:rPr>
            <w:spacing w:val="18"/>
            <w:lang w:val="es-CO"/>
          </w:rPr>
          <w:delText xml:space="preserve"> </w:delText>
        </w:r>
        <w:r w:rsidDel="001F4D7E">
          <w:rPr>
            <w:spacing w:val="-5"/>
            <w:lang w:val="es-CO"/>
          </w:rPr>
          <w:delText xml:space="preserve">de </w:delText>
        </w:r>
        <w:r w:rsidDel="001F4D7E">
          <w:rPr>
            <w:lang w:val="es-CO"/>
          </w:rPr>
          <w:delText>susceptibilidad</w:delText>
        </w:r>
        <w:r w:rsidDel="001F4D7E">
          <w:rPr>
            <w:spacing w:val="-1"/>
            <w:lang w:val="es-CO"/>
          </w:rPr>
          <w:delText xml:space="preserve"> </w:delText>
        </w:r>
        <w:r w:rsidDel="001F4D7E">
          <w:rPr>
            <w:lang w:val="es-CO"/>
          </w:rPr>
          <w:delText>o</w:delText>
        </w:r>
        <w:r w:rsidDel="001F4D7E">
          <w:rPr>
            <w:spacing w:val="-1"/>
            <w:lang w:val="es-CO"/>
          </w:rPr>
          <w:delText xml:space="preserve"> </w:delText>
        </w:r>
        <w:r w:rsidDel="001F4D7E">
          <w:rPr>
            <w:spacing w:val="-2"/>
            <w:lang w:val="es-CO"/>
          </w:rPr>
          <w:delText>amenaza.</w:delText>
        </w:r>
      </w:del>
      <w:commentRangeEnd w:id="947"/>
      <w:r w:rsidR="001F4D7E">
        <w:rPr>
          <w:rStyle w:val="Refdecomentario"/>
          <w:sz w:val="20"/>
          <w:szCs w:val="20"/>
          <w:lang w:val="es-CO"/>
        </w:rPr>
        <w:commentReference w:id="947"/>
      </w:r>
      <w:r>
        <w:rPr>
          <w:lang w:val="es-CO"/>
        </w:rPr>
        <w:tab/>
      </w:r>
    </w:p>
    <w:p w14:paraId="5C60C69B" w14:textId="01E5CC41" w:rsidR="00D05FC9" w:rsidRPr="00CC34F8" w:rsidRDefault="00510033">
      <w:pPr>
        <w:pStyle w:val="Ttulo1"/>
        <w:spacing w:before="184"/>
        <w:jc w:val="both"/>
        <w:rPr>
          <w:lang w:val="es-CL"/>
        </w:rPr>
      </w:pPr>
      <w:r>
        <w:rPr>
          <w:lang w:val="es-CO"/>
        </w:rPr>
        <w:t>La</w:t>
      </w:r>
      <w:r>
        <w:rPr>
          <w:spacing w:val="-14"/>
          <w:lang w:val="es-CO"/>
        </w:rPr>
        <w:t xml:space="preserve"> </w:t>
      </w:r>
      <w:r>
        <w:rPr>
          <w:lang w:val="es-CO"/>
        </w:rPr>
        <w:t>regresión</w:t>
      </w:r>
      <w:r>
        <w:rPr>
          <w:spacing w:val="-13"/>
          <w:lang w:val="es-CO"/>
        </w:rPr>
        <w:t xml:space="preserve"> </w:t>
      </w:r>
      <w:r>
        <w:rPr>
          <w:lang w:val="es-CO"/>
        </w:rPr>
        <w:t>logística</w:t>
      </w:r>
      <w:r>
        <w:rPr>
          <w:spacing w:val="-13"/>
          <w:lang w:val="es-CO"/>
        </w:rPr>
        <w:t xml:space="preserve"> </w:t>
      </w:r>
      <w:r>
        <w:rPr>
          <w:lang w:val="es-CO"/>
        </w:rPr>
        <w:t>ha</w:t>
      </w:r>
      <w:r>
        <w:rPr>
          <w:spacing w:val="-14"/>
          <w:lang w:val="es-CO"/>
        </w:rPr>
        <w:t xml:space="preserve"> </w:t>
      </w:r>
      <w:r>
        <w:rPr>
          <w:lang w:val="es-CO"/>
        </w:rPr>
        <w:t>sido</w:t>
      </w:r>
      <w:r>
        <w:rPr>
          <w:spacing w:val="-13"/>
          <w:lang w:val="es-CO"/>
        </w:rPr>
        <w:t xml:space="preserve"> </w:t>
      </w:r>
      <w:r>
        <w:rPr>
          <w:lang w:val="es-CO"/>
        </w:rPr>
        <w:t>ampliamente</w:t>
      </w:r>
      <w:r>
        <w:rPr>
          <w:spacing w:val="-13"/>
          <w:lang w:val="es-CO"/>
        </w:rPr>
        <w:t xml:space="preserve"> </w:t>
      </w:r>
      <w:r>
        <w:rPr>
          <w:lang w:val="es-CO"/>
        </w:rPr>
        <w:t>utilizada</w:t>
      </w:r>
      <w:r>
        <w:rPr>
          <w:spacing w:val="-13"/>
          <w:lang w:val="es-CO"/>
        </w:rPr>
        <w:t xml:space="preserve"> </w:t>
      </w:r>
      <w:r>
        <w:rPr>
          <w:lang w:val="es-CO"/>
        </w:rPr>
        <w:t>para</w:t>
      </w:r>
      <w:r>
        <w:rPr>
          <w:spacing w:val="-14"/>
          <w:lang w:val="es-CO"/>
        </w:rPr>
        <w:t xml:space="preserve"> </w:t>
      </w:r>
      <w:r>
        <w:rPr>
          <w:lang w:val="es-CO"/>
        </w:rPr>
        <w:t>la</w:t>
      </w:r>
      <w:r>
        <w:rPr>
          <w:spacing w:val="-13"/>
          <w:lang w:val="es-CO"/>
        </w:rPr>
        <w:t xml:space="preserve"> </w:t>
      </w:r>
      <w:r>
        <w:rPr>
          <w:lang w:val="es-CO"/>
        </w:rPr>
        <w:t>evaluación</w:t>
      </w:r>
      <w:r>
        <w:rPr>
          <w:spacing w:val="-13"/>
          <w:lang w:val="es-CO"/>
        </w:rPr>
        <w:t xml:space="preserve"> </w:t>
      </w:r>
      <w:r>
        <w:rPr>
          <w:lang w:val="es-CO"/>
        </w:rPr>
        <w:t>de</w:t>
      </w:r>
      <w:r>
        <w:rPr>
          <w:spacing w:val="-14"/>
          <w:lang w:val="es-CO"/>
        </w:rPr>
        <w:t xml:space="preserve"> </w:t>
      </w:r>
      <w:r>
        <w:rPr>
          <w:lang w:val="es-CO"/>
        </w:rPr>
        <w:t>la</w:t>
      </w:r>
      <w:r>
        <w:rPr>
          <w:spacing w:val="-13"/>
          <w:lang w:val="es-CO"/>
        </w:rPr>
        <w:t xml:space="preserve"> </w:t>
      </w:r>
      <w:r>
        <w:rPr>
          <w:lang w:val="es-CO"/>
        </w:rPr>
        <w:t>susceptibilidad</w:t>
      </w:r>
      <w:r>
        <w:rPr>
          <w:spacing w:val="-13"/>
          <w:lang w:val="es-CO"/>
        </w:rPr>
        <w:t xml:space="preserve"> </w:t>
      </w:r>
      <w:r>
        <w:rPr>
          <w:lang w:val="es-CO"/>
        </w:rPr>
        <w:t>a</w:t>
      </w:r>
      <w:r>
        <w:rPr>
          <w:spacing w:val="-13"/>
          <w:lang w:val="es-CO"/>
        </w:rPr>
        <w:t xml:space="preserve"> </w:t>
      </w:r>
      <w:r>
        <w:rPr>
          <w:lang w:val="es-CO"/>
        </w:rPr>
        <w:t>movimientos</w:t>
      </w:r>
      <w:r>
        <w:rPr>
          <w:spacing w:val="16"/>
          <w:lang w:val="es-CO"/>
        </w:rPr>
        <w:t xml:space="preserve"> </w:t>
      </w:r>
      <w:r>
        <w:rPr>
          <w:lang w:val="es-CO"/>
        </w:rPr>
        <w:t>en</w:t>
      </w:r>
      <w:r>
        <w:rPr>
          <w:spacing w:val="16"/>
          <w:lang w:val="es-CO"/>
        </w:rPr>
        <w:t xml:space="preserve"> </w:t>
      </w:r>
      <w:r>
        <w:rPr>
          <w:lang w:val="es-CO"/>
        </w:rPr>
        <w:t>masa,</w:t>
      </w:r>
      <w:r>
        <w:rPr>
          <w:spacing w:val="20"/>
          <w:lang w:val="es-CO"/>
        </w:rPr>
        <w:t xml:space="preserve"> </w:t>
      </w:r>
      <w:r>
        <w:rPr>
          <w:lang w:val="es-CO"/>
        </w:rPr>
        <w:t>principalmente</w:t>
      </w:r>
      <w:r>
        <w:rPr>
          <w:spacing w:val="17"/>
          <w:lang w:val="es-CO"/>
        </w:rPr>
        <w:t xml:space="preserve"> </w:t>
      </w:r>
      <w:r>
        <w:rPr>
          <w:lang w:val="es-CO"/>
        </w:rPr>
        <w:t>debido</w:t>
      </w:r>
      <w:r>
        <w:rPr>
          <w:spacing w:val="16"/>
          <w:lang w:val="es-CO"/>
        </w:rPr>
        <w:t xml:space="preserve"> </w:t>
      </w:r>
      <w:r>
        <w:rPr>
          <w:lang w:val="es-CO"/>
        </w:rPr>
        <w:t>a</w:t>
      </w:r>
      <w:r>
        <w:rPr>
          <w:spacing w:val="16"/>
          <w:lang w:val="es-CO"/>
        </w:rPr>
        <w:t xml:space="preserve"> </w:t>
      </w:r>
      <w:r>
        <w:rPr>
          <w:lang w:val="es-CO"/>
        </w:rPr>
        <w:t>su</w:t>
      </w:r>
      <w:r>
        <w:rPr>
          <w:spacing w:val="17"/>
          <w:lang w:val="es-CO"/>
        </w:rPr>
        <w:t xml:space="preserve"> </w:t>
      </w:r>
      <w:r>
        <w:rPr>
          <w:lang w:val="es-CO"/>
        </w:rPr>
        <w:t>capacidad</w:t>
      </w:r>
      <w:r>
        <w:rPr>
          <w:spacing w:val="16"/>
          <w:lang w:val="es-CO"/>
        </w:rPr>
        <w:t xml:space="preserve"> </w:t>
      </w:r>
      <w:r>
        <w:rPr>
          <w:lang w:val="es-CO"/>
        </w:rPr>
        <w:t>para</w:t>
      </w:r>
      <w:r>
        <w:rPr>
          <w:spacing w:val="17"/>
          <w:lang w:val="es-CO"/>
        </w:rPr>
        <w:t xml:space="preserve"> </w:t>
      </w:r>
      <w:r>
        <w:rPr>
          <w:lang w:val="es-CO"/>
        </w:rPr>
        <w:t>modelar</w:t>
      </w:r>
      <w:r>
        <w:rPr>
          <w:spacing w:val="16"/>
          <w:lang w:val="es-CO"/>
        </w:rPr>
        <w:t xml:space="preserve"> </w:t>
      </w:r>
      <w:r>
        <w:rPr>
          <w:lang w:val="es-CO"/>
        </w:rPr>
        <w:t>la</w:t>
      </w:r>
      <w:r>
        <w:rPr>
          <w:spacing w:val="17"/>
          <w:lang w:val="es-CO"/>
        </w:rPr>
        <w:t xml:space="preserve"> </w:t>
      </w:r>
      <w:r>
        <w:rPr>
          <w:lang w:val="es-CO"/>
        </w:rPr>
        <w:t>probabilidad</w:t>
      </w:r>
      <w:r>
        <w:rPr>
          <w:spacing w:val="16"/>
          <w:lang w:val="es-CO"/>
        </w:rPr>
        <w:t xml:space="preserve"> </w:t>
      </w:r>
      <w:r>
        <w:rPr>
          <w:lang w:val="es-CO"/>
        </w:rPr>
        <w:t>de</w:t>
      </w:r>
      <w:r>
        <w:rPr>
          <w:spacing w:val="16"/>
          <w:lang w:val="es-CO"/>
        </w:rPr>
        <w:t xml:space="preserve"> </w:t>
      </w:r>
      <w:r>
        <w:rPr>
          <w:lang w:val="es-CO"/>
        </w:rPr>
        <w:t>ocurrencia</w:t>
      </w:r>
      <w:r>
        <w:rPr>
          <w:spacing w:val="17"/>
          <w:lang w:val="es-CO"/>
        </w:rPr>
        <w:t xml:space="preserve"> </w:t>
      </w:r>
      <w:r>
        <w:rPr>
          <w:spacing w:val="-5"/>
          <w:lang w:val="es-CO"/>
        </w:rPr>
        <w:t xml:space="preserve">de </w:t>
      </w:r>
      <w:r>
        <w:rPr>
          <w:lang w:val="es-CO"/>
        </w:rPr>
        <w:t>eventos</w:t>
      </w:r>
      <w:r>
        <w:rPr>
          <w:spacing w:val="19"/>
          <w:lang w:val="es-CO"/>
        </w:rPr>
        <w:t xml:space="preserve"> </w:t>
      </w:r>
      <w:r>
        <w:rPr>
          <w:lang w:val="es-CO"/>
        </w:rPr>
        <w:t>binarios (</w:t>
      </w:r>
      <w:commentRangeStart w:id="949"/>
      <w:ins w:id="950" w:author="Daniel Bertin Ugarte" w:date="2026-01-30T10:41:00Z" w16du:dateUtc="2026-01-30T13:41:00Z">
        <w:r w:rsidR="00CB4DB0">
          <w:rPr>
            <w:spacing w:val="-2"/>
            <w:lang w:val="es-CO"/>
          </w:rPr>
          <w:t>Budimir et al.,</w:t>
        </w:r>
        <w:r w:rsidR="00CB4DB0">
          <w:rPr>
            <w:spacing w:val="3"/>
            <w:lang w:val="es-CO"/>
          </w:rPr>
          <w:t xml:space="preserve"> </w:t>
        </w:r>
        <w:r w:rsidR="00CB4DB0">
          <w:fldChar w:fldCharType="begin"/>
        </w:r>
        <w:r w:rsidR="00CB4DB0">
          <w:instrText>HYPERLINK \l "_bookmark21" \h</w:instrText>
        </w:r>
        <w:r w:rsidR="00CB4DB0">
          <w:fldChar w:fldCharType="separate"/>
        </w:r>
        <w:r w:rsidR="00CB4DB0">
          <w:rPr>
            <w:color w:val="00004C"/>
            <w:lang w:val="es-CO"/>
          </w:rPr>
          <w:t>2015</w:t>
        </w:r>
        <w:r w:rsidR="00CB4DB0">
          <w:fldChar w:fldCharType="end"/>
        </w:r>
        <w:r w:rsidR="00CB4DB0">
          <w:rPr>
            <w:lang w:val="es-CO"/>
          </w:rPr>
          <w:t>;</w:t>
        </w:r>
        <w:r w:rsidR="00CB4DB0">
          <w:rPr>
            <w:spacing w:val="8"/>
            <w:lang w:val="es-CO"/>
          </w:rPr>
          <w:t xml:space="preserve"> </w:t>
        </w:r>
      </w:ins>
      <w:r>
        <w:rPr>
          <w:lang w:val="es-CO"/>
        </w:rPr>
        <w:t>Lombardo y Mai, 2018</w:t>
      </w:r>
      <w:ins w:id="951" w:author="Daniel Bertin Ugarte" w:date="2026-01-30T10:41:00Z" w16du:dateUtc="2026-01-30T13:41:00Z">
        <w:r w:rsidR="00CB4DB0">
          <w:rPr>
            <w:lang w:val="es-CO"/>
          </w:rPr>
          <w:t xml:space="preserve">; </w:t>
        </w:r>
        <w:r w:rsidR="00CB4DB0">
          <w:rPr>
            <w:lang w:val="es-CO"/>
          </w:rPr>
          <w:t>Reichenbach</w:t>
        </w:r>
        <w:r w:rsidR="00CB4DB0">
          <w:rPr>
            <w:spacing w:val="3"/>
            <w:lang w:val="es-CO"/>
          </w:rPr>
          <w:t xml:space="preserve"> </w:t>
        </w:r>
        <w:r w:rsidR="00CB4DB0">
          <w:rPr>
            <w:lang w:val="es-CO"/>
          </w:rPr>
          <w:t>et</w:t>
        </w:r>
        <w:r w:rsidR="00CB4DB0">
          <w:rPr>
            <w:spacing w:val="3"/>
            <w:lang w:val="es-CO"/>
          </w:rPr>
          <w:t xml:space="preserve"> </w:t>
        </w:r>
        <w:r w:rsidR="00CB4DB0">
          <w:rPr>
            <w:lang w:val="es-CO"/>
          </w:rPr>
          <w:t>al.,</w:t>
        </w:r>
        <w:r w:rsidR="00CB4DB0">
          <w:rPr>
            <w:spacing w:val="3"/>
            <w:lang w:val="es-CO"/>
          </w:rPr>
          <w:t xml:space="preserve"> </w:t>
        </w:r>
        <w:r w:rsidR="00CB4DB0">
          <w:fldChar w:fldCharType="begin"/>
        </w:r>
        <w:r w:rsidR="00CB4DB0">
          <w:instrText>HYPERLINK \l "_bookmark45" \h</w:instrText>
        </w:r>
        <w:r w:rsidR="00CB4DB0">
          <w:fldChar w:fldCharType="separate"/>
        </w:r>
        <w:r w:rsidR="00CB4DB0">
          <w:rPr>
            <w:color w:val="00004C"/>
            <w:lang w:val="es-CO"/>
          </w:rPr>
          <w:t>2018</w:t>
        </w:r>
        <w:r w:rsidR="00CB4DB0">
          <w:fldChar w:fldCharType="end"/>
        </w:r>
      </w:ins>
      <w:commentRangeEnd w:id="949"/>
      <w:r w:rsidR="00CB4DB0">
        <w:rPr>
          <w:rStyle w:val="Refdecomentario"/>
          <w:sz w:val="20"/>
          <w:szCs w:val="20"/>
          <w:lang w:val="es-CO"/>
        </w:rPr>
        <w:commentReference w:id="949"/>
      </w:r>
      <w:r>
        <w:rPr>
          <w:lang w:val="es-CO"/>
        </w:rPr>
        <w:t>).</w:t>
      </w:r>
      <w:r>
        <w:rPr>
          <w:spacing w:val="63"/>
          <w:lang w:val="es-CO"/>
        </w:rPr>
        <w:t xml:space="preserve"> </w:t>
      </w:r>
      <w:r>
        <w:rPr>
          <w:lang w:val="es-CO"/>
        </w:rPr>
        <w:t>Sin</w:t>
      </w:r>
      <w:r>
        <w:rPr>
          <w:spacing w:val="19"/>
          <w:lang w:val="es-CO"/>
        </w:rPr>
        <w:t xml:space="preserve"> </w:t>
      </w:r>
      <w:r>
        <w:rPr>
          <w:lang w:val="es-CO"/>
        </w:rPr>
        <w:t>embargo,</w:t>
      </w:r>
      <w:r>
        <w:rPr>
          <w:spacing w:val="23"/>
          <w:lang w:val="es-CO"/>
        </w:rPr>
        <w:t xml:space="preserve"> </w:t>
      </w:r>
      <w:r>
        <w:rPr>
          <w:lang w:val="es-CO"/>
        </w:rPr>
        <w:t>este</w:t>
      </w:r>
      <w:r>
        <w:rPr>
          <w:spacing w:val="19"/>
          <w:lang w:val="es-CO"/>
        </w:rPr>
        <w:t xml:space="preserve"> </w:t>
      </w:r>
      <w:r>
        <w:rPr>
          <w:lang w:val="es-CO"/>
        </w:rPr>
        <w:t>enfoque</w:t>
      </w:r>
      <w:r>
        <w:rPr>
          <w:spacing w:val="20"/>
          <w:lang w:val="es-CO"/>
        </w:rPr>
        <w:t xml:space="preserve"> </w:t>
      </w:r>
      <w:r>
        <w:rPr>
          <w:lang w:val="es-CO"/>
        </w:rPr>
        <w:t>presenta</w:t>
      </w:r>
      <w:r>
        <w:rPr>
          <w:spacing w:val="19"/>
          <w:lang w:val="es-CO"/>
        </w:rPr>
        <w:t xml:space="preserve"> </w:t>
      </w:r>
      <w:r>
        <w:rPr>
          <w:lang w:val="es-CO"/>
        </w:rPr>
        <w:t>limitaciones</w:t>
      </w:r>
      <w:r>
        <w:rPr>
          <w:spacing w:val="19"/>
          <w:lang w:val="es-CO"/>
        </w:rPr>
        <w:t xml:space="preserve"> </w:t>
      </w:r>
      <w:r>
        <w:rPr>
          <w:lang w:val="es-CO"/>
        </w:rPr>
        <w:t>significativas,</w:t>
      </w:r>
      <w:r>
        <w:rPr>
          <w:spacing w:val="23"/>
          <w:lang w:val="es-CO"/>
        </w:rPr>
        <w:t xml:space="preserve"> </w:t>
      </w:r>
      <w:r>
        <w:rPr>
          <w:spacing w:val="-2"/>
          <w:lang w:val="es-CO"/>
        </w:rPr>
        <w:t xml:space="preserve">particularmente </w:t>
      </w:r>
      <w:r>
        <w:rPr>
          <w:lang w:val="es-CO"/>
        </w:rPr>
        <w:t>cuando</w:t>
      </w:r>
      <w:r>
        <w:rPr>
          <w:spacing w:val="21"/>
          <w:lang w:val="es-CO"/>
        </w:rPr>
        <w:t xml:space="preserve"> </w:t>
      </w:r>
      <w:r>
        <w:rPr>
          <w:lang w:val="es-CO"/>
        </w:rPr>
        <w:t>se</w:t>
      </w:r>
      <w:r>
        <w:rPr>
          <w:spacing w:val="22"/>
          <w:lang w:val="es-CO"/>
        </w:rPr>
        <w:t xml:space="preserve"> </w:t>
      </w:r>
      <w:r>
        <w:rPr>
          <w:lang w:val="es-CO"/>
        </w:rPr>
        <w:t>intenta</w:t>
      </w:r>
      <w:r>
        <w:rPr>
          <w:spacing w:val="22"/>
          <w:lang w:val="es-CO"/>
        </w:rPr>
        <w:t xml:space="preserve"> </w:t>
      </w:r>
      <w:r>
        <w:rPr>
          <w:lang w:val="es-CO"/>
        </w:rPr>
        <w:t>modelar</w:t>
      </w:r>
      <w:r>
        <w:rPr>
          <w:spacing w:val="22"/>
          <w:lang w:val="es-CO"/>
        </w:rPr>
        <w:t xml:space="preserve"> </w:t>
      </w:r>
      <w:r>
        <w:rPr>
          <w:lang w:val="es-CO"/>
        </w:rPr>
        <w:t>la</w:t>
      </w:r>
      <w:r>
        <w:rPr>
          <w:spacing w:val="21"/>
          <w:lang w:val="es-CO"/>
        </w:rPr>
        <w:t xml:space="preserve"> </w:t>
      </w:r>
      <w:r>
        <w:rPr>
          <w:lang w:val="es-CO"/>
        </w:rPr>
        <w:t>ocurrencia</w:t>
      </w:r>
      <w:r>
        <w:rPr>
          <w:spacing w:val="22"/>
          <w:lang w:val="es-CO"/>
        </w:rPr>
        <w:t xml:space="preserve"> </w:t>
      </w:r>
      <w:r>
        <w:rPr>
          <w:lang w:val="es-CO"/>
        </w:rPr>
        <w:t>de</w:t>
      </w:r>
      <w:r>
        <w:rPr>
          <w:spacing w:val="22"/>
          <w:lang w:val="es-CO"/>
        </w:rPr>
        <w:t xml:space="preserve"> </w:t>
      </w:r>
      <w:r>
        <w:rPr>
          <w:lang w:val="es-CO"/>
        </w:rPr>
        <w:t>múltiples</w:t>
      </w:r>
      <w:r>
        <w:rPr>
          <w:spacing w:val="22"/>
          <w:lang w:val="es-CO"/>
        </w:rPr>
        <w:t xml:space="preserve"> </w:t>
      </w:r>
      <w:r>
        <w:rPr>
          <w:lang w:val="es-CO"/>
        </w:rPr>
        <w:t>movimientos</w:t>
      </w:r>
      <w:r>
        <w:rPr>
          <w:spacing w:val="21"/>
          <w:lang w:val="es-CO"/>
        </w:rPr>
        <w:t xml:space="preserve"> </w:t>
      </w:r>
      <w:r>
        <w:rPr>
          <w:lang w:val="es-CO"/>
        </w:rPr>
        <w:t>en</w:t>
      </w:r>
      <w:r>
        <w:rPr>
          <w:spacing w:val="22"/>
          <w:lang w:val="es-CO"/>
        </w:rPr>
        <w:t xml:space="preserve"> </w:t>
      </w:r>
      <w:r>
        <w:rPr>
          <w:lang w:val="es-CO"/>
        </w:rPr>
        <w:t>masa</w:t>
      </w:r>
      <w:r>
        <w:rPr>
          <w:spacing w:val="22"/>
          <w:lang w:val="es-CO"/>
        </w:rPr>
        <w:t xml:space="preserve"> </w:t>
      </w:r>
      <w:r>
        <w:rPr>
          <w:lang w:val="es-CO"/>
        </w:rPr>
        <w:t>en</w:t>
      </w:r>
      <w:r>
        <w:rPr>
          <w:spacing w:val="22"/>
          <w:lang w:val="es-CO"/>
        </w:rPr>
        <w:t xml:space="preserve"> </w:t>
      </w:r>
      <w:r>
        <w:rPr>
          <w:lang w:val="es-CO"/>
        </w:rPr>
        <w:t>áreas</w:t>
      </w:r>
      <w:r>
        <w:rPr>
          <w:spacing w:val="22"/>
          <w:lang w:val="es-CO"/>
        </w:rPr>
        <w:t xml:space="preserve"> </w:t>
      </w:r>
      <w:r>
        <w:rPr>
          <w:lang w:val="es-CO"/>
        </w:rPr>
        <w:t>discretas</w:t>
      </w:r>
      <w:r>
        <w:rPr>
          <w:spacing w:val="21"/>
          <w:lang w:val="es-CO"/>
        </w:rPr>
        <w:t xml:space="preserve"> </w:t>
      </w:r>
      <w:r>
        <w:rPr>
          <w:spacing w:val="-5"/>
          <w:lang w:val="es-CO"/>
        </w:rPr>
        <w:t xml:space="preserve">de </w:t>
      </w:r>
      <w:r>
        <w:rPr>
          <w:lang w:val="es-CO"/>
        </w:rPr>
        <w:t>mayor</w:t>
      </w:r>
      <w:r>
        <w:rPr>
          <w:spacing w:val="2"/>
          <w:lang w:val="es-CO"/>
        </w:rPr>
        <w:t xml:space="preserve"> </w:t>
      </w:r>
      <w:r>
        <w:rPr>
          <w:lang w:val="es-CO"/>
        </w:rPr>
        <w:t>extensión</w:t>
      </w:r>
      <w:r>
        <w:rPr>
          <w:spacing w:val="2"/>
          <w:lang w:val="es-CO"/>
        </w:rPr>
        <w:t xml:space="preserve"> </w:t>
      </w:r>
      <w:r>
        <w:rPr>
          <w:lang w:val="es-CO"/>
        </w:rPr>
        <w:t>a</w:t>
      </w:r>
      <w:r>
        <w:rPr>
          <w:spacing w:val="3"/>
          <w:lang w:val="es-CO"/>
        </w:rPr>
        <w:t xml:space="preserve"> </w:t>
      </w:r>
      <w:r>
        <w:rPr>
          <w:lang w:val="es-CO"/>
        </w:rPr>
        <w:t>celdas</w:t>
      </w:r>
      <w:r>
        <w:rPr>
          <w:spacing w:val="2"/>
          <w:lang w:val="es-CO"/>
        </w:rPr>
        <w:t xml:space="preserve"> </w:t>
      </w:r>
      <w:r>
        <w:rPr>
          <w:lang w:val="es-CO"/>
        </w:rPr>
        <w:t>regulares</w:t>
      </w:r>
      <w:r>
        <w:rPr>
          <w:spacing w:val="3"/>
          <w:lang w:val="es-CO"/>
        </w:rPr>
        <w:t xml:space="preserve"> </w:t>
      </w:r>
      <w:r>
        <w:rPr>
          <w:lang w:val="es-CO"/>
        </w:rPr>
        <w:t>(Lombardo et al.,</w:t>
      </w:r>
      <w:r>
        <w:rPr>
          <w:spacing w:val="2"/>
          <w:lang w:val="es-CO"/>
        </w:rPr>
        <w:t xml:space="preserve"> </w:t>
      </w:r>
      <w:hyperlink w:anchor="_bookmark39">
        <w:r>
          <w:rPr>
            <w:color w:val="00004C"/>
            <w:lang w:val="es-CO"/>
          </w:rPr>
          <w:t>2018</w:t>
        </w:r>
      </w:hyperlink>
      <w:r>
        <w:rPr>
          <w:color w:val="00004C"/>
          <w:lang w:val="es-CO"/>
        </w:rPr>
        <w:t>)</w:t>
      </w:r>
      <w:r>
        <w:rPr>
          <w:lang w:val="es-CO"/>
        </w:rPr>
        <w:t>.</w:t>
      </w:r>
      <w:r>
        <w:rPr>
          <w:spacing w:val="19"/>
          <w:lang w:val="es-CO"/>
        </w:rPr>
        <w:t xml:space="preserve"> </w:t>
      </w:r>
      <w:r>
        <w:rPr>
          <w:color w:val="000000"/>
          <w:spacing w:val="-2"/>
          <w:lang w:val="es-CO"/>
        </w:rPr>
        <w:t>La naturaleza binaria de la variable dependiente no permite distinguir entre la ocurrencia de un solo evento o múltiples eventos. Es decir, en una unidad de mapeo solo se puede especificar la ocurrencia (1) o no ocurrencia (0) de movimientos en masa. Esta limitación es especialmente relevante cuando se trabaja con unidades de análisis grandes, como subcuencas, en las cuales pueden registrarse múltiples eventos que no pueden ser diferenciados en un modelo logístico binario. En contraste, cuando se emplean celdas de resolución más fina</w:t>
      </w:r>
      <w:del w:id="952" w:author="Daniel Bertin Ugarte" w:date="2026-01-30T10:46:00Z" w16du:dateUtc="2026-01-30T13:46:00Z">
        <w:r w:rsidDel="00CB4DB0">
          <w:rPr>
            <w:color w:val="000000"/>
            <w:spacing w:val="-2"/>
            <w:lang w:val="es-CO"/>
          </w:rPr>
          <w:delText xml:space="preserve"> o en estudios regionales</w:delText>
        </w:r>
      </w:del>
      <w:r>
        <w:rPr>
          <w:color w:val="000000"/>
          <w:spacing w:val="-2"/>
          <w:lang w:val="es-CO"/>
        </w:rPr>
        <w:t>, el tamaño de la celda puede ser comparable al de los deslizamientos, reduciendo así esta limitación</w:t>
      </w:r>
      <w:ins w:id="953" w:author="Daniel Bertin Ugarte" w:date="2026-01-30T10:47:00Z" w16du:dateUtc="2026-01-30T13:47:00Z">
        <w:r w:rsidR="00CB4DB0">
          <w:rPr>
            <w:color w:val="000000"/>
            <w:spacing w:val="-2"/>
            <w:lang w:val="es-CO"/>
          </w:rPr>
          <w:t>; p</w:t>
        </w:r>
      </w:ins>
      <w:del w:id="954" w:author="Daniel Bertin Ugarte" w:date="2026-01-30T10:47:00Z" w16du:dateUtc="2026-01-30T13:47:00Z">
        <w:r w:rsidDel="00CB4DB0">
          <w:rPr>
            <w:color w:val="000000"/>
            <w:spacing w:val="-2"/>
            <w:lang w:val="es-CO"/>
          </w:rPr>
          <w:delText>. P</w:delText>
        </w:r>
      </w:del>
      <w:r>
        <w:rPr>
          <w:color w:val="000000"/>
          <w:spacing w:val="-2"/>
          <w:lang w:val="es-CO"/>
        </w:rPr>
        <w:t>or tanto, la escala y resolución del análisis condicionan la precisión con la que se puede representar la frecuencia de eventos en el modelado de la susceptibilidad. Pero para unidades de m</w:t>
      </w:r>
      <w:r>
        <w:rPr>
          <w:spacing w:val="-2"/>
          <w:lang w:val="es-CO"/>
        </w:rPr>
        <w:t xml:space="preserve">apeo con áreas mayores </w:t>
      </w:r>
      <w:del w:id="955" w:author="Daniel Bertin Ugarte" w:date="2026-01-30T10:46:00Z" w16du:dateUtc="2026-01-30T13:46:00Z">
        <w:r w:rsidDel="00CB4DB0">
          <w:rPr>
            <w:spacing w:val="-2"/>
            <w:lang w:val="es-CO"/>
          </w:rPr>
          <w:delText xml:space="preserve"> </w:delText>
        </w:r>
      </w:del>
      <w:r>
        <w:rPr>
          <w:spacing w:val="-2"/>
          <w:lang w:val="es-CO"/>
        </w:rPr>
        <w:t>a</w:t>
      </w:r>
      <w:ins w:id="956" w:author="Daniel Bertin Ugarte" w:date="2026-01-30T10:47:00Z" w16du:dateUtc="2026-01-30T13:47:00Z">
        <w:r w:rsidR="00CB4DB0">
          <w:rPr>
            <w:spacing w:val="-2"/>
            <w:lang w:val="es-CO"/>
          </w:rPr>
          <w:t xml:space="preserve"> las de</w:t>
        </w:r>
      </w:ins>
      <w:r>
        <w:rPr>
          <w:spacing w:val="-2"/>
          <w:lang w:val="es-CO"/>
        </w:rPr>
        <w:t xml:space="preserve"> los movimientos en masa, cada unidad de mapeo puede tener más de un </w:t>
      </w:r>
      <w:del w:id="957" w:author="Daniel Bertin Ugarte" w:date="2026-01-30T10:47:00Z" w16du:dateUtc="2026-01-30T13:47:00Z">
        <w:r w:rsidDel="00CB4DB0">
          <w:rPr>
            <w:spacing w:val="-2"/>
            <w:lang w:val="es-CO"/>
          </w:rPr>
          <w:delText>mov</w:delText>
        </w:r>
        <w:r w:rsidDel="00CB4DB0">
          <w:rPr>
            <w:lang w:val="es-CO"/>
          </w:rPr>
          <w:delText>imiento en masa</w:delText>
        </w:r>
      </w:del>
      <w:ins w:id="958" w:author="Daniel Bertin Ugarte" w:date="2026-01-30T10:47:00Z" w16du:dateUtc="2026-01-30T13:47:00Z">
        <w:r w:rsidR="00CB4DB0">
          <w:rPr>
            <w:spacing w:val="-2"/>
            <w:lang w:val="es-CO"/>
          </w:rPr>
          <w:t>evento</w:t>
        </w:r>
      </w:ins>
      <w:r>
        <w:rPr>
          <w:lang w:val="es-CO"/>
        </w:rPr>
        <w:t>, lo</w:t>
      </w:r>
      <w:r>
        <w:rPr>
          <w:spacing w:val="80"/>
          <w:lang w:val="es-CO"/>
        </w:rPr>
        <w:t xml:space="preserve"> </w:t>
      </w:r>
      <w:r>
        <w:rPr>
          <w:lang w:val="es-CO"/>
        </w:rPr>
        <w:t xml:space="preserve">cual </w:t>
      </w:r>
      <w:del w:id="959" w:author="Daniel Bertin Ugarte" w:date="2026-01-30T10:48:00Z" w16du:dateUtc="2026-01-30T13:48:00Z">
        <w:r w:rsidDel="00CB4DB0">
          <w:rPr>
            <w:lang w:val="es-CO"/>
          </w:rPr>
          <w:delText xml:space="preserve">no se puede representar en los modelos de regresión logística, y </w:delText>
        </w:r>
      </w:del>
      <w:r>
        <w:rPr>
          <w:lang w:val="es-CO"/>
        </w:rPr>
        <w:t xml:space="preserve">puede resultar en una subestimación </w:t>
      </w:r>
      <w:del w:id="960" w:author="Daniel Bertin Ugarte" w:date="2026-01-30T10:48:00Z" w16du:dateUtc="2026-01-30T13:48:00Z">
        <w:r w:rsidDel="00CB4DB0">
          <w:rPr>
            <w:lang w:val="es-CO"/>
          </w:rPr>
          <w:delText xml:space="preserve">o sobrestimación </w:delText>
        </w:r>
      </w:del>
      <w:r>
        <w:rPr>
          <w:lang w:val="es-CO"/>
        </w:rPr>
        <w:t>de la susceptibilidad. En contraste, la regresión de tipo Poisson, también perteneciente</w:t>
      </w:r>
      <w:r>
        <w:rPr>
          <w:spacing w:val="18"/>
          <w:lang w:val="es-CO"/>
        </w:rPr>
        <w:t xml:space="preserve"> </w:t>
      </w:r>
      <w:r>
        <w:rPr>
          <w:lang w:val="es-CO"/>
        </w:rPr>
        <w:t>a</w:t>
      </w:r>
      <w:r>
        <w:rPr>
          <w:spacing w:val="19"/>
          <w:lang w:val="es-CO"/>
        </w:rPr>
        <w:t xml:space="preserve"> </w:t>
      </w:r>
      <w:r>
        <w:rPr>
          <w:lang w:val="es-CO"/>
        </w:rPr>
        <w:t>la</w:t>
      </w:r>
      <w:r>
        <w:rPr>
          <w:spacing w:val="18"/>
          <w:lang w:val="es-CO"/>
        </w:rPr>
        <w:t xml:space="preserve"> </w:t>
      </w:r>
      <w:r>
        <w:rPr>
          <w:lang w:val="es-CO"/>
        </w:rPr>
        <w:t>familia</w:t>
      </w:r>
      <w:r>
        <w:rPr>
          <w:spacing w:val="18"/>
          <w:lang w:val="es-CO"/>
        </w:rPr>
        <w:t xml:space="preserve"> </w:t>
      </w:r>
      <w:r>
        <w:rPr>
          <w:lang w:val="es-CO"/>
        </w:rPr>
        <w:t>de</w:t>
      </w:r>
      <w:r>
        <w:rPr>
          <w:spacing w:val="19"/>
          <w:lang w:val="es-CO"/>
        </w:rPr>
        <w:t xml:space="preserve"> </w:t>
      </w:r>
      <w:r>
        <w:rPr>
          <w:lang w:val="es-CO"/>
        </w:rPr>
        <w:t>los</w:t>
      </w:r>
      <w:r>
        <w:rPr>
          <w:spacing w:val="18"/>
          <w:lang w:val="es-CO"/>
        </w:rPr>
        <w:t xml:space="preserve"> </w:t>
      </w:r>
      <w:r>
        <w:rPr>
          <w:lang w:val="es-CO"/>
        </w:rPr>
        <w:t>GLM,</w:t>
      </w:r>
      <w:r>
        <w:rPr>
          <w:spacing w:val="18"/>
          <w:lang w:val="es-CO"/>
        </w:rPr>
        <w:t xml:space="preserve"> </w:t>
      </w:r>
      <w:r>
        <w:rPr>
          <w:lang w:val="es-CO"/>
        </w:rPr>
        <w:t>ofrece</w:t>
      </w:r>
      <w:r>
        <w:rPr>
          <w:spacing w:val="19"/>
          <w:lang w:val="es-CO"/>
        </w:rPr>
        <w:t xml:space="preserve"> </w:t>
      </w:r>
      <w:r>
        <w:rPr>
          <w:lang w:val="es-CO"/>
        </w:rPr>
        <w:t>la</w:t>
      </w:r>
      <w:r>
        <w:rPr>
          <w:spacing w:val="18"/>
          <w:lang w:val="es-CO"/>
        </w:rPr>
        <w:t xml:space="preserve"> </w:t>
      </w:r>
      <w:r>
        <w:rPr>
          <w:lang w:val="es-CO"/>
        </w:rPr>
        <w:t>posibilidad</w:t>
      </w:r>
      <w:r>
        <w:rPr>
          <w:spacing w:val="18"/>
          <w:lang w:val="es-CO"/>
        </w:rPr>
        <w:t xml:space="preserve"> </w:t>
      </w:r>
      <w:r>
        <w:rPr>
          <w:lang w:val="es-CO"/>
        </w:rPr>
        <w:t>de</w:t>
      </w:r>
      <w:r>
        <w:rPr>
          <w:spacing w:val="19"/>
          <w:lang w:val="es-CO"/>
        </w:rPr>
        <w:t xml:space="preserve"> </w:t>
      </w:r>
      <w:r>
        <w:rPr>
          <w:lang w:val="es-CO"/>
        </w:rPr>
        <w:t>modelar</w:t>
      </w:r>
      <w:r>
        <w:rPr>
          <w:spacing w:val="18"/>
          <w:lang w:val="es-CO"/>
        </w:rPr>
        <w:t xml:space="preserve"> </w:t>
      </w:r>
      <w:r>
        <w:rPr>
          <w:lang w:val="es-CO"/>
        </w:rPr>
        <w:t>el</w:t>
      </w:r>
      <w:r>
        <w:rPr>
          <w:spacing w:val="18"/>
          <w:lang w:val="es-CO"/>
        </w:rPr>
        <w:t xml:space="preserve"> </w:t>
      </w:r>
      <w:r>
        <w:rPr>
          <w:lang w:val="es-CO"/>
        </w:rPr>
        <w:t>número</w:t>
      </w:r>
      <w:r>
        <w:rPr>
          <w:spacing w:val="19"/>
          <w:lang w:val="es-CO"/>
        </w:rPr>
        <w:t xml:space="preserve"> </w:t>
      </w:r>
      <w:r>
        <w:rPr>
          <w:lang w:val="es-CO"/>
        </w:rPr>
        <w:t>de</w:t>
      </w:r>
      <w:r>
        <w:rPr>
          <w:spacing w:val="18"/>
          <w:lang w:val="es-CO"/>
        </w:rPr>
        <w:t xml:space="preserve"> </w:t>
      </w:r>
      <w:r>
        <w:rPr>
          <w:lang w:val="es-CO"/>
        </w:rPr>
        <w:t>movimientos en masa esperados, mejorando la interpretación del modelo cuando se trata de áreas donde la</w:t>
      </w:r>
      <w:r>
        <w:rPr>
          <w:spacing w:val="80"/>
          <w:lang w:val="es-CO"/>
        </w:rPr>
        <w:t xml:space="preserve"> </w:t>
      </w:r>
      <w:r>
        <w:rPr>
          <w:lang w:val="es-CO"/>
        </w:rPr>
        <w:t>frecuencia de movimientos en masa varía (Lombardo et al.</w:t>
      </w:r>
      <w:ins w:id="961" w:author="Daniel Bertin Ugarte" w:date="2026-01-30T10:49:00Z" w16du:dateUtc="2026-01-30T13:49:00Z">
        <w:r w:rsidR="00CB4DB0">
          <w:rPr>
            <w:lang w:val="es-CO"/>
          </w:rPr>
          <w:t>,</w:t>
        </w:r>
      </w:ins>
      <w:r>
        <w:rPr>
          <w:lang w:val="es-CO"/>
        </w:rPr>
        <w:t xml:space="preserve"> </w:t>
      </w:r>
      <w:hyperlink w:anchor="_bookmark38">
        <w:r>
          <w:rPr>
            <w:color w:val="00004C"/>
            <w:lang w:val="es-CO"/>
          </w:rPr>
          <w:t>2020</w:t>
        </w:r>
      </w:hyperlink>
      <w:r>
        <w:rPr>
          <w:lang w:val="es-CO"/>
        </w:rPr>
        <w:t>). Este</w:t>
      </w:r>
      <w:ins w:id="962" w:author="Daniel Bertin Ugarte" w:date="2026-01-30T10:49:00Z" w16du:dateUtc="2026-01-30T13:49:00Z">
        <w:r w:rsidR="00CB4DB0">
          <w:rPr>
            <w:lang w:val="es-CO"/>
          </w:rPr>
          <w:t xml:space="preserve"> último</w:t>
        </w:r>
      </w:ins>
      <w:r>
        <w:rPr>
          <w:lang w:val="es-CO"/>
        </w:rPr>
        <w:t xml:space="preserve"> enfoque</w:t>
      </w:r>
      <w:r>
        <w:rPr>
          <w:spacing w:val="80"/>
          <w:lang w:val="es-CO"/>
        </w:rPr>
        <w:t xml:space="preserve"> </w:t>
      </w:r>
      <w:r>
        <w:rPr>
          <w:lang w:val="es-CO"/>
        </w:rPr>
        <w:t>proporciona</w:t>
      </w:r>
      <w:r>
        <w:rPr>
          <w:spacing w:val="-2"/>
          <w:lang w:val="es-CO"/>
        </w:rPr>
        <w:t xml:space="preserve"> </w:t>
      </w:r>
      <w:r>
        <w:rPr>
          <w:lang w:val="es-CO"/>
        </w:rPr>
        <w:t>una</w:t>
      </w:r>
      <w:r>
        <w:rPr>
          <w:spacing w:val="-2"/>
          <w:lang w:val="es-CO"/>
        </w:rPr>
        <w:t xml:space="preserve"> </w:t>
      </w:r>
      <w:r>
        <w:rPr>
          <w:lang w:val="es-CO"/>
        </w:rPr>
        <w:t>forma</w:t>
      </w:r>
      <w:r>
        <w:rPr>
          <w:spacing w:val="-2"/>
          <w:lang w:val="es-CO"/>
        </w:rPr>
        <w:t xml:space="preserve"> </w:t>
      </w:r>
      <w:r>
        <w:rPr>
          <w:lang w:val="es-CO"/>
        </w:rPr>
        <w:t>más</w:t>
      </w:r>
      <w:r>
        <w:rPr>
          <w:spacing w:val="-2"/>
          <w:lang w:val="es-CO"/>
        </w:rPr>
        <w:t xml:space="preserve"> </w:t>
      </w:r>
      <w:r>
        <w:rPr>
          <w:lang w:val="es-CO"/>
        </w:rPr>
        <w:t>robusta</w:t>
      </w:r>
      <w:r>
        <w:rPr>
          <w:spacing w:val="-2"/>
          <w:lang w:val="es-CO"/>
        </w:rPr>
        <w:t xml:space="preserve"> </w:t>
      </w:r>
      <w:r>
        <w:rPr>
          <w:lang w:val="es-CO"/>
        </w:rPr>
        <w:t>de</w:t>
      </w:r>
      <w:r>
        <w:rPr>
          <w:spacing w:val="-2"/>
          <w:lang w:val="es-CO"/>
        </w:rPr>
        <w:t xml:space="preserve"> </w:t>
      </w:r>
      <w:r>
        <w:rPr>
          <w:lang w:val="es-CO"/>
        </w:rPr>
        <w:t>capturar</w:t>
      </w:r>
      <w:r>
        <w:rPr>
          <w:spacing w:val="-2"/>
          <w:lang w:val="es-CO"/>
        </w:rPr>
        <w:t xml:space="preserve"> </w:t>
      </w:r>
      <w:r>
        <w:rPr>
          <w:lang w:val="es-CO"/>
        </w:rPr>
        <w:t>la</w:t>
      </w:r>
      <w:r>
        <w:rPr>
          <w:spacing w:val="-2"/>
          <w:lang w:val="es-CO"/>
        </w:rPr>
        <w:t xml:space="preserve"> </w:t>
      </w:r>
      <w:r>
        <w:rPr>
          <w:lang w:val="es-CO"/>
        </w:rPr>
        <w:t>naturaleza</w:t>
      </w:r>
      <w:r>
        <w:rPr>
          <w:spacing w:val="-2"/>
          <w:lang w:val="es-CO"/>
        </w:rPr>
        <w:t xml:space="preserve"> </w:t>
      </w:r>
      <w:r>
        <w:rPr>
          <w:lang w:val="es-CO"/>
        </w:rPr>
        <w:t>del</w:t>
      </w:r>
      <w:r>
        <w:rPr>
          <w:spacing w:val="-2"/>
          <w:lang w:val="es-CO"/>
        </w:rPr>
        <w:t xml:space="preserve"> </w:t>
      </w:r>
      <w:r>
        <w:rPr>
          <w:lang w:val="es-CO"/>
        </w:rPr>
        <w:t>fenómeno</w:t>
      </w:r>
      <w:r>
        <w:rPr>
          <w:spacing w:val="-2"/>
          <w:lang w:val="es-CO"/>
        </w:rPr>
        <w:t xml:space="preserve"> </w:t>
      </w:r>
      <w:r>
        <w:rPr>
          <w:lang w:val="es-CO"/>
        </w:rPr>
        <w:t>y</w:t>
      </w:r>
      <w:r>
        <w:rPr>
          <w:spacing w:val="-2"/>
          <w:lang w:val="es-CO"/>
        </w:rPr>
        <w:t xml:space="preserve"> </w:t>
      </w:r>
      <w:r>
        <w:rPr>
          <w:lang w:val="es-CO"/>
        </w:rPr>
        <w:t>de</w:t>
      </w:r>
      <w:r>
        <w:rPr>
          <w:spacing w:val="-2"/>
          <w:lang w:val="es-CO"/>
        </w:rPr>
        <w:t xml:space="preserve"> </w:t>
      </w:r>
      <w:r>
        <w:rPr>
          <w:lang w:val="es-CO"/>
        </w:rPr>
        <w:t>reflejar</w:t>
      </w:r>
      <w:r>
        <w:rPr>
          <w:spacing w:val="-2"/>
          <w:lang w:val="es-CO"/>
        </w:rPr>
        <w:t xml:space="preserve"> </w:t>
      </w:r>
      <w:r>
        <w:rPr>
          <w:lang w:val="es-CO"/>
        </w:rPr>
        <w:t>la</w:t>
      </w:r>
      <w:r>
        <w:rPr>
          <w:spacing w:val="-2"/>
          <w:lang w:val="es-CO"/>
        </w:rPr>
        <w:t xml:space="preserve"> </w:t>
      </w:r>
      <w:r>
        <w:rPr>
          <w:lang w:val="es-CO"/>
        </w:rPr>
        <w:t>dinámica</w:t>
      </w:r>
      <w:r>
        <w:rPr>
          <w:spacing w:val="80"/>
          <w:lang w:val="es-CO"/>
        </w:rPr>
        <w:t xml:space="preserve"> </w:t>
      </w:r>
      <w:r>
        <w:rPr>
          <w:lang w:val="es-CO"/>
        </w:rPr>
        <w:t>de</w:t>
      </w:r>
      <w:r>
        <w:rPr>
          <w:spacing w:val="2"/>
          <w:lang w:val="es-CO"/>
        </w:rPr>
        <w:t xml:space="preserve"> </w:t>
      </w:r>
      <w:r>
        <w:rPr>
          <w:lang w:val="es-CO"/>
        </w:rPr>
        <w:t>los</w:t>
      </w:r>
      <w:r>
        <w:rPr>
          <w:spacing w:val="3"/>
          <w:lang w:val="es-CO"/>
        </w:rPr>
        <w:t xml:space="preserve"> </w:t>
      </w:r>
      <w:r>
        <w:rPr>
          <w:lang w:val="es-CO"/>
        </w:rPr>
        <w:t>movimientos</w:t>
      </w:r>
      <w:r>
        <w:rPr>
          <w:spacing w:val="3"/>
          <w:lang w:val="es-CO"/>
        </w:rPr>
        <w:t xml:space="preserve"> </w:t>
      </w:r>
      <w:r>
        <w:rPr>
          <w:lang w:val="es-CO"/>
        </w:rPr>
        <w:t>en</w:t>
      </w:r>
      <w:r>
        <w:rPr>
          <w:spacing w:val="3"/>
          <w:lang w:val="es-CO"/>
        </w:rPr>
        <w:t xml:space="preserve"> </w:t>
      </w:r>
      <w:r>
        <w:rPr>
          <w:lang w:val="es-CO"/>
        </w:rPr>
        <w:t>masa</w:t>
      </w:r>
      <w:r>
        <w:rPr>
          <w:spacing w:val="3"/>
          <w:lang w:val="es-CO"/>
        </w:rPr>
        <w:t xml:space="preserve"> </w:t>
      </w:r>
      <w:r>
        <w:rPr>
          <w:lang w:val="es-CO"/>
        </w:rPr>
        <w:t>en</w:t>
      </w:r>
      <w:r>
        <w:rPr>
          <w:spacing w:val="3"/>
          <w:lang w:val="es-CO"/>
        </w:rPr>
        <w:t xml:space="preserve"> </w:t>
      </w:r>
      <w:r>
        <w:rPr>
          <w:lang w:val="es-CO"/>
        </w:rPr>
        <w:t>áreas</w:t>
      </w:r>
      <w:r>
        <w:rPr>
          <w:spacing w:val="3"/>
          <w:lang w:val="es-CO"/>
        </w:rPr>
        <w:t xml:space="preserve"> </w:t>
      </w:r>
      <w:r>
        <w:rPr>
          <w:lang w:val="es-CO"/>
        </w:rPr>
        <w:t>más</w:t>
      </w:r>
      <w:r>
        <w:rPr>
          <w:spacing w:val="2"/>
          <w:lang w:val="es-CO"/>
        </w:rPr>
        <w:t xml:space="preserve"> </w:t>
      </w:r>
      <w:r>
        <w:rPr>
          <w:spacing w:val="-2"/>
          <w:lang w:val="es-CO"/>
        </w:rPr>
        <w:t>complejas.</w:t>
      </w:r>
    </w:p>
    <w:p w14:paraId="07B00526" w14:textId="175E4231" w:rsidR="00D05FC9" w:rsidRPr="00CC34F8" w:rsidRDefault="00510033">
      <w:pPr>
        <w:pStyle w:val="Ttulo1"/>
        <w:tabs>
          <w:tab w:val="left" w:pos="8414"/>
        </w:tabs>
        <w:spacing w:before="157"/>
        <w:jc w:val="both"/>
        <w:rPr>
          <w:lang w:val="es-CL"/>
        </w:rPr>
      </w:pPr>
      <w:r>
        <w:rPr>
          <w:lang w:val="es-CO"/>
        </w:rPr>
        <w:t>Un</w:t>
      </w:r>
      <w:r>
        <w:rPr>
          <w:spacing w:val="16"/>
          <w:lang w:val="es-CO"/>
        </w:rPr>
        <w:t xml:space="preserve"> </w:t>
      </w:r>
      <w:r>
        <w:rPr>
          <w:lang w:val="es-CO"/>
        </w:rPr>
        <w:t>aspecto</w:t>
      </w:r>
      <w:r>
        <w:rPr>
          <w:spacing w:val="17"/>
          <w:lang w:val="es-CO"/>
        </w:rPr>
        <w:t xml:space="preserve"> </w:t>
      </w:r>
      <w:r>
        <w:rPr>
          <w:lang w:val="es-CO"/>
        </w:rPr>
        <w:t>que</w:t>
      </w:r>
      <w:r>
        <w:rPr>
          <w:spacing w:val="17"/>
          <w:lang w:val="es-CO"/>
        </w:rPr>
        <w:t xml:space="preserve"> </w:t>
      </w:r>
      <w:r>
        <w:rPr>
          <w:lang w:val="es-CO"/>
        </w:rPr>
        <w:t>requiere</w:t>
      </w:r>
      <w:r>
        <w:rPr>
          <w:spacing w:val="17"/>
          <w:lang w:val="es-CO"/>
        </w:rPr>
        <w:t xml:space="preserve"> </w:t>
      </w:r>
      <w:del w:id="963" w:author="Daniel Bertin Ugarte" w:date="2026-01-30T10:56:00Z" w16du:dateUtc="2026-01-30T13:56:00Z">
        <w:r w:rsidDel="003A6F27">
          <w:rPr>
            <w:lang w:val="es-CO"/>
          </w:rPr>
          <w:delText>una</w:delText>
        </w:r>
        <w:r w:rsidDel="003A6F27">
          <w:rPr>
            <w:spacing w:val="17"/>
            <w:lang w:val="es-CO"/>
          </w:rPr>
          <w:delText xml:space="preserve"> </w:delText>
        </w:r>
        <w:r w:rsidDel="003A6F27">
          <w:rPr>
            <w:lang w:val="es-CO"/>
          </w:rPr>
          <w:delText>mayor</w:delText>
        </w:r>
        <w:r w:rsidDel="003A6F27">
          <w:rPr>
            <w:spacing w:val="17"/>
            <w:lang w:val="es-CO"/>
          </w:rPr>
          <w:delText xml:space="preserve"> </w:delText>
        </w:r>
        <w:r w:rsidDel="003A6F27">
          <w:rPr>
            <w:lang w:val="es-CO"/>
          </w:rPr>
          <w:delText>atención</w:delText>
        </w:r>
      </w:del>
      <w:ins w:id="964" w:author="Daniel Bertin Ugarte" w:date="2026-01-30T10:56:00Z" w16du:dateUtc="2026-01-30T13:56:00Z">
        <w:r w:rsidR="003A6F27">
          <w:rPr>
            <w:lang w:val="es-CO"/>
          </w:rPr>
          <w:t>ser considerado con más frecuencia</w:t>
        </w:r>
      </w:ins>
      <w:r>
        <w:rPr>
          <w:spacing w:val="17"/>
          <w:lang w:val="es-CO"/>
        </w:rPr>
        <w:t xml:space="preserve"> </w:t>
      </w:r>
      <w:r>
        <w:rPr>
          <w:lang w:val="es-CO"/>
        </w:rPr>
        <w:t>en</w:t>
      </w:r>
      <w:r>
        <w:rPr>
          <w:spacing w:val="17"/>
          <w:lang w:val="es-CO"/>
        </w:rPr>
        <w:t xml:space="preserve"> </w:t>
      </w:r>
      <w:del w:id="965" w:author="Daniel Bertin Ugarte" w:date="2026-01-30T10:56:00Z" w16du:dateUtc="2026-01-30T13:56:00Z">
        <w:r w:rsidDel="003A6F27">
          <w:rPr>
            <w:lang w:val="es-CO"/>
          </w:rPr>
          <w:delText>los</w:delText>
        </w:r>
        <w:r w:rsidDel="003A6F27">
          <w:rPr>
            <w:spacing w:val="17"/>
            <w:lang w:val="es-CO"/>
          </w:rPr>
          <w:delText xml:space="preserve"> </w:delText>
        </w:r>
      </w:del>
      <w:r>
        <w:rPr>
          <w:lang w:val="es-CO"/>
        </w:rPr>
        <w:t>estudios</w:t>
      </w:r>
      <w:r>
        <w:rPr>
          <w:spacing w:val="17"/>
          <w:lang w:val="es-CO"/>
        </w:rPr>
        <w:t xml:space="preserve"> </w:t>
      </w:r>
      <w:r>
        <w:rPr>
          <w:lang w:val="es-CO"/>
        </w:rPr>
        <w:t>de</w:t>
      </w:r>
      <w:r>
        <w:rPr>
          <w:spacing w:val="17"/>
          <w:lang w:val="es-CO"/>
        </w:rPr>
        <w:t xml:space="preserve"> </w:t>
      </w:r>
      <w:r>
        <w:rPr>
          <w:lang w:val="es-CO"/>
        </w:rPr>
        <w:t>susceptibilidad</w:t>
      </w:r>
      <w:r>
        <w:rPr>
          <w:spacing w:val="17"/>
          <w:lang w:val="es-CO"/>
        </w:rPr>
        <w:t xml:space="preserve"> </w:t>
      </w:r>
      <w:r>
        <w:rPr>
          <w:lang w:val="es-CO"/>
        </w:rPr>
        <w:t>a</w:t>
      </w:r>
      <w:r>
        <w:rPr>
          <w:spacing w:val="17"/>
          <w:lang w:val="es-CO"/>
        </w:rPr>
        <w:t xml:space="preserve"> </w:t>
      </w:r>
      <w:r>
        <w:rPr>
          <w:lang w:val="es-CO"/>
        </w:rPr>
        <w:t>movimientos</w:t>
      </w:r>
      <w:r>
        <w:rPr>
          <w:spacing w:val="17"/>
          <w:lang w:val="es-CO"/>
        </w:rPr>
        <w:t xml:space="preserve"> </w:t>
      </w:r>
      <w:r>
        <w:rPr>
          <w:spacing w:val="-5"/>
          <w:lang w:val="es-CO"/>
        </w:rPr>
        <w:t xml:space="preserve">en </w:t>
      </w:r>
      <w:r>
        <w:rPr>
          <w:lang w:val="es-CO"/>
        </w:rPr>
        <w:t>masa</w:t>
      </w:r>
      <w:r>
        <w:rPr>
          <w:spacing w:val="-7"/>
          <w:lang w:val="es-CO"/>
        </w:rPr>
        <w:t xml:space="preserve"> </w:t>
      </w:r>
      <w:del w:id="966" w:author="Daniel Bertin Ugarte" w:date="2026-01-30T10:56:00Z" w16du:dateUtc="2026-01-30T13:56:00Z">
        <w:r w:rsidDel="003A6F27">
          <w:rPr>
            <w:lang w:val="es-CO"/>
          </w:rPr>
          <w:delText>utilizando</w:delText>
        </w:r>
        <w:r w:rsidDel="003A6F27">
          <w:rPr>
            <w:spacing w:val="-6"/>
            <w:lang w:val="es-CO"/>
          </w:rPr>
          <w:delText xml:space="preserve"> </w:delText>
        </w:r>
        <w:r w:rsidDel="003A6F27">
          <w:rPr>
            <w:lang w:val="es-CO"/>
          </w:rPr>
          <w:delText>técnicas</w:delText>
        </w:r>
        <w:r w:rsidDel="003A6F27">
          <w:rPr>
            <w:spacing w:val="-6"/>
            <w:lang w:val="es-CO"/>
          </w:rPr>
          <w:delText xml:space="preserve"> </w:delText>
        </w:r>
        <w:r w:rsidDel="003A6F27">
          <w:rPr>
            <w:lang w:val="es-CO"/>
          </w:rPr>
          <w:delText>estadísticas</w:delText>
        </w:r>
        <w:r w:rsidDel="003A6F27">
          <w:rPr>
            <w:spacing w:val="-6"/>
            <w:lang w:val="es-CO"/>
          </w:rPr>
          <w:delText xml:space="preserve"> </w:delText>
        </w:r>
      </w:del>
      <w:r>
        <w:rPr>
          <w:lang w:val="es-CO"/>
        </w:rPr>
        <w:t>es</w:t>
      </w:r>
      <w:r>
        <w:rPr>
          <w:spacing w:val="-6"/>
          <w:lang w:val="es-CO"/>
        </w:rPr>
        <w:t xml:space="preserve"> </w:t>
      </w:r>
      <w:r>
        <w:rPr>
          <w:lang w:val="es-CO"/>
        </w:rPr>
        <w:t>la</w:t>
      </w:r>
      <w:r>
        <w:rPr>
          <w:spacing w:val="-6"/>
          <w:lang w:val="es-CO"/>
        </w:rPr>
        <w:t xml:space="preserve"> </w:t>
      </w:r>
      <w:r>
        <w:rPr>
          <w:lang w:val="es-CO"/>
        </w:rPr>
        <w:t>evaluación</w:t>
      </w:r>
      <w:r>
        <w:rPr>
          <w:spacing w:val="-6"/>
          <w:lang w:val="es-CO"/>
        </w:rPr>
        <w:t xml:space="preserve"> </w:t>
      </w:r>
      <w:r>
        <w:rPr>
          <w:lang w:val="es-CO"/>
        </w:rPr>
        <w:t>rigurosa</w:t>
      </w:r>
      <w:r>
        <w:rPr>
          <w:spacing w:val="-6"/>
          <w:lang w:val="es-CO"/>
        </w:rPr>
        <w:t xml:space="preserve"> </w:t>
      </w:r>
      <w:r>
        <w:rPr>
          <w:lang w:val="es-CO"/>
        </w:rPr>
        <w:t>del</w:t>
      </w:r>
      <w:r>
        <w:rPr>
          <w:spacing w:val="-6"/>
          <w:lang w:val="es-CO"/>
        </w:rPr>
        <w:t xml:space="preserve"> </w:t>
      </w:r>
      <w:r>
        <w:rPr>
          <w:lang w:val="es-CO"/>
        </w:rPr>
        <w:t>desempeño</w:t>
      </w:r>
      <w:r>
        <w:rPr>
          <w:spacing w:val="-6"/>
          <w:lang w:val="es-CO"/>
        </w:rPr>
        <w:t xml:space="preserve"> </w:t>
      </w:r>
      <w:r>
        <w:rPr>
          <w:lang w:val="es-CO"/>
        </w:rPr>
        <w:t>estadístico</w:t>
      </w:r>
      <w:r>
        <w:rPr>
          <w:spacing w:val="-6"/>
          <w:lang w:val="es-CO"/>
        </w:rPr>
        <w:t xml:space="preserve"> </w:t>
      </w:r>
      <w:r>
        <w:rPr>
          <w:lang w:val="es-CO"/>
        </w:rPr>
        <w:t>de</w:t>
      </w:r>
      <w:r>
        <w:rPr>
          <w:spacing w:val="-6"/>
          <w:lang w:val="es-CO"/>
        </w:rPr>
        <w:t xml:space="preserve"> </w:t>
      </w:r>
      <w:r>
        <w:rPr>
          <w:lang w:val="es-CO"/>
        </w:rPr>
        <w:t>los</w:t>
      </w:r>
      <w:r>
        <w:rPr>
          <w:spacing w:val="-6"/>
          <w:lang w:val="es-CO"/>
        </w:rPr>
        <w:t xml:space="preserve"> </w:t>
      </w:r>
      <w:r>
        <w:rPr>
          <w:spacing w:val="-4"/>
          <w:lang w:val="es-CO"/>
        </w:rPr>
        <w:t>mod</w:t>
      </w:r>
      <w:r>
        <w:rPr>
          <w:lang w:val="es-CO"/>
        </w:rPr>
        <w:t>elos (</w:t>
      </w:r>
      <w:del w:id="967" w:author="Daniel Bertin Ugarte" w:date="2026-01-30T10:57:00Z" w16du:dateUtc="2026-01-30T13:57:00Z">
        <w:r w:rsidDel="003A6F27">
          <w:rPr>
            <w:lang w:val="es-CO"/>
          </w:rPr>
          <w:delText xml:space="preserve">Steger et al., 2016, </w:delText>
        </w:r>
      </w:del>
      <w:r>
        <w:rPr>
          <w:lang w:val="es-CO"/>
        </w:rPr>
        <w:t>Goetz et al., 2015</w:t>
      </w:r>
      <w:ins w:id="968" w:author="Daniel Bertin Ugarte" w:date="2026-01-30T10:57:00Z" w16du:dateUtc="2026-01-30T13:57:00Z">
        <w:r w:rsidR="003A6F27">
          <w:rPr>
            <w:lang w:val="es-CO"/>
          </w:rPr>
          <w:t xml:space="preserve">; </w:t>
        </w:r>
        <w:r w:rsidR="003A6F27">
          <w:rPr>
            <w:lang w:val="es-CO"/>
          </w:rPr>
          <w:t>Steger et al., 2016</w:t>
        </w:r>
      </w:ins>
      <w:r>
        <w:rPr>
          <w:lang w:val="es-CO"/>
        </w:rPr>
        <w:t>).</w:t>
      </w:r>
      <w:r>
        <w:rPr>
          <w:spacing w:val="22"/>
          <w:lang w:val="es-CO"/>
        </w:rPr>
        <w:t xml:space="preserve"> </w:t>
      </w:r>
      <w:r>
        <w:rPr>
          <w:lang w:val="es-CO"/>
        </w:rPr>
        <w:t>En</w:t>
      </w:r>
      <w:r>
        <w:rPr>
          <w:spacing w:val="5"/>
          <w:lang w:val="es-CO"/>
        </w:rPr>
        <w:t xml:space="preserve"> </w:t>
      </w:r>
      <w:r>
        <w:rPr>
          <w:lang w:val="es-CO"/>
        </w:rPr>
        <w:t>muchos</w:t>
      </w:r>
      <w:r>
        <w:rPr>
          <w:spacing w:val="6"/>
          <w:lang w:val="es-CO"/>
        </w:rPr>
        <w:t xml:space="preserve"> </w:t>
      </w:r>
      <w:ins w:id="969" w:author="Daniel Bertin Ugarte" w:date="2026-01-30T10:57:00Z" w16du:dateUtc="2026-01-30T13:57:00Z">
        <w:r w:rsidR="003A6F27">
          <w:rPr>
            <w:spacing w:val="6"/>
            <w:lang w:val="es-CO"/>
          </w:rPr>
          <w:t>casos</w:t>
        </w:r>
      </w:ins>
      <w:del w:id="970" w:author="Daniel Bertin Ugarte" w:date="2026-01-30T10:57:00Z" w16du:dateUtc="2026-01-30T13:57:00Z">
        <w:r w:rsidDel="003A6F27">
          <w:rPr>
            <w:lang w:val="es-CO"/>
          </w:rPr>
          <w:delText>estudios</w:delText>
        </w:r>
      </w:del>
      <w:r>
        <w:rPr>
          <w:lang w:val="es-CO"/>
        </w:rPr>
        <w:t>,</w:t>
      </w:r>
      <w:r>
        <w:rPr>
          <w:spacing w:val="6"/>
          <w:lang w:val="es-CO"/>
        </w:rPr>
        <w:t xml:space="preserve"> </w:t>
      </w:r>
      <w:r>
        <w:rPr>
          <w:lang w:val="es-CO"/>
        </w:rPr>
        <w:t>la</w:t>
      </w:r>
      <w:r>
        <w:rPr>
          <w:spacing w:val="6"/>
          <w:lang w:val="es-CO"/>
        </w:rPr>
        <w:t xml:space="preserve"> </w:t>
      </w:r>
      <w:r>
        <w:rPr>
          <w:lang w:val="es-CO"/>
        </w:rPr>
        <w:t>evaluación</w:t>
      </w:r>
      <w:r>
        <w:rPr>
          <w:spacing w:val="6"/>
          <w:lang w:val="es-CO"/>
        </w:rPr>
        <w:t xml:space="preserve"> </w:t>
      </w:r>
      <w:r>
        <w:rPr>
          <w:lang w:val="es-CO"/>
        </w:rPr>
        <w:t>del</w:t>
      </w:r>
      <w:r>
        <w:rPr>
          <w:spacing w:val="5"/>
          <w:lang w:val="es-CO"/>
        </w:rPr>
        <w:t xml:space="preserve"> </w:t>
      </w:r>
      <w:r>
        <w:rPr>
          <w:lang w:val="es-CO"/>
        </w:rPr>
        <w:t>modelo</w:t>
      </w:r>
      <w:r>
        <w:rPr>
          <w:spacing w:val="6"/>
          <w:lang w:val="es-CO"/>
        </w:rPr>
        <w:t xml:space="preserve"> </w:t>
      </w:r>
      <w:r>
        <w:rPr>
          <w:lang w:val="es-CO"/>
        </w:rPr>
        <w:t>se</w:t>
      </w:r>
      <w:r>
        <w:rPr>
          <w:spacing w:val="5"/>
          <w:lang w:val="es-CO"/>
        </w:rPr>
        <w:t xml:space="preserve"> </w:t>
      </w:r>
      <w:r>
        <w:rPr>
          <w:lang w:val="es-CO"/>
        </w:rPr>
        <w:t>limita</w:t>
      </w:r>
      <w:r>
        <w:rPr>
          <w:spacing w:val="6"/>
          <w:lang w:val="es-CO"/>
        </w:rPr>
        <w:t xml:space="preserve"> </w:t>
      </w:r>
      <w:r>
        <w:rPr>
          <w:lang w:val="es-CO"/>
        </w:rPr>
        <w:t>únicamente</w:t>
      </w:r>
      <w:r>
        <w:rPr>
          <w:spacing w:val="5"/>
          <w:lang w:val="es-CO"/>
        </w:rPr>
        <w:t xml:space="preserve"> </w:t>
      </w:r>
      <w:r>
        <w:rPr>
          <w:lang w:val="es-CO"/>
        </w:rPr>
        <w:t>a</w:t>
      </w:r>
      <w:r>
        <w:rPr>
          <w:spacing w:val="6"/>
          <w:lang w:val="es-CO"/>
        </w:rPr>
        <w:t xml:space="preserve"> </w:t>
      </w:r>
      <w:ins w:id="971" w:author="Daniel Bertin Ugarte" w:date="2026-01-30T10:57:00Z" w16du:dateUtc="2026-01-30T13:57:00Z">
        <w:r w:rsidR="003A6F27">
          <w:rPr>
            <w:spacing w:val="6"/>
            <w:lang w:val="es-CO"/>
          </w:rPr>
          <w:t>su</w:t>
        </w:r>
      </w:ins>
      <w:del w:id="972" w:author="Daniel Bertin Ugarte" w:date="2026-01-30T10:57:00Z" w16du:dateUtc="2026-01-30T13:57:00Z">
        <w:r w:rsidDel="003A6F27">
          <w:rPr>
            <w:lang w:val="es-CO"/>
          </w:rPr>
          <w:delText>la</w:delText>
        </w:r>
      </w:del>
      <w:r>
        <w:rPr>
          <w:spacing w:val="6"/>
          <w:lang w:val="es-CO"/>
        </w:rPr>
        <w:t xml:space="preserve"> </w:t>
      </w:r>
      <w:r>
        <w:rPr>
          <w:lang w:val="es-CO"/>
        </w:rPr>
        <w:t>capacidad</w:t>
      </w:r>
      <w:r>
        <w:rPr>
          <w:spacing w:val="5"/>
          <w:lang w:val="es-CO"/>
        </w:rPr>
        <w:t xml:space="preserve"> </w:t>
      </w:r>
      <w:r>
        <w:rPr>
          <w:spacing w:val="-2"/>
          <w:lang w:val="es-CO"/>
        </w:rPr>
        <w:t xml:space="preserve">predictiva, </w:t>
      </w:r>
      <w:r>
        <w:rPr>
          <w:lang w:val="es-CO"/>
        </w:rPr>
        <w:t>utilizando</w:t>
      </w:r>
      <w:r>
        <w:rPr>
          <w:spacing w:val="10"/>
          <w:lang w:val="es-CO"/>
        </w:rPr>
        <w:t xml:space="preserve"> </w:t>
      </w:r>
      <w:r>
        <w:rPr>
          <w:lang w:val="es-CO"/>
        </w:rPr>
        <w:t>herramientas</w:t>
      </w:r>
      <w:r>
        <w:rPr>
          <w:spacing w:val="10"/>
          <w:lang w:val="es-CO"/>
        </w:rPr>
        <w:t xml:space="preserve"> </w:t>
      </w:r>
      <w:r>
        <w:rPr>
          <w:lang w:val="es-CO"/>
        </w:rPr>
        <w:t>como</w:t>
      </w:r>
      <w:r>
        <w:rPr>
          <w:spacing w:val="10"/>
          <w:lang w:val="es-CO"/>
        </w:rPr>
        <w:t xml:space="preserve"> </w:t>
      </w:r>
      <w:r>
        <w:rPr>
          <w:lang w:val="es-CO"/>
        </w:rPr>
        <w:t>la</w:t>
      </w:r>
      <w:r>
        <w:rPr>
          <w:spacing w:val="10"/>
          <w:lang w:val="es-CO"/>
        </w:rPr>
        <w:t xml:space="preserve"> </w:t>
      </w:r>
      <w:r>
        <w:rPr>
          <w:lang w:val="es-CO"/>
        </w:rPr>
        <w:t>curva</w:t>
      </w:r>
      <w:r>
        <w:rPr>
          <w:spacing w:val="10"/>
          <w:lang w:val="es-CO"/>
        </w:rPr>
        <w:t xml:space="preserve"> </w:t>
      </w:r>
      <w:r>
        <w:rPr>
          <w:lang w:val="es-CO"/>
        </w:rPr>
        <w:t>ROC</w:t>
      </w:r>
      <w:r>
        <w:rPr>
          <w:spacing w:val="10"/>
          <w:lang w:val="es-CO"/>
        </w:rPr>
        <w:t xml:space="preserve"> </w:t>
      </w:r>
      <w:r>
        <w:rPr>
          <w:lang w:val="es-CO"/>
        </w:rPr>
        <w:t>y</w:t>
      </w:r>
      <w:r>
        <w:rPr>
          <w:spacing w:val="10"/>
          <w:lang w:val="es-CO"/>
        </w:rPr>
        <w:t xml:space="preserve"> </w:t>
      </w:r>
      <w:r>
        <w:rPr>
          <w:lang w:val="es-CO"/>
        </w:rPr>
        <w:t>el</w:t>
      </w:r>
      <w:r>
        <w:rPr>
          <w:spacing w:val="10"/>
          <w:lang w:val="es-CO"/>
        </w:rPr>
        <w:t xml:space="preserve"> </w:t>
      </w:r>
      <w:r>
        <w:rPr>
          <w:lang w:val="es-CO"/>
        </w:rPr>
        <w:t>área</w:t>
      </w:r>
      <w:r>
        <w:rPr>
          <w:spacing w:val="10"/>
          <w:lang w:val="es-CO"/>
        </w:rPr>
        <w:t xml:space="preserve"> </w:t>
      </w:r>
      <w:r>
        <w:rPr>
          <w:lang w:val="es-CO"/>
        </w:rPr>
        <w:t>bajo</w:t>
      </w:r>
      <w:r>
        <w:rPr>
          <w:spacing w:val="10"/>
          <w:lang w:val="es-CO"/>
        </w:rPr>
        <w:t xml:space="preserve"> </w:t>
      </w:r>
      <w:r>
        <w:rPr>
          <w:lang w:val="es-CO"/>
        </w:rPr>
        <w:t>la</w:t>
      </w:r>
      <w:r>
        <w:rPr>
          <w:spacing w:val="10"/>
          <w:lang w:val="es-CO"/>
        </w:rPr>
        <w:t xml:space="preserve"> </w:t>
      </w:r>
      <w:r>
        <w:rPr>
          <w:lang w:val="es-CO"/>
        </w:rPr>
        <w:t>curva</w:t>
      </w:r>
      <w:r>
        <w:rPr>
          <w:spacing w:val="10"/>
          <w:lang w:val="es-CO"/>
        </w:rPr>
        <w:t xml:space="preserve"> </w:t>
      </w:r>
      <w:r>
        <w:rPr>
          <w:lang w:val="es-CO"/>
        </w:rPr>
        <w:t>(AUC).</w:t>
      </w:r>
      <w:r>
        <w:rPr>
          <w:spacing w:val="10"/>
          <w:lang w:val="es-CO"/>
        </w:rPr>
        <w:t xml:space="preserve"> </w:t>
      </w:r>
      <w:r>
        <w:rPr>
          <w:lang w:val="es-CO"/>
        </w:rPr>
        <w:t>Aunque</w:t>
      </w:r>
      <w:r>
        <w:rPr>
          <w:spacing w:val="10"/>
          <w:lang w:val="es-CO"/>
        </w:rPr>
        <w:t xml:space="preserve"> </w:t>
      </w:r>
      <w:r>
        <w:rPr>
          <w:lang w:val="es-CO"/>
        </w:rPr>
        <w:t>estas</w:t>
      </w:r>
      <w:r>
        <w:rPr>
          <w:spacing w:val="10"/>
          <w:lang w:val="es-CO"/>
        </w:rPr>
        <w:t xml:space="preserve"> </w:t>
      </w:r>
      <w:r>
        <w:rPr>
          <w:spacing w:val="-2"/>
          <w:lang w:val="es-CO"/>
        </w:rPr>
        <w:t xml:space="preserve">métricas </w:t>
      </w:r>
      <w:r>
        <w:rPr>
          <w:lang w:val="es-CO"/>
        </w:rPr>
        <w:t>son</w:t>
      </w:r>
      <w:r>
        <w:rPr>
          <w:spacing w:val="25"/>
          <w:lang w:val="es-CO"/>
        </w:rPr>
        <w:t xml:space="preserve"> </w:t>
      </w:r>
      <w:r>
        <w:rPr>
          <w:lang w:val="es-CO"/>
        </w:rPr>
        <w:t>útiles,</w:t>
      </w:r>
      <w:r>
        <w:rPr>
          <w:spacing w:val="31"/>
          <w:lang w:val="es-CO"/>
        </w:rPr>
        <w:t xml:space="preserve"> </w:t>
      </w:r>
      <w:r>
        <w:rPr>
          <w:lang w:val="es-CO"/>
        </w:rPr>
        <w:t>no</w:t>
      </w:r>
      <w:r>
        <w:rPr>
          <w:spacing w:val="25"/>
          <w:lang w:val="es-CO"/>
        </w:rPr>
        <w:t xml:space="preserve"> </w:t>
      </w:r>
      <w:r>
        <w:rPr>
          <w:lang w:val="es-CO"/>
        </w:rPr>
        <w:t>aportan</w:t>
      </w:r>
      <w:r>
        <w:rPr>
          <w:spacing w:val="25"/>
          <w:lang w:val="es-CO"/>
        </w:rPr>
        <w:t xml:space="preserve"> </w:t>
      </w:r>
      <w:r>
        <w:rPr>
          <w:lang w:val="es-CO"/>
        </w:rPr>
        <w:t>información</w:t>
      </w:r>
      <w:r>
        <w:rPr>
          <w:spacing w:val="25"/>
          <w:lang w:val="es-CO"/>
        </w:rPr>
        <w:t xml:space="preserve"> </w:t>
      </w:r>
      <w:r>
        <w:rPr>
          <w:lang w:val="es-CO"/>
        </w:rPr>
        <w:t>sobre</w:t>
      </w:r>
      <w:r>
        <w:rPr>
          <w:spacing w:val="25"/>
          <w:lang w:val="es-CO"/>
        </w:rPr>
        <w:t xml:space="preserve"> </w:t>
      </w:r>
      <w:r>
        <w:rPr>
          <w:lang w:val="es-CO"/>
        </w:rPr>
        <w:t>la</w:t>
      </w:r>
      <w:r>
        <w:rPr>
          <w:spacing w:val="26"/>
          <w:lang w:val="es-CO"/>
        </w:rPr>
        <w:t xml:space="preserve"> </w:t>
      </w:r>
      <w:r>
        <w:rPr>
          <w:lang w:val="es-CO"/>
        </w:rPr>
        <w:t>validez</w:t>
      </w:r>
      <w:r>
        <w:rPr>
          <w:spacing w:val="25"/>
          <w:lang w:val="es-CO"/>
        </w:rPr>
        <w:t xml:space="preserve"> </w:t>
      </w:r>
      <w:r>
        <w:rPr>
          <w:lang w:val="es-CO"/>
        </w:rPr>
        <w:t>estadística.</w:t>
      </w:r>
      <w:r>
        <w:rPr>
          <w:spacing w:val="77"/>
          <w:lang w:val="es-CO"/>
        </w:rPr>
        <w:t xml:space="preserve"> </w:t>
      </w:r>
      <w:r>
        <w:rPr>
          <w:lang w:val="es-CO"/>
        </w:rPr>
        <w:t>Para</w:t>
      </w:r>
      <w:r>
        <w:rPr>
          <w:spacing w:val="26"/>
          <w:lang w:val="es-CO"/>
        </w:rPr>
        <w:t xml:space="preserve"> </w:t>
      </w:r>
      <w:r>
        <w:rPr>
          <w:lang w:val="es-CO"/>
        </w:rPr>
        <w:t>asegurar</w:t>
      </w:r>
      <w:r>
        <w:rPr>
          <w:spacing w:val="24"/>
          <w:lang w:val="es-CO"/>
        </w:rPr>
        <w:t xml:space="preserve"> </w:t>
      </w:r>
      <w:r>
        <w:rPr>
          <w:lang w:val="es-CO"/>
        </w:rPr>
        <w:t>la</w:t>
      </w:r>
      <w:r>
        <w:rPr>
          <w:spacing w:val="26"/>
          <w:lang w:val="es-CO"/>
        </w:rPr>
        <w:t xml:space="preserve"> </w:t>
      </w:r>
      <w:r>
        <w:rPr>
          <w:lang w:val="es-CO"/>
        </w:rPr>
        <w:t>robustez</w:t>
      </w:r>
      <w:r>
        <w:rPr>
          <w:spacing w:val="24"/>
          <w:lang w:val="es-CO"/>
        </w:rPr>
        <w:t xml:space="preserve"> </w:t>
      </w:r>
      <w:r>
        <w:rPr>
          <w:lang w:val="es-CO"/>
        </w:rPr>
        <w:t>y</w:t>
      </w:r>
      <w:r>
        <w:rPr>
          <w:spacing w:val="26"/>
          <w:lang w:val="es-CO"/>
        </w:rPr>
        <w:t xml:space="preserve"> </w:t>
      </w:r>
      <w:r>
        <w:rPr>
          <w:spacing w:val="-4"/>
          <w:lang w:val="es-CO"/>
        </w:rPr>
        <w:t>con</w:t>
      </w:r>
      <w:r>
        <w:rPr>
          <w:lang w:val="es-CO"/>
        </w:rPr>
        <w:t>sistencia</w:t>
      </w:r>
      <w:r>
        <w:rPr>
          <w:spacing w:val="9"/>
          <w:lang w:val="es-CO"/>
        </w:rPr>
        <w:t xml:space="preserve"> </w:t>
      </w:r>
      <w:r>
        <w:rPr>
          <w:lang w:val="es-CO"/>
        </w:rPr>
        <w:t>de</w:t>
      </w:r>
      <w:r>
        <w:rPr>
          <w:spacing w:val="10"/>
          <w:lang w:val="es-CO"/>
        </w:rPr>
        <w:t xml:space="preserve"> </w:t>
      </w:r>
      <w:r>
        <w:rPr>
          <w:lang w:val="es-CO"/>
        </w:rPr>
        <w:t>los</w:t>
      </w:r>
      <w:r>
        <w:rPr>
          <w:spacing w:val="10"/>
          <w:lang w:val="es-CO"/>
        </w:rPr>
        <w:t xml:space="preserve"> </w:t>
      </w:r>
      <w:r>
        <w:rPr>
          <w:lang w:val="es-CO"/>
        </w:rPr>
        <w:t>modelos,</w:t>
      </w:r>
      <w:r>
        <w:rPr>
          <w:spacing w:val="11"/>
          <w:lang w:val="es-CO"/>
        </w:rPr>
        <w:t xml:space="preserve"> </w:t>
      </w:r>
      <w:r>
        <w:rPr>
          <w:lang w:val="es-CO"/>
        </w:rPr>
        <w:t>es</w:t>
      </w:r>
      <w:r>
        <w:rPr>
          <w:spacing w:val="10"/>
          <w:lang w:val="es-CO"/>
        </w:rPr>
        <w:t xml:space="preserve"> </w:t>
      </w:r>
      <w:r>
        <w:rPr>
          <w:lang w:val="es-CO"/>
        </w:rPr>
        <w:t>crucial</w:t>
      </w:r>
      <w:r>
        <w:rPr>
          <w:spacing w:val="10"/>
          <w:lang w:val="es-CO"/>
        </w:rPr>
        <w:t xml:space="preserve"> </w:t>
      </w:r>
      <w:r>
        <w:rPr>
          <w:lang w:val="es-CO"/>
        </w:rPr>
        <w:t>evaluar</w:t>
      </w:r>
      <w:r>
        <w:rPr>
          <w:spacing w:val="9"/>
          <w:lang w:val="es-CO"/>
        </w:rPr>
        <w:t xml:space="preserve"> </w:t>
      </w:r>
      <w:r>
        <w:rPr>
          <w:lang w:val="es-CO"/>
        </w:rPr>
        <w:t>la</w:t>
      </w:r>
      <w:r>
        <w:rPr>
          <w:spacing w:val="10"/>
          <w:lang w:val="es-CO"/>
        </w:rPr>
        <w:t xml:space="preserve"> </w:t>
      </w:r>
      <w:r>
        <w:rPr>
          <w:lang w:val="es-CO"/>
        </w:rPr>
        <w:t>significancia</w:t>
      </w:r>
      <w:r>
        <w:rPr>
          <w:spacing w:val="10"/>
          <w:lang w:val="es-CO"/>
        </w:rPr>
        <w:t xml:space="preserve"> </w:t>
      </w:r>
      <w:r>
        <w:rPr>
          <w:lang w:val="es-CO"/>
        </w:rPr>
        <w:t>estadística</w:t>
      </w:r>
      <w:r>
        <w:rPr>
          <w:spacing w:val="10"/>
          <w:lang w:val="es-CO"/>
        </w:rPr>
        <w:t xml:space="preserve"> </w:t>
      </w:r>
      <w:r>
        <w:rPr>
          <w:lang w:val="es-CO"/>
        </w:rPr>
        <w:t>de</w:t>
      </w:r>
      <w:r>
        <w:rPr>
          <w:spacing w:val="9"/>
          <w:lang w:val="es-CO"/>
        </w:rPr>
        <w:t xml:space="preserve"> </w:t>
      </w:r>
      <w:r>
        <w:rPr>
          <w:lang w:val="es-CO"/>
        </w:rPr>
        <w:t>las</w:t>
      </w:r>
      <w:r>
        <w:rPr>
          <w:spacing w:val="10"/>
          <w:lang w:val="es-CO"/>
        </w:rPr>
        <w:t xml:space="preserve"> </w:t>
      </w:r>
      <w:r>
        <w:rPr>
          <w:lang w:val="es-CO"/>
        </w:rPr>
        <w:t>variables</w:t>
      </w:r>
      <w:r>
        <w:rPr>
          <w:spacing w:val="10"/>
          <w:lang w:val="es-CO"/>
        </w:rPr>
        <w:t xml:space="preserve"> </w:t>
      </w:r>
      <w:r>
        <w:rPr>
          <w:spacing w:val="-2"/>
          <w:lang w:val="es-CO"/>
        </w:rPr>
        <w:t xml:space="preserve">predictoras, </w:t>
      </w:r>
      <w:r>
        <w:rPr>
          <w:lang w:val="es-CO"/>
        </w:rPr>
        <w:t>la</w:t>
      </w:r>
      <w:r>
        <w:rPr>
          <w:spacing w:val="18"/>
          <w:lang w:val="es-CO"/>
        </w:rPr>
        <w:t xml:space="preserve"> </w:t>
      </w:r>
      <w:r>
        <w:rPr>
          <w:lang w:val="es-CO"/>
        </w:rPr>
        <w:t>aleatoriedad</w:t>
      </w:r>
      <w:r>
        <w:rPr>
          <w:spacing w:val="18"/>
          <w:lang w:val="es-CO"/>
        </w:rPr>
        <w:t xml:space="preserve"> </w:t>
      </w:r>
      <w:r>
        <w:rPr>
          <w:lang w:val="es-CO"/>
        </w:rPr>
        <w:t>de</w:t>
      </w:r>
      <w:r>
        <w:rPr>
          <w:spacing w:val="18"/>
          <w:lang w:val="es-CO"/>
        </w:rPr>
        <w:t xml:space="preserve"> </w:t>
      </w:r>
      <w:r>
        <w:rPr>
          <w:lang w:val="es-CO"/>
        </w:rPr>
        <w:t>los</w:t>
      </w:r>
      <w:r>
        <w:rPr>
          <w:spacing w:val="18"/>
          <w:lang w:val="es-CO"/>
        </w:rPr>
        <w:t xml:space="preserve"> </w:t>
      </w:r>
      <w:r>
        <w:rPr>
          <w:lang w:val="es-CO"/>
        </w:rPr>
        <w:t>residuos,</w:t>
      </w:r>
      <w:r>
        <w:rPr>
          <w:spacing w:val="22"/>
          <w:lang w:val="es-CO"/>
        </w:rPr>
        <w:t xml:space="preserve"> </w:t>
      </w:r>
      <w:r>
        <w:rPr>
          <w:lang w:val="es-CO"/>
        </w:rPr>
        <w:t>la</w:t>
      </w:r>
      <w:r>
        <w:rPr>
          <w:spacing w:val="19"/>
          <w:lang w:val="es-CO"/>
        </w:rPr>
        <w:t xml:space="preserve"> </w:t>
      </w:r>
      <w:r>
        <w:rPr>
          <w:lang w:val="es-CO"/>
        </w:rPr>
        <w:t>ausencia</w:t>
      </w:r>
      <w:r>
        <w:rPr>
          <w:spacing w:val="18"/>
          <w:lang w:val="es-CO"/>
        </w:rPr>
        <w:t xml:space="preserve"> </w:t>
      </w:r>
      <w:r>
        <w:rPr>
          <w:lang w:val="es-CO"/>
        </w:rPr>
        <w:t>de</w:t>
      </w:r>
      <w:r>
        <w:rPr>
          <w:spacing w:val="18"/>
          <w:lang w:val="es-CO"/>
        </w:rPr>
        <w:t xml:space="preserve"> </w:t>
      </w:r>
      <w:r>
        <w:rPr>
          <w:lang w:val="es-CO"/>
        </w:rPr>
        <w:t>colinealidad</w:t>
      </w:r>
      <w:r>
        <w:rPr>
          <w:spacing w:val="18"/>
          <w:lang w:val="es-CO"/>
        </w:rPr>
        <w:t xml:space="preserve"> </w:t>
      </w:r>
      <w:r>
        <w:rPr>
          <w:lang w:val="es-CO"/>
        </w:rPr>
        <w:t>y</w:t>
      </w:r>
      <w:r>
        <w:rPr>
          <w:spacing w:val="18"/>
          <w:lang w:val="es-CO"/>
        </w:rPr>
        <w:t xml:space="preserve"> </w:t>
      </w:r>
      <w:r>
        <w:rPr>
          <w:lang w:val="es-CO"/>
        </w:rPr>
        <w:t>la</w:t>
      </w:r>
      <w:r>
        <w:rPr>
          <w:spacing w:val="18"/>
          <w:lang w:val="es-CO"/>
        </w:rPr>
        <w:t xml:space="preserve"> </w:t>
      </w:r>
      <w:r>
        <w:rPr>
          <w:lang w:val="es-CO"/>
        </w:rPr>
        <w:t>homogeneidad</w:t>
      </w:r>
      <w:r>
        <w:rPr>
          <w:spacing w:val="19"/>
          <w:lang w:val="es-CO"/>
        </w:rPr>
        <w:t xml:space="preserve"> </w:t>
      </w:r>
      <w:r>
        <w:rPr>
          <w:lang w:val="es-CO"/>
        </w:rPr>
        <w:t>de</w:t>
      </w:r>
      <w:r>
        <w:rPr>
          <w:spacing w:val="18"/>
          <w:lang w:val="es-CO"/>
        </w:rPr>
        <w:t xml:space="preserve"> </w:t>
      </w:r>
      <w:r>
        <w:rPr>
          <w:lang w:val="es-CO"/>
        </w:rPr>
        <w:t>la</w:t>
      </w:r>
      <w:r>
        <w:rPr>
          <w:spacing w:val="18"/>
          <w:lang w:val="es-CO"/>
        </w:rPr>
        <w:t xml:space="preserve"> </w:t>
      </w:r>
      <w:r>
        <w:rPr>
          <w:lang w:val="es-CO"/>
        </w:rPr>
        <w:t>varianza.</w:t>
      </w:r>
      <w:r>
        <w:rPr>
          <w:spacing w:val="60"/>
          <w:lang w:val="es-CO"/>
        </w:rPr>
        <w:t xml:space="preserve"> </w:t>
      </w:r>
      <w:r>
        <w:rPr>
          <w:spacing w:val="-5"/>
          <w:lang w:val="es-CO"/>
        </w:rPr>
        <w:t xml:space="preserve">La </w:t>
      </w:r>
      <w:r>
        <w:rPr>
          <w:lang w:val="es-CO"/>
        </w:rPr>
        <w:t>significancia</w:t>
      </w:r>
      <w:r>
        <w:rPr>
          <w:spacing w:val="22"/>
          <w:lang w:val="es-CO"/>
        </w:rPr>
        <w:t xml:space="preserve"> </w:t>
      </w:r>
      <w:r>
        <w:rPr>
          <w:lang w:val="es-CO"/>
        </w:rPr>
        <w:t>estadística</w:t>
      </w:r>
      <w:r>
        <w:rPr>
          <w:spacing w:val="23"/>
          <w:lang w:val="es-CO"/>
        </w:rPr>
        <w:t xml:space="preserve"> </w:t>
      </w:r>
      <w:r>
        <w:rPr>
          <w:lang w:val="es-CO"/>
        </w:rPr>
        <w:t>asegura</w:t>
      </w:r>
      <w:r>
        <w:rPr>
          <w:spacing w:val="22"/>
          <w:lang w:val="es-CO"/>
        </w:rPr>
        <w:t xml:space="preserve"> </w:t>
      </w:r>
      <w:r>
        <w:rPr>
          <w:lang w:val="es-CO"/>
        </w:rPr>
        <w:t>que</w:t>
      </w:r>
      <w:r>
        <w:rPr>
          <w:spacing w:val="23"/>
          <w:lang w:val="es-CO"/>
        </w:rPr>
        <w:t xml:space="preserve"> </w:t>
      </w:r>
      <w:r>
        <w:rPr>
          <w:lang w:val="es-CO"/>
        </w:rPr>
        <w:t>las</w:t>
      </w:r>
      <w:r>
        <w:rPr>
          <w:spacing w:val="22"/>
          <w:lang w:val="es-CO"/>
        </w:rPr>
        <w:t xml:space="preserve"> </w:t>
      </w:r>
      <w:r>
        <w:rPr>
          <w:lang w:val="es-CO"/>
        </w:rPr>
        <w:t>variables</w:t>
      </w:r>
      <w:r>
        <w:rPr>
          <w:spacing w:val="23"/>
          <w:lang w:val="es-CO"/>
        </w:rPr>
        <w:t xml:space="preserve"> </w:t>
      </w:r>
      <w:r>
        <w:rPr>
          <w:lang w:val="es-CO"/>
        </w:rPr>
        <w:t>predictoras</w:t>
      </w:r>
      <w:r>
        <w:rPr>
          <w:spacing w:val="22"/>
          <w:lang w:val="es-CO"/>
        </w:rPr>
        <w:t xml:space="preserve"> </w:t>
      </w:r>
      <w:r>
        <w:rPr>
          <w:lang w:val="es-CO"/>
        </w:rPr>
        <w:t>contribuyan</w:t>
      </w:r>
      <w:r>
        <w:rPr>
          <w:spacing w:val="23"/>
          <w:lang w:val="es-CO"/>
        </w:rPr>
        <w:t xml:space="preserve"> </w:t>
      </w:r>
      <w:r>
        <w:rPr>
          <w:lang w:val="es-CO"/>
        </w:rPr>
        <w:t>de</w:t>
      </w:r>
      <w:r>
        <w:rPr>
          <w:spacing w:val="22"/>
          <w:lang w:val="es-CO"/>
        </w:rPr>
        <w:t xml:space="preserve"> </w:t>
      </w:r>
      <w:r>
        <w:rPr>
          <w:lang w:val="es-CO"/>
        </w:rPr>
        <w:t>manera</w:t>
      </w:r>
      <w:r>
        <w:rPr>
          <w:spacing w:val="23"/>
          <w:lang w:val="es-CO"/>
        </w:rPr>
        <w:t xml:space="preserve"> </w:t>
      </w:r>
      <w:r>
        <w:rPr>
          <w:lang w:val="es-CO"/>
        </w:rPr>
        <w:t>relevante</w:t>
      </w:r>
      <w:r>
        <w:rPr>
          <w:spacing w:val="22"/>
          <w:lang w:val="es-CO"/>
        </w:rPr>
        <w:t xml:space="preserve"> </w:t>
      </w:r>
      <w:r>
        <w:rPr>
          <w:spacing w:val="-5"/>
          <w:lang w:val="es-CO"/>
        </w:rPr>
        <w:t xml:space="preserve">al </w:t>
      </w:r>
      <w:r>
        <w:rPr>
          <w:lang w:val="es-CO"/>
        </w:rPr>
        <w:t>modelo;</w:t>
      </w:r>
      <w:r>
        <w:rPr>
          <w:spacing w:val="28"/>
          <w:lang w:val="es-CO"/>
        </w:rPr>
        <w:t xml:space="preserve"> </w:t>
      </w:r>
      <w:r>
        <w:rPr>
          <w:lang w:val="es-CO"/>
        </w:rPr>
        <w:t>la</w:t>
      </w:r>
      <w:r>
        <w:rPr>
          <w:spacing w:val="20"/>
          <w:lang w:val="es-CO"/>
        </w:rPr>
        <w:t xml:space="preserve"> </w:t>
      </w:r>
      <w:r>
        <w:rPr>
          <w:lang w:val="es-CO"/>
        </w:rPr>
        <w:t>aleatoriedad</w:t>
      </w:r>
      <w:r>
        <w:rPr>
          <w:spacing w:val="21"/>
          <w:lang w:val="es-CO"/>
        </w:rPr>
        <w:t xml:space="preserve"> </w:t>
      </w:r>
      <w:r>
        <w:rPr>
          <w:lang w:val="es-CO"/>
        </w:rPr>
        <w:t>de</w:t>
      </w:r>
      <w:r>
        <w:rPr>
          <w:spacing w:val="20"/>
          <w:lang w:val="es-CO"/>
        </w:rPr>
        <w:t xml:space="preserve"> </w:t>
      </w:r>
      <w:r>
        <w:rPr>
          <w:lang w:val="es-CO"/>
        </w:rPr>
        <w:t>los</w:t>
      </w:r>
      <w:r>
        <w:rPr>
          <w:spacing w:val="20"/>
          <w:lang w:val="es-CO"/>
        </w:rPr>
        <w:t xml:space="preserve"> </w:t>
      </w:r>
      <w:r>
        <w:rPr>
          <w:lang w:val="es-CO"/>
        </w:rPr>
        <w:t>residuos</w:t>
      </w:r>
      <w:r>
        <w:rPr>
          <w:spacing w:val="20"/>
          <w:lang w:val="es-CO"/>
        </w:rPr>
        <w:t xml:space="preserve"> </w:t>
      </w:r>
      <w:r>
        <w:rPr>
          <w:lang w:val="es-CO"/>
        </w:rPr>
        <w:t>garantiza</w:t>
      </w:r>
      <w:r>
        <w:rPr>
          <w:spacing w:val="20"/>
          <w:lang w:val="es-CO"/>
        </w:rPr>
        <w:t xml:space="preserve"> </w:t>
      </w:r>
      <w:r>
        <w:rPr>
          <w:lang w:val="es-CO"/>
        </w:rPr>
        <w:t>que</w:t>
      </w:r>
      <w:r>
        <w:rPr>
          <w:spacing w:val="20"/>
          <w:lang w:val="es-CO"/>
        </w:rPr>
        <w:t xml:space="preserve"> </w:t>
      </w:r>
      <w:r>
        <w:rPr>
          <w:lang w:val="es-CO"/>
        </w:rPr>
        <w:t>el</w:t>
      </w:r>
      <w:r>
        <w:rPr>
          <w:spacing w:val="20"/>
          <w:lang w:val="es-CO"/>
        </w:rPr>
        <w:t xml:space="preserve"> </w:t>
      </w:r>
      <w:r>
        <w:rPr>
          <w:lang w:val="es-CO"/>
        </w:rPr>
        <w:t>modelo</w:t>
      </w:r>
      <w:r>
        <w:rPr>
          <w:spacing w:val="20"/>
          <w:lang w:val="es-CO"/>
        </w:rPr>
        <w:t xml:space="preserve"> </w:t>
      </w:r>
      <w:r>
        <w:rPr>
          <w:lang w:val="es-CO"/>
        </w:rPr>
        <w:t>no</w:t>
      </w:r>
      <w:r>
        <w:rPr>
          <w:spacing w:val="21"/>
          <w:lang w:val="es-CO"/>
        </w:rPr>
        <w:t xml:space="preserve"> </w:t>
      </w:r>
      <w:r>
        <w:rPr>
          <w:lang w:val="es-CO"/>
        </w:rPr>
        <w:t>esté</w:t>
      </w:r>
      <w:r>
        <w:rPr>
          <w:spacing w:val="20"/>
          <w:lang w:val="es-CO"/>
        </w:rPr>
        <w:t xml:space="preserve"> </w:t>
      </w:r>
      <w:r>
        <w:rPr>
          <w:lang w:val="es-CO"/>
        </w:rPr>
        <w:t>dejando</w:t>
      </w:r>
      <w:r>
        <w:rPr>
          <w:spacing w:val="20"/>
          <w:lang w:val="es-CO"/>
        </w:rPr>
        <w:t xml:space="preserve"> </w:t>
      </w:r>
      <w:r>
        <w:rPr>
          <w:lang w:val="es-CO"/>
        </w:rPr>
        <w:t>patrones</w:t>
      </w:r>
      <w:r>
        <w:rPr>
          <w:spacing w:val="20"/>
          <w:lang w:val="es-CO"/>
        </w:rPr>
        <w:t xml:space="preserve"> </w:t>
      </w:r>
      <w:r>
        <w:rPr>
          <w:lang w:val="es-CO"/>
        </w:rPr>
        <w:t>sin</w:t>
      </w:r>
      <w:r>
        <w:rPr>
          <w:spacing w:val="20"/>
          <w:lang w:val="es-CO"/>
        </w:rPr>
        <w:t xml:space="preserve"> </w:t>
      </w:r>
      <w:r>
        <w:rPr>
          <w:spacing w:val="-5"/>
          <w:lang w:val="es-CO"/>
        </w:rPr>
        <w:t>ex</w:t>
      </w:r>
      <w:r>
        <w:rPr>
          <w:lang w:val="es-CO"/>
        </w:rPr>
        <w:t>plicar;</w:t>
      </w:r>
      <w:r>
        <w:rPr>
          <w:spacing w:val="15"/>
          <w:lang w:val="es-CO"/>
        </w:rPr>
        <w:t xml:space="preserve"> </w:t>
      </w:r>
      <w:r>
        <w:rPr>
          <w:lang w:val="es-CO"/>
        </w:rPr>
        <w:t>la</w:t>
      </w:r>
      <w:r>
        <w:rPr>
          <w:spacing w:val="12"/>
          <w:lang w:val="es-CO"/>
        </w:rPr>
        <w:t xml:space="preserve"> </w:t>
      </w:r>
      <w:r>
        <w:rPr>
          <w:lang w:val="es-CO"/>
        </w:rPr>
        <w:t>ausencia</w:t>
      </w:r>
      <w:r>
        <w:rPr>
          <w:spacing w:val="13"/>
          <w:lang w:val="es-CO"/>
        </w:rPr>
        <w:t xml:space="preserve"> </w:t>
      </w:r>
      <w:r>
        <w:rPr>
          <w:lang w:val="es-CO"/>
        </w:rPr>
        <w:t>de</w:t>
      </w:r>
      <w:r>
        <w:rPr>
          <w:spacing w:val="12"/>
          <w:lang w:val="es-CO"/>
        </w:rPr>
        <w:t xml:space="preserve"> </w:t>
      </w:r>
      <w:r>
        <w:rPr>
          <w:lang w:val="es-CO"/>
        </w:rPr>
        <w:t>colinealidad</w:t>
      </w:r>
      <w:r>
        <w:rPr>
          <w:spacing w:val="12"/>
          <w:lang w:val="es-CO"/>
        </w:rPr>
        <w:t xml:space="preserve"> </w:t>
      </w:r>
      <w:r>
        <w:rPr>
          <w:lang w:val="es-CO"/>
        </w:rPr>
        <w:t>evita</w:t>
      </w:r>
      <w:r>
        <w:rPr>
          <w:spacing w:val="13"/>
          <w:lang w:val="es-CO"/>
        </w:rPr>
        <w:t xml:space="preserve"> </w:t>
      </w:r>
      <w:r>
        <w:rPr>
          <w:lang w:val="es-CO"/>
        </w:rPr>
        <w:t>problemas</w:t>
      </w:r>
      <w:r>
        <w:rPr>
          <w:spacing w:val="11"/>
          <w:lang w:val="es-CO"/>
        </w:rPr>
        <w:t xml:space="preserve"> </w:t>
      </w:r>
      <w:r>
        <w:rPr>
          <w:lang w:val="es-CO"/>
        </w:rPr>
        <w:t>de</w:t>
      </w:r>
      <w:r>
        <w:rPr>
          <w:spacing w:val="13"/>
          <w:lang w:val="es-CO"/>
        </w:rPr>
        <w:t xml:space="preserve"> </w:t>
      </w:r>
      <w:r>
        <w:rPr>
          <w:lang w:val="es-CO"/>
        </w:rPr>
        <w:t>redundancia</w:t>
      </w:r>
      <w:r>
        <w:rPr>
          <w:spacing w:val="12"/>
          <w:lang w:val="es-CO"/>
        </w:rPr>
        <w:t xml:space="preserve"> </w:t>
      </w:r>
      <w:r>
        <w:rPr>
          <w:lang w:val="es-CO"/>
        </w:rPr>
        <w:t>entre</w:t>
      </w:r>
      <w:r>
        <w:rPr>
          <w:spacing w:val="12"/>
          <w:lang w:val="es-CO"/>
        </w:rPr>
        <w:t xml:space="preserve"> </w:t>
      </w:r>
      <w:r>
        <w:rPr>
          <w:lang w:val="es-CO"/>
        </w:rPr>
        <w:t>variables</w:t>
      </w:r>
      <w:r>
        <w:rPr>
          <w:spacing w:val="13"/>
          <w:lang w:val="es-CO"/>
        </w:rPr>
        <w:t xml:space="preserve"> </w:t>
      </w:r>
      <w:r>
        <w:rPr>
          <w:lang w:val="es-CO"/>
        </w:rPr>
        <w:t>predictoras,</w:t>
      </w:r>
      <w:r>
        <w:rPr>
          <w:spacing w:val="14"/>
          <w:lang w:val="es-CO"/>
        </w:rPr>
        <w:t xml:space="preserve"> </w:t>
      </w:r>
      <w:r>
        <w:rPr>
          <w:spacing w:val="-5"/>
          <w:lang w:val="es-CO"/>
        </w:rPr>
        <w:t xml:space="preserve">que </w:t>
      </w:r>
      <w:r>
        <w:rPr>
          <w:lang w:val="es-CO"/>
        </w:rPr>
        <w:t>podrían</w:t>
      </w:r>
      <w:r>
        <w:rPr>
          <w:spacing w:val="-5"/>
          <w:lang w:val="es-CO"/>
        </w:rPr>
        <w:t xml:space="preserve"> </w:t>
      </w:r>
      <w:r>
        <w:rPr>
          <w:lang w:val="es-CO"/>
        </w:rPr>
        <w:t>sesgar</w:t>
      </w:r>
      <w:r>
        <w:rPr>
          <w:spacing w:val="-5"/>
          <w:lang w:val="es-CO"/>
        </w:rPr>
        <w:t xml:space="preserve"> </w:t>
      </w:r>
      <w:r>
        <w:rPr>
          <w:lang w:val="es-CO"/>
        </w:rPr>
        <w:t>los</w:t>
      </w:r>
      <w:r>
        <w:rPr>
          <w:spacing w:val="-5"/>
          <w:lang w:val="es-CO"/>
        </w:rPr>
        <w:t xml:space="preserve"> </w:t>
      </w:r>
      <w:r>
        <w:rPr>
          <w:lang w:val="es-CO"/>
        </w:rPr>
        <w:t>resultados;</w:t>
      </w:r>
      <w:r>
        <w:rPr>
          <w:spacing w:val="-1"/>
          <w:lang w:val="es-CO"/>
        </w:rPr>
        <w:t xml:space="preserve"> </w:t>
      </w:r>
      <w:r>
        <w:rPr>
          <w:lang w:val="es-CO"/>
        </w:rPr>
        <w:t>y</w:t>
      </w:r>
      <w:r>
        <w:rPr>
          <w:spacing w:val="-5"/>
          <w:lang w:val="es-CO"/>
        </w:rPr>
        <w:t xml:space="preserve"> </w:t>
      </w:r>
      <w:r>
        <w:rPr>
          <w:lang w:val="es-CO"/>
        </w:rPr>
        <w:t>la</w:t>
      </w:r>
      <w:r>
        <w:rPr>
          <w:spacing w:val="-5"/>
          <w:lang w:val="es-CO"/>
        </w:rPr>
        <w:t xml:space="preserve"> </w:t>
      </w:r>
      <w:r>
        <w:rPr>
          <w:lang w:val="es-CO"/>
        </w:rPr>
        <w:t>homogeneidad</w:t>
      </w:r>
      <w:r>
        <w:rPr>
          <w:spacing w:val="-4"/>
          <w:lang w:val="es-CO"/>
        </w:rPr>
        <w:t xml:space="preserve"> </w:t>
      </w:r>
      <w:r>
        <w:rPr>
          <w:lang w:val="es-CO"/>
        </w:rPr>
        <w:t>de</w:t>
      </w:r>
      <w:r>
        <w:rPr>
          <w:spacing w:val="-5"/>
          <w:lang w:val="es-CO"/>
        </w:rPr>
        <w:t xml:space="preserve"> </w:t>
      </w:r>
      <w:r>
        <w:rPr>
          <w:lang w:val="es-CO"/>
        </w:rPr>
        <w:t>la</w:t>
      </w:r>
      <w:r>
        <w:rPr>
          <w:spacing w:val="-5"/>
          <w:lang w:val="es-CO"/>
        </w:rPr>
        <w:t xml:space="preserve"> </w:t>
      </w:r>
      <w:r>
        <w:rPr>
          <w:lang w:val="es-CO"/>
        </w:rPr>
        <w:t>varianza</w:t>
      </w:r>
      <w:r>
        <w:rPr>
          <w:spacing w:val="-5"/>
          <w:lang w:val="es-CO"/>
        </w:rPr>
        <w:t xml:space="preserve"> </w:t>
      </w:r>
      <w:r>
        <w:rPr>
          <w:lang w:val="es-CO"/>
        </w:rPr>
        <w:t>indica</w:t>
      </w:r>
      <w:r>
        <w:rPr>
          <w:spacing w:val="-4"/>
          <w:lang w:val="es-CO"/>
        </w:rPr>
        <w:t xml:space="preserve"> </w:t>
      </w:r>
      <w:r>
        <w:rPr>
          <w:lang w:val="es-CO"/>
        </w:rPr>
        <w:t>que</w:t>
      </w:r>
      <w:r>
        <w:rPr>
          <w:spacing w:val="-5"/>
          <w:lang w:val="es-CO"/>
        </w:rPr>
        <w:t xml:space="preserve"> </w:t>
      </w:r>
      <w:r>
        <w:rPr>
          <w:lang w:val="es-CO"/>
        </w:rPr>
        <w:t>el</w:t>
      </w:r>
      <w:r>
        <w:rPr>
          <w:spacing w:val="-5"/>
          <w:lang w:val="es-CO"/>
        </w:rPr>
        <w:t xml:space="preserve"> </w:t>
      </w:r>
      <w:r>
        <w:rPr>
          <w:lang w:val="es-CO"/>
        </w:rPr>
        <w:t>modelo</w:t>
      </w:r>
      <w:r>
        <w:rPr>
          <w:spacing w:val="-4"/>
          <w:lang w:val="es-CO"/>
        </w:rPr>
        <w:t xml:space="preserve"> </w:t>
      </w:r>
      <w:r>
        <w:rPr>
          <w:lang w:val="es-CO"/>
        </w:rPr>
        <w:t>se</w:t>
      </w:r>
      <w:r>
        <w:rPr>
          <w:spacing w:val="-5"/>
          <w:lang w:val="es-CO"/>
        </w:rPr>
        <w:t xml:space="preserve"> </w:t>
      </w:r>
      <w:r>
        <w:rPr>
          <w:lang w:val="es-CO"/>
        </w:rPr>
        <w:t>comporta</w:t>
      </w:r>
      <w:r>
        <w:rPr>
          <w:spacing w:val="-5"/>
          <w:lang w:val="es-CO"/>
        </w:rPr>
        <w:t xml:space="preserve"> de </w:t>
      </w:r>
      <w:r>
        <w:rPr>
          <w:lang w:val="es-CO"/>
        </w:rPr>
        <w:t>manera</w:t>
      </w:r>
      <w:r>
        <w:rPr>
          <w:spacing w:val="2"/>
          <w:lang w:val="es-CO"/>
        </w:rPr>
        <w:t xml:space="preserve"> </w:t>
      </w:r>
      <w:r>
        <w:rPr>
          <w:lang w:val="es-CO"/>
        </w:rPr>
        <w:t>consistente</w:t>
      </w:r>
      <w:r>
        <w:rPr>
          <w:spacing w:val="3"/>
          <w:lang w:val="es-CO"/>
        </w:rPr>
        <w:t xml:space="preserve"> </w:t>
      </w:r>
      <w:r>
        <w:rPr>
          <w:lang w:val="es-CO"/>
        </w:rPr>
        <w:t>a</w:t>
      </w:r>
      <w:r>
        <w:rPr>
          <w:spacing w:val="3"/>
          <w:lang w:val="es-CO"/>
        </w:rPr>
        <w:t xml:space="preserve"> </w:t>
      </w:r>
      <w:r>
        <w:rPr>
          <w:lang w:val="es-CO"/>
        </w:rPr>
        <w:t>lo</w:t>
      </w:r>
      <w:r>
        <w:rPr>
          <w:spacing w:val="3"/>
          <w:lang w:val="es-CO"/>
        </w:rPr>
        <w:t xml:space="preserve"> </w:t>
      </w:r>
      <w:r>
        <w:rPr>
          <w:lang w:val="es-CO"/>
        </w:rPr>
        <w:t>largo</w:t>
      </w:r>
      <w:r>
        <w:rPr>
          <w:spacing w:val="2"/>
          <w:lang w:val="es-CO"/>
        </w:rPr>
        <w:t xml:space="preserve"> </w:t>
      </w:r>
      <w:r>
        <w:rPr>
          <w:lang w:val="es-CO"/>
        </w:rPr>
        <w:t>de</w:t>
      </w:r>
      <w:r>
        <w:rPr>
          <w:spacing w:val="3"/>
          <w:lang w:val="es-CO"/>
        </w:rPr>
        <w:t xml:space="preserve"> </w:t>
      </w:r>
      <w:r>
        <w:rPr>
          <w:lang w:val="es-CO"/>
        </w:rPr>
        <w:t>toda</w:t>
      </w:r>
      <w:r>
        <w:rPr>
          <w:spacing w:val="3"/>
          <w:lang w:val="es-CO"/>
        </w:rPr>
        <w:t xml:space="preserve"> </w:t>
      </w:r>
      <w:r>
        <w:rPr>
          <w:lang w:val="es-CO"/>
        </w:rPr>
        <w:t>la</w:t>
      </w:r>
      <w:r>
        <w:rPr>
          <w:spacing w:val="3"/>
          <w:lang w:val="es-CO"/>
        </w:rPr>
        <w:t xml:space="preserve"> </w:t>
      </w:r>
      <w:r>
        <w:rPr>
          <w:lang w:val="es-CO"/>
        </w:rPr>
        <w:t>muestra.</w:t>
      </w:r>
      <w:r>
        <w:rPr>
          <w:spacing w:val="14"/>
          <w:lang w:val="es-CO"/>
        </w:rPr>
        <w:t xml:space="preserve"> </w:t>
      </w:r>
      <w:r>
        <w:rPr>
          <w:lang w:val="es-CO"/>
        </w:rPr>
        <w:t>Estas</w:t>
      </w:r>
      <w:r>
        <w:rPr>
          <w:spacing w:val="2"/>
          <w:lang w:val="es-CO"/>
        </w:rPr>
        <w:t xml:space="preserve"> </w:t>
      </w:r>
      <w:r>
        <w:rPr>
          <w:lang w:val="es-CO"/>
        </w:rPr>
        <w:t>validaciones</w:t>
      </w:r>
      <w:r>
        <w:rPr>
          <w:spacing w:val="3"/>
          <w:lang w:val="es-CO"/>
        </w:rPr>
        <w:t xml:space="preserve"> </w:t>
      </w:r>
      <w:r>
        <w:rPr>
          <w:lang w:val="es-CO"/>
        </w:rPr>
        <w:t>no</w:t>
      </w:r>
      <w:r>
        <w:rPr>
          <w:spacing w:val="3"/>
          <w:lang w:val="es-CO"/>
        </w:rPr>
        <w:t xml:space="preserve"> </w:t>
      </w:r>
      <w:r>
        <w:rPr>
          <w:lang w:val="es-CO"/>
        </w:rPr>
        <w:t>solo</w:t>
      </w:r>
      <w:r>
        <w:rPr>
          <w:spacing w:val="3"/>
          <w:lang w:val="es-CO"/>
        </w:rPr>
        <w:t xml:space="preserve"> </w:t>
      </w:r>
      <w:r>
        <w:rPr>
          <w:lang w:val="es-CO"/>
        </w:rPr>
        <w:t>permiten</w:t>
      </w:r>
      <w:r>
        <w:rPr>
          <w:spacing w:val="2"/>
          <w:lang w:val="es-CO"/>
        </w:rPr>
        <w:t xml:space="preserve"> </w:t>
      </w:r>
      <w:r>
        <w:rPr>
          <w:lang w:val="es-CO"/>
        </w:rPr>
        <w:t>seleccionar</w:t>
      </w:r>
      <w:r>
        <w:rPr>
          <w:spacing w:val="3"/>
          <w:lang w:val="es-CO"/>
        </w:rPr>
        <w:t xml:space="preserve"> </w:t>
      </w:r>
      <w:r>
        <w:rPr>
          <w:spacing w:val="-5"/>
          <w:lang w:val="es-CO"/>
        </w:rPr>
        <w:t xml:space="preserve">el </w:t>
      </w:r>
      <w:r>
        <w:rPr>
          <w:lang w:val="es-CO"/>
        </w:rPr>
        <w:t>mejor</w:t>
      </w:r>
      <w:r>
        <w:rPr>
          <w:spacing w:val="6"/>
          <w:lang w:val="es-CO"/>
        </w:rPr>
        <w:t xml:space="preserve"> </w:t>
      </w:r>
      <w:r>
        <w:rPr>
          <w:lang w:val="es-CO"/>
        </w:rPr>
        <w:t>modelo,</w:t>
      </w:r>
      <w:r>
        <w:rPr>
          <w:spacing w:val="7"/>
          <w:lang w:val="es-CO"/>
        </w:rPr>
        <w:t xml:space="preserve"> </w:t>
      </w:r>
      <w:r>
        <w:rPr>
          <w:lang w:val="es-CO"/>
        </w:rPr>
        <w:t>sino</w:t>
      </w:r>
      <w:r>
        <w:rPr>
          <w:spacing w:val="6"/>
          <w:lang w:val="es-CO"/>
        </w:rPr>
        <w:t xml:space="preserve"> </w:t>
      </w:r>
      <w:r>
        <w:rPr>
          <w:lang w:val="es-CO"/>
        </w:rPr>
        <w:t>también</w:t>
      </w:r>
      <w:r>
        <w:rPr>
          <w:spacing w:val="7"/>
          <w:lang w:val="es-CO"/>
        </w:rPr>
        <w:t xml:space="preserve"> </w:t>
      </w:r>
      <w:r>
        <w:rPr>
          <w:lang w:val="es-CO"/>
        </w:rPr>
        <w:t>asegurar</w:t>
      </w:r>
      <w:r>
        <w:rPr>
          <w:spacing w:val="7"/>
          <w:lang w:val="es-CO"/>
        </w:rPr>
        <w:t xml:space="preserve"> </w:t>
      </w:r>
      <w:r>
        <w:rPr>
          <w:lang w:val="es-CO"/>
        </w:rPr>
        <w:t>que</w:t>
      </w:r>
      <w:r>
        <w:rPr>
          <w:spacing w:val="7"/>
          <w:lang w:val="es-CO"/>
        </w:rPr>
        <w:t xml:space="preserve"> </w:t>
      </w:r>
      <w:r>
        <w:rPr>
          <w:lang w:val="es-CO"/>
        </w:rPr>
        <w:t>las</w:t>
      </w:r>
      <w:r>
        <w:rPr>
          <w:spacing w:val="6"/>
          <w:lang w:val="es-CO"/>
        </w:rPr>
        <w:t xml:space="preserve"> </w:t>
      </w:r>
      <w:r>
        <w:rPr>
          <w:lang w:val="es-CO"/>
        </w:rPr>
        <w:t>relaciones</w:t>
      </w:r>
      <w:r>
        <w:rPr>
          <w:spacing w:val="7"/>
          <w:lang w:val="es-CO"/>
        </w:rPr>
        <w:t xml:space="preserve"> </w:t>
      </w:r>
      <w:r>
        <w:rPr>
          <w:lang w:val="es-CO"/>
        </w:rPr>
        <w:t>entre</w:t>
      </w:r>
      <w:r>
        <w:rPr>
          <w:spacing w:val="6"/>
          <w:lang w:val="es-CO"/>
        </w:rPr>
        <w:t xml:space="preserve"> </w:t>
      </w:r>
      <w:r>
        <w:rPr>
          <w:lang w:val="es-CO"/>
        </w:rPr>
        <w:t>las</w:t>
      </w:r>
      <w:r>
        <w:rPr>
          <w:spacing w:val="6"/>
          <w:lang w:val="es-CO"/>
        </w:rPr>
        <w:t xml:space="preserve"> </w:t>
      </w:r>
      <w:r>
        <w:rPr>
          <w:lang w:val="es-CO"/>
        </w:rPr>
        <w:t>variables</w:t>
      </w:r>
      <w:r>
        <w:rPr>
          <w:spacing w:val="7"/>
          <w:lang w:val="es-CO"/>
        </w:rPr>
        <w:t xml:space="preserve"> </w:t>
      </w:r>
      <w:r>
        <w:rPr>
          <w:lang w:val="es-CO"/>
        </w:rPr>
        <w:t>predictoras</w:t>
      </w:r>
      <w:r>
        <w:rPr>
          <w:spacing w:val="7"/>
          <w:lang w:val="es-CO"/>
        </w:rPr>
        <w:t xml:space="preserve"> </w:t>
      </w:r>
      <w:r>
        <w:rPr>
          <w:lang w:val="es-CO"/>
        </w:rPr>
        <w:t>y</w:t>
      </w:r>
      <w:r>
        <w:rPr>
          <w:spacing w:val="6"/>
          <w:lang w:val="es-CO"/>
        </w:rPr>
        <w:t xml:space="preserve"> </w:t>
      </w:r>
      <w:r>
        <w:rPr>
          <w:lang w:val="es-CO"/>
        </w:rPr>
        <w:t>la</w:t>
      </w:r>
      <w:r>
        <w:rPr>
          <w:spacing w:val="7"/>
          <w:lang w:val="es-CO"/>
        </w:rPr>
        <w:t xml:space="preserve"> </w:t>
      </w:r>
      <w:r>
        <w:rPr>
          <w:spacing w:val="-2"/>
          <w:lang w:val="es-CO"/>
        </w:rPr>
        <w:t xml:space="preserve">variable </w:t>
      </w:r>
      <w:r>
        <w:rPr>
          <w:lang w:val="es-CO"/>
        </w:rPr>
        <w:t>respuesta</w:t>
      </w:r>
      <w:r>
        <w:rPr>
          <w:spacing w:val="13"/>
          <w:lang w:val="es-CO"/>
        </w:rPr>
        <w:t xml:space="preserve"> </w:t>
      </w:r>
      <w:r>
        <w:rPr>
          <w:lang w:val="es-CO"/>
        </w:rPr>
        <w:t>sean</w:t>
      </w:r>
      <w:r>
        <w:rPr>
          <w:spacing w:val="13"/>
          <w:lang w:val="es-CO"/>
        </w:rPr>
        <w:t xml:space="preserve"> </w:t>
      </w:r>
      <w:r>
        <w:rPr>
          <w:lang w:val="es-CO"/>
        </w:rPr>
        <w:t>coherentes</w:t>
      </w:r>
      <w:r>
        <w:rPr>
          <w:spacing w:val="14"/>
          <w:lang w:val="es-CO"/>
        </w:rPr>
        <w:t xml:space="preserve"> </w:t>
      </w:r>
      <w:r>
        <w:rPr>
          <w:lang w:val="es-CO"/>
        </w:rPr>
        <w:t>y</w:t>
      </w:r>
      <w:r>
        <w:rPr>
          <w:spacing w:val="13"/>
          <w:lang w:val="es-CO"/>
        </w:rPr>
        <w:t xml:space="preserve"> </w:t>
      </w:r>
      <w:r>
        <w:rPr>
          <w:lang w:val="es-CO"/>
        </w:rPr>
        <w:t>representen</w:t>
      </w:r>
      <w:r>
        <w:rPr>
          <w:spacing w:val="13"/>
          <w:lang w:val="es-CO"/>
        </w:rPr>
        <w:t xml:space="preserve"> </w:t>
      </w:r>
      <w:r>
        <w:rPr>
          <w:lang w:val="es-CO"/>
        </w:rPr>
        <w:t>adecuadamente</w:t>
      </w:r>
      <w:r>
        <w:rPr>
          <w:spacing w:val="14"/>
          <w:lang w:val="es-CO"/>
        </w:rPr>
        <w:t xml:space="preserve"> </w:t>
      </w:r>
      <w:r>
        <w:rPr>
          <w:lang w:val="es-CO"/>
        </w:rPr>
        <w:t>el</w:t>
      </w:r>
      <w:r>
        <w:rPr>
          <w:spacing w:val="13"/>
          <w:lang w:val="es-CO"/>
        </w:rPr>
        <w:t xml:space="preserve"> </w:t>
      </w:r>
      <w:r>
        <w:rPr>
          <w:lang w:val="es-CO"/>
        </w:rPr>
        <w:t>comportamiento</w:t>
      </w:r>
      <w:r>
        <w:rPr>
          <w:spacing w:val="13"/>
          <w:lang w:val="es-CO"/>
        </w:rPr>
        <w:t xml:space="preserve"> </w:t>
      </w:r>
      <w:r>
        <w:rPr>
          <w:lang w:val="es-CO"/>
        </w:rPr>
        <w:t>del</w:t>
      </w:r>
      <w:r>
        <w:rPr>
          <w:spacing w:val="14"/>
          <w:lang w:val="es-CO"/>
        </w:rPr>
        <w:t xml:space="preserve"> </w:t>
      </w:r>
      <w:r>
        <w:rPr>
          <w:spacing w:val="-2"/>
          <w:lang w:val="es-CO"/>
        </w:rPr>
        <w:t>fenómeno.</w:t>
      </w:r>
    </w:p>
    <w:p w14:paraId="06C2384F" w14:textId="77777777" w:rsidR="00D05FC9" w:rsidRDefault="00510033">
      <w:pPr>
        <w:pStyle w:val="Prrafodelista"/>
        <w:numPr>
          <w:ilvl w:val="0"/>
          <w:numId w:val="1"/>
        </w:numPr>
        <w:tabs>
          <w:tab w:val="left" w:pos="397"/>
          <w:tab w:val="left" w:pos="8414"/>
        </w:tabs>
        <w:spacing w:before="262"/>
        <w:ind w:left="397" w:hanging="284"/>
        <w:rPr>
          <w:lang w:val="es-CO"/>
        </w:rPr>
      </w:pPr>
      <w:bookmarkStart w:id="973" w:name="Conclusiones"/>
      <w:bookmarkEnd w:id="973"/>
      <w:r>
        <w:rPr>
          <w:b/>
          <w:color w:val="00004C"/>
          <w:spacing w:val="-2"/>
          <w:sz w:val="24"/>
          <w:lang w:val="es-CO"/>
        </w:rPr>
        <w:t>Conclusiones</w:t>
      </w:r>
      <w:r>
        <w:rPr>
          <w:rFonts w:ascii="Times New Roman" w:hAnsi="Times New Roman"/>
          <w:color w:val="00004C"/>
          <w:sz w:val="24"/>
          <w:lang w:val="es-CO"/>
        </w:rPr>
        <w:tab/>
      </w:r>
    </w:p>
    <w:p w14:paraId="63F6D656" w14:textId="082627DE" w:rsidR="00D05FC9" w:rsidRPr="00CC34F8" w:rsidRDefault="00510033">
      <w:pPr>
        <w:pStyle w:val="Ttulo1"/>
        <w:tabs>
          <w:tab w:val="left" w:pos="8414"/>
        </w:tabs>
        <w:spacing w:before="192"/>
        <w:jc w:val="both"/>
        <w:rPr>
          <w:lang w:val="es-CL"/>
        </w:rPr>
      </w:pPr>
      <w:r>
        <w:rPr>
          <w:lang w:val="es-CO"/>
        </w:rPr>
        <w:t>En</w:t>
      </w:r>
      <w:r>
        <w:rPr>
          <w:spacing w:val="27"/>
          <w:lang w:val="es-CO"/>
        </w:rPr>
        <w:t xml:space="preserve"> </w:t>
      </w:r>
      <w:r>
        <w:rPr>
          <w:lang w:val="es-CO"/>
        </w:rPr>
        <w:t>este</w:t>
      </w:r>
      <w:r>
        <w:rPr>
          <w:spacing w:val="27"/>
          <w:lang w:val="es-CO"/>
        </w:rPr>
        <w:t xml:space="preserve"> </w:t>
      </w:r>
      <w:r>
        <w:rPr>
          <w:lang w:val="es-CO"/>
        </w:rPr>
        <w:t>estudio</w:t>
      </w:r>
      <w:r>
        <w:rPr>
          <w:spacing w:val="27"/>
          <w:lang w:val="es-CO"/>
        </w:rPr>
        <w:t xml:space="preserve"> </w:t>
      </w:r>
      <w:r>
        <w:rPr>
          <w:lang w:val="es-CO"/>
        </w:rPr>
        <w:t>se</w:t>
      </w:r>
      <w:r>
        <w:rPr>
          <w:spacing w:val="27"/>
          <w:lang w:val="es-CO"/>
        </w:rPr>
        <w:t xml:space="preserve"> </w:t>
      </w:r>
      <w:r>
        <w:rPr>
          <w:lang w:val="es-CO"/>
        </w:rPr>
        <w:t>ha</w:t>
      </w:r>
      <w:r>
        <w:rPr>
          <w:spacing w:val="28"/>
          <w:lang w:val="es-CO"/>
        </w:rPr>
        <w:t xml:space="preserve"> </w:t>
      </w:r>
      <w:r>
        <w:rPr>
          <w:lang w:val="es-CO"/>
        </w:rPr>
        <w:t>implementado</w:t>
      </w:r>
      <w:r>
        <w:rPr>
          <w:spacing w:val="27"/>
          <w:lang w:val="es-CO"/>
        </w:rPr>
        <w:t xml:space="preserve"> </w:t>
      </w:r>
      <w:r>
        <w:rPr>
          <w:lang w:val="es-CO"/>
        </w:rPr>
        <w:t>un</w:t>
      </w:r>
      <w:r>
        <w:rPr>
          <w:spacing w:val="27"/>
          <w:lang w:val="es-CO"/>
        </w:rPr>
        <w:t xml:space="preserve"> </w:t>
      </w:r>
      <w:r>
        <w:rPr>
          <w:lang w:val="es-CO"/>
        </w:rPr>
        <w:t>modelo</w:t>
      </w:r>
      <w:r>
        <w:rPr>
          <w:spacing w:val="27"/>
          <w:lang w:val="es-CO"/>
        </w:rPr>
        <w:t xml:space="preserve"> </w:t>
      </w:r>
      <w:r>
        <w:rPr>
          <w:lang w:val="es-CO"/>
        </w:rPr>
        <w:t>de</w:t>
      </w:r>
      <w:r>
        <w:rPr>
          <w:spacing w:val="27"/>
          <w:lang w:val="es-CO"/>
        </w:rPr>
        <w:t xml:space="preserve"> </w:t>
      </w:r>
      <w:r>
        <w:rPr>
          <w:lang w:val="es-CO"/>
        </w:rPr>
        <w:t>regresión</w:t>
      </w:r>
      <w:r>
        <w:rPr>
          <w:spacing w:val="28"/>
          <w:lang w:val="es-CO"/>
        </w:rPr>
        <w:t xml:space="preserve"> </w:t>
      </w:r>
      <w:r>
        <w:rPr>
          <w:lang w:val="es-CO"/>
        </w:rPr>
        <w:t>logística</w:t>
      </w:r>
      <w:r>
        <w:rPr>
          <w:spacing w:val="27"/>
          <w:lang w:val="es-CO"/>
        </w:rPr>
        <w:t xml:space="preserve"> </w:t>
      </w:r>
      <w:r>
        <w:rPr>
          <w:lang w:val="es-CO"/>
        </w:rPr>
        <w:t>multinivel</w:t>
      </w:r>
      <w:r>
        <w:rPr>
          <w:spacing w:val="27"/>
          <w:lang w:val="es-CO"/>
        </w:rPr>
        <w:t xml:space="preserve"> </w:t>
      </w:r>
      <w:r>
        <w:rPr>
          <w:lang w:val="es-CO"/>
        </w:rPr>
        <w:t>para</w:t>
      </w:r>
      <w:r>
        <w:rPr>
          <w:spacing w:val="27"/>
          <w:lang w:val="es-CO"/>
        </w:rPr>
        <w:t xml:space="preserve"> </w:t>
      </w:r>
      <w:r>
        <w:rPr>
          <w:lang w:val="es-CO"/>
        </w:rPr>
        <w:t>evaluar</w:t>
      </w:r>
      <w:r>
        <w:rPr>
          <w:spacing w:val="27"/>
          <w:lang w:val="es-CO"/>
        </w:rPr>
        <w:t xml:space="preserve"> </w:t>
      </w:r>
      <w:r>
        <w:rPr>
          <w:spacing w:val="-5"/>
          <w:lang w:val="es-CO"/>
        </w:rPr>
        <w:t xml:space="preserve">la </w:t>
      </w:r>
      <w:r>
        <w:rPr>
          <w:lang w:val="es-CO"/>
        </w:rPr>
        <w:lastRenderedPageBreak/>
        <w:t>susceptibilidad</w:t>
      </w:r>
      <w:r>
        <w:rPr>
          <w:spacing w:val="9"/>
          <w:lang w:val="es-CO"/>
        </w:rPr>
        <w:t xml:space="preserve"> </w:t>
      </w:r>
      <w:r>
        <w:rPr>
          <w:lang w:val="es-CO"/>
        </w:rPr>
        <w:t>a</w:t>
      </w:r>
      <w:r>
        <w:rPr>
          <w:spacing w:val="10"/>
          <w:lang w:val="es-CO"/>
        </w:rPr>
        <w:t xml:space="preserve"> </w:t>
      </w:r>
      <w:r>
        <w:rPr>
          <w:lang w:val="es-CO"/>
        </w:rPr>
        <w:t>movimientos</w:t>
      </w:r>
      <w:r>
        <w:rPr>
          <w:spacing w:val="9"/>
          <w:lang w:val="es-CO"/>
        </w:rPr>
        <w:t xml:space="preserve"> </w:t>
      </w:r>
      <w:r>
        <w:rPr>
          <w:lang w:val="es-CO"/>
        </w:rPr>
        <w:t>en</w:t>
      </w:r>
      <w:r>
        <w:rPr>
          <w:spacing w:val="10"/>
          <w:lang w:val="es-CO"/>
        </w:rPr>
        <w:t xml:space="preserve"> </w:t>
      </w:r>
      <w:r>
        <w:rPr>
          <w:lang w:val="es-CO"/>
        </w:rPr>
        <w:t>masa</w:t>
      </w:r>
      <w:r>
        <w:rPr>
          <w:spacing w:val="10"/>
          <w:lang w:val="es-CO"/>
        </w:rPr>
        <w:t xml:space="preserve"> </w:t>
      </w:r>
      <w:r>
        <w:rPr>
          <w:lang w:val="es-CO"/>
        </w:rPr>
        <w:t>en</w:t>
      </w:r>
      <w:r>
        <w:rPr>
          <w:spacing w:val="9"/>
          <w:lang w:val="es-CO"/>
        </w:rPr>
        <w:t xml:space="preserve"> </w:t>
      </w:r>
      <w:r>
        <w:rPr>
          <w:lang w:val="es-CO"/>
        </w:rPr>
        <w:t>los</w:t>
      </w:r>
      <w:r>
        <w:rPr>
          <w:spacing w:val="10"/>
          <w:lang w:val="es-CO"/>
        </w:rPr>
        <w:t xml:space="preserve"> </w:t>
      </w:r>
      <w:r>
        <w:rPr>
          <w:lang w:val="es-CO"/>
        </w:rPr>
        <w:t>Andes</w:t>
      </w:r>
      <w:r>
        <w:rPr>
          <w:spacing w:val="9"/>
          <w:lang w:val="es-CO"/>
        </w:rPr>
        <w:t xml:space="preserve"> </w:t>
      </w:r>
      <w:r>
        <w:rPr>
          <w:lang w:val="es-CO"/>
        </w:rPr>
        <w:t>colombianos,</w:t>
      </w:r>
      <w:r>
        <w:rPr>
          <w:spacing w:val="12"/>
          <w:lang w:val="es-CO"/>
        </w:rPr>
        <w:t xml:space="preserve"> </w:t>
      </w:r>
      <w:r>
        <w:rPr>
          <w:lang w:val="es-CO"/>
        </w:rPr>
        <w:t>utilizando</w:t>
      </w:r>
      <w:r>
        <w:rPr>
          <w:spacing w:val="10"/>
          <w:lang w:val="es-CO"/>
        </w:rPr>
        <w:t xml:space="preserve"> </w:t>
      </w:r>
      <w:r>
        <w:rPr>
          <w:lang w:val="es-CO"/>
        </w:rPr>
        <w:t>tanto</w:t>
      </w:r>
      <w:r>
        <w:rPr>
          <w:spacing w:val="9"/>
          <w:lang w:val="es-CO"/>
        </w:rPr>
        <w:t xml:space="preserve"> </w:t>
      </w:r>
      <w:r>
        <w:rPr>
          <w:lang w:val="es-CO"/>
        </w:rPr>
        <w:t>divisiones</w:t>
      </w:r>
      <w:r>
        <w:rPr>
          <w:spacing w:val="10"/>
          <w:lang w:val="es-CO"/>
        </w:rPr>
        <w:t xml:space="preserve"> </w:t>
      </w:r>
      <w:r>
        <w:rPr>
          <w:spacing w:val="-4"/>
          <w:lang w:val="es-CO"/>
        </w:rPr>
        <w:t>nat</w:t>
      </w:r>
      <w:r>
        <w:rPr>
          <w:lang w:val="es-CO"/>
        </w:rPr>
        <w:t>urales</w:t>
      </w:r>
      <w:r>
        <w:rPr>
          <w:spacing w:val="6"/>
          <w:lang w:val="es-CO"/>
        </w:rPr>
        <w:t xml:space="preserve"> </w:t>
      </w:r>
      <w:r>
        <w:rPr>
          <w:lang w:val="es-CO"/>
        </w:rPr>
        <w:t>en</w:t>
      </w:r>
      <w:r>
        <w:rPr>
          <w:spacing w:val="6"/>
          <w:lang w:val="es-CO"/>
        </w:rPr>
        <w:t xml:space="preserve"> </w:t>
      </w:r>
      <w:r>
        <w:rPr>
          <w:lang w:val="es-CO"/>
        </w:rPr>
        <w:t>cuencas</w:t>
      </w:r>
      <w:r>
        <w:rPr>
          <w:spacing w:val="6"/>
          <w:lang w:val="es-CO"/>
        </w:rPr>
        <w:t xml:space="preserve"> </w:t>
      </w:r>
      <w:r>
        <w:rPr>
          <w:lang w:val="es-CO"/>
        </w:rPr>
        <w:t>hidrográficas</w:t>
      </w:r>
      <w:r>
        <w:rPr>
          <w:spacing w:val="6"/>
          <w:lang w:val="es-CO"/>
        </w:rPr>
        <w:t xml:space="preserve"> </w:t>
      </w:r>
      <w:r>
        <w:rPr>
          <w:lang w:val="es-CO"/>
        </w:rPr>
        <w:t>como</w:t>
      </w:r>
      <w:r>
        <w:rPr>
          <w:spacing w:val="6"/>
          <w:lang w:val="es-CO"/>
        </w:rPr>
        <w:t xml:space="preserve"> </w:t>
      </w:r>
      <w:r>
        <w:rPr>
          <w:lang w:val="es-CO"/>
        </w:rPr>
        <w:t>un</w:t>
      </w:r>
      <w:r>
        <w:rPr>
          <w:spacing w:val="6"/>
          <w:lang w:val="es-CO"/>
        </w:rPr>
        <w:t xml:space="preserve"> </w:t>
      </w:r>
      <w:r>
        <w:rPr>
          <w:lang w:val="es-CO"/>
        </w:rPr>
        <w:t>enfoque</w:t>
      </w:r>
      <w:r>
        <w:rPr>
          <w:spacing w:val="6"/>
          <w:lang w:val="es-CO"/>
        </w:rPr>
        <w:t xml:space="preserve"> </w:t>
      </w:r>
      <w:r>
        <w:rPr>
          <w:lang w:val="es-CO"/>
        </w:rPr>
        <w:t>basado</w:t>
      </w:r>
      <w:r>
        <w:rPr>
          <w:spacing w:val="7"/>
          <w:lang w:val="es-CO"/>
        </w:rPr>
        <w:t xml:space="preserve"> </w:t>
      </w:r>
      <w:r>
        <w:rPr>
          <w:lang w:val="es-CO"/>
        </w:rPr>
        <w:t>en</w:t>
      </w:r>
      <w:r>
        <w:rPr>
          <w:spacing w:val="6"/>
          <w:lang w:val="es-CO"/>
        </w:rPr>
        <w:t xml:space="preserve"> </w:t>
      </w:r>
      <w:r>
        <w:rPr>
          <w:lang w:val="es-CO"/>
        </w:rPr>
        <w:t>clusterizaci</w:t>
      </w:r>
      <w:ins w:id="974" w:author="Daniel Bertin Ugarte" w:date="2026-01-30T11:10:00Z" w16du:dateUtc="2026-01-30T14:10:00Z">
        <w:r w:rsidR="00887AFC">
          <w:rPr>
            <w:lang w:val="es-CO"/>
          </w:rPr>
          <w:t>ó</w:t>
        </w:r>
      </w:ins>
      <w:del w:id="975" w:author="Daniel Bertin Ugarte" w:date="2026-01-30T11:10:00Z" w16du:dateUtc="2026-01-30T14:10:00Z">
        <w:r w:rsidDel="00887AFC">
          <w:rPr>
            <w:lang w:val="es-CO"/>
          </w:rPr>
          <w:delText>o</w:delText>
        </w:r>
      </w:del>
      <w:r>
        <w:rPr>
          <w:lang w:val="es-CO"/>
        </w:rPr>
        <w:t>n</w:t>
      </w:r>
      <w:r>
        <w:rPr>
          <w:spacing w:val="6"/>
          <w:lang w:val="es-CO"/>
        </w:rPr>
        <w:t xml:space="preserve"> </w:t>
      </w:r>
      <w:r>
        <w:rPr>
          <w:lang w:val="es-CO"/>
        </w:rPr>
        <w:t>espacial.</w:t>
      </w:r>
      <w:r>
        <w:rPr>
          <w:spacing w:val="23"/>
          <w:lang w:val="es-CO"/>
        </w:rPr>
        <w:t xml:space="preserve"> </w:t>
      </w:r>
      <w:r>
        <w:rPr>
          <w:lang w:val="es-CO"/>
        </w:rPr>
        <w:t>Los</w:t>
      </w:r>
      <w:r>
        <w:rPr>
          <w:spacing w:val="6"/>
          <w:lang w:val="es-CO"/>
        </w:rPr>
        <w:t xml:space="preserve"> </w:t>
      </w:r>
      <w:r>
        <w:rPr>
          <w:spacing w:val="-2"/>
          <w:lang w:val="es-CO"/>
        </w:rPr>
        <w:t xml:space="preserve">resultados </w:t>
      </w:r>
      <w:r>
        <w:rPr>
          <w:lang w:val="es-CO"/>
        </w:rPr>
        <w:t>muestran</w:t>
      </w:r>
      <w:r>
        <w:rPr>
          <w:spacing w:val="-1"/>
          <w:lang w:val="es-CO"/>
        </w:rPr>
        <w:t xml:space="preserve"> </w:t>
      </w:r>
      <w:r>
        <w:rPr>
          <w:lang w:val="es-CO"/>
        </w:rPr>
        <w:t>que</w:t>
      </w:r>
      <w:r>
        <w:rPr>
          <w:spacing w:val="-1"/>
          <w:lang w:val="es-CO"/>
        </w:rPr>
        <w:t xml:space="preserve"> </w:t>
      </w:r>
      <w:r>
        <w:rPr>
          <w:lang w:val="es-CO"/>
        </w:rPr>
        <w:t>la</w:t>
      </w:r>
      <w:r>
        <w:rPr>
          <w:spacing w:val="-1"/>
          <w:lang w:val="es-CO"/>
        </w:rPr>
        <w:t xml:space="preserve"> </w:t>
      </w:r>
      <w:r>
        <w:rPr>
          <w:lang w:val="es-CO"/>
        </w:rPr>
        <w:t>consideración</w:t>
      </w:r>
      <w:r>
        <w:rPr>
          <w:spacing w:val="-1"/>
          <w:lang w:val="es-CO"/>
        </w:rPr>
        <w:t xml:space="preserve"> </w:t>
      </w:r>
      <w:r>
        <w:rPr>
          <w:lang w:val="es-CO"/>
        </w:rPr>
        <w:t>de</w:t>
      </w:r>
      <w:r>
        <w:rPr>
          <w:spacing w:val="-1"/>
          <w:lang w:val="es-CO"/>
        </w:rPr>
        <w:t xml:space="preserve"> </w:t>
      </w:r>
      <w:r>
        <w:rPr>
          <w:lang w:val="es-CO"/>
        </w:rPr>
        <w:t>la</w:t>
      </w:r>
      <w:r>
        <w:rPr>
          <w:spacing w:val="-1"/>
          <w:lang w:val="es-CO"/>
        </w:rPr>
        <w:t xml:space="preserve"> </w:t>
      </w:r>
      <w:r>
        <w:rPr>
          <w:lang w:val="es-CO"/>
        </w:rPr>
        <w:t>heterogeneidad</w:t>
      </w:r>
      <w:r>
        <w:rPr>
          <w:spacing w:val="-1"/>
          <w:lang w:val="es-CO"/>
        </w:rPr>
        <w:t xml:space="preserve"> </w:t>
      </w:r>
      <w:r>
        <w:rPr>
          <w:lang w:val="es-CO"/>
        </w:rPr>
        <w:t>espacial y</w:t>
      </w:r>
      <w:r>
        <w:rPr>
          <w:spacing w:val="-1"/>
          <w:lang w:val="es-CO"/>
        </w:rPr>
        <w:t xml:space="preserve"> </w:t>
      </w:r>
      <w:r>
        <w:rPr>
          <w:lang w:val="es-CO"/>
        </w:rPr>
        <w:t>la</w:t>
      </w:r>
      <w:r>
        <w:rPr>
          <w:spacing w:val="-1"/>
          <w:lang w:val="es-CO"/>
        </w:rPr>
        <w:t xml:space="preserve"> </w:t>
      </w:r>
      <w:r>
        <w:rPr>
          <w:lang w:val="es-CO"/>
        </w:rPr>
        <w:t>incorporación</w:t>
      </w:r>
      <w:r>
        <w:rPr>
          <w:spacing w:val="-1"/>
          <w:lang w:val="es-CO"/>
        </w:rPr>
        <w:t xml:space="preserve"> </w:t>
      </w:r>
      <w:r>
        <w:rPr>
          <w:lang w:val="es-CO"/>
        </w:rPr>
        <w:t>de</w:t>
      </w:r>
      <w:r>
        <w:rPr>
          <w:spacing w:val="-1"/>
          <w:lang w:val="es-CO"/>
        </w:rPr>
        <w:t xml:space="preserve"> </w:t>
      </w:r>
      <w:r>
        <w:rPr>
          <w:lang w:val="es-CO"/>
        </w:rPr>
        <w:t>efectos</w:t>
      </w:r>
      <w:r>
        <w:rPr>
          <w:spacing w:val="-1"/>
          <w:lang w:val="es-CO"/>
        </w:rPr>
        <w:t xml:space="preserve"> </w:t>
      </w:r>
      <w:r>
        <w:rPr>
          <w:spacing w:val="-2"/>
          <w:lang w:val="es-CO"/>
        </w:rPr>
        <w:t xml:space="preserve">aleatorios </w:t>
      </w:r>
      <w:r>
        <w:rPr>
          <w:lang w:val="es-CO"/>
        </w:rPr>
        <w:t>mediante</w:t>
      </w:r>
      <w:r>
        <w:rPr>
          <w:spacing w:val="2"/>
          <w:lang w:val="es-CO"/>
        </w:rPr>
        <w:t xml:space="preserve"> </w:t>
      </w:r>
      <w:r>
        <w:rPr>
          <w:lang w:val="es-CO"/>
        </w:rPr>
        <w:t>modelos</w:t>
      </w:r>
      <w:r>
        <w:rPr>
          <w:spacing w:val="2"/>
          <w:lang w:val="es-CO"/>
        </w:rPr>
        <w:t xml:space="preserve"> </w:t>
      </w:r>
      <w:r>
        <w:rPr>
          <w:lang w:val="es-CO"/>
        </w:rPr>
        <w:t>multiniveles</w:t>
      </w:r>
      <w:r>
        <w:rPr>
          <w:spacing w:val="2"/>
          <w:lang w:val="es-CO"/>
        </w:rPr>
        <w:t xml:space="preserve"> </w:t>
      </w:r>
      <w:r>
        <w:rPr>
          <w:lang w:val="es-CO"/>
        </w:rPr>
        <w:t>proporcionan</w:t>
      </w:r>
      <w:r>
        <w:rPr>
          <w:spacing w:val="2"/>
          <w:lang w:val="es-CO"/>
        </w:rPr>
        <w:t xml:space="preserve"> </w:t>
      </w:r>
      <w:r>
        <w:rPr>
          <w:lang w:val="es-CO"/>
        </w:rPr>
        <w:t>una</w:t>
      </w:r>
      <w:r>
        <w:rPr>
          <w:spacing w:val="2"/>
          <w:lang w:val="es-CO"/>
        </w:rPr>
        <w:t xml:space="preserve"> </w:t>
      </w:r>
      <w:r>
        <w:rPr>
          <w:lang w:val="es-CO"/>
        </w:rPr>
        <w:t>representación</w:t>
      </w:r>
      <w:r>
        <w:rPr>
          <w:spacing w:val="2"/>
          <w:lang w:val="es-CO"/>
        </w:rPr>
        <w:t xml:space="preserve"> </w:t>
      </w:r>
      <w:r>
        <w:rPr>
          <w:lang w:val="es-CO"/>
        </w:rPr>
        <w:t>más</w:t>
      </w:r>
      <w:r>
        <w:rPr>
          <w:spacing w:val="2"/>
          <w:lang w:val="es-CO"/>
        </w:rPr>
        <w:t xml:space="preserve"> </w:t>
      </w:r>
      <w:r>
        <w:rPr>
          <w:lang w:val="es-CO"/>
        </w:rPr>
        <w:t>precisa</w:t>
      </w:r>
      <w:r>
        <w:rPr>
          <w:spacing w:val="2"/>
          <w:lang w:val="es-CO"/>
        </w:rPr>
        <w:t xml:space="preserve"> </w:t>
      </w:r>
      <w:r>
        <w:rPr>
          <w:lang w:val="es-CO"/>
        </w:rPr>
        <w:t>de</w:t>
      </w:r>
      <w:r>
        <w:rPr>
          <w:spacing w:val="2"/>
          <w:lang w:val="es-CO"/>
        </w:rPr>
        <w:t xml:space="preserve"> </w:t>
      </w:r>
      <w:r>
        <w:rPr>
          <w:lang w:val="es-CO"/>
        </w:rPr>
        <w:t>la</w:t>
      </w:r>
      <w:r>
        <w:rPr>
          <w:spacing w:val="2"/>
          <w:lang w:val="es-CO"/>
        </w:rPr>
        <w:t xml:space="preserve"> </w:t>
      </w:r>
      <w:r>
        <w:rPr>
          <w:lang w:val="es-CO"/>
        </w:rPr>
        <w:t>susceptibilidad</w:t>
      </w:r>
      <w:r>
        <w:rPr>
          <w:spacing w:val="2"/>
          <w:lang w:val="es-CO"/>
        </w:rPr>
        <w:t xml:space="preserve"> </w:t>
      </w:r>
      <w:r>
        <w:rPr>
          <w:spacing w:val="-10"/>
          <w:lang w:val="es-CO"/>
        </w:rPr>
        <w:t>a m</w:t>
      </w:r>
      <w:r>
        <w:rPr>
          <w:lang w:val="es-CO"/>
        </w:rPr>
        <w:t>ovimientos</w:t>
      </w:r>
      <w:r>
        <w:rPr>
          <w:spacing w:val="6"/>
          <w:lang w:val="es-CO"/>
        </w:rPr>
        <w:t xml:space="preserve"> </w:t>
      </w:r>
      <w:r>
        <w:rPr>
          <w:lang w:val="es-CO"/>
        </w:rPr>
        <w:t>en</w:t>
      </w:r>
      <w:r>
        <w:rPr>
          <w:spacing w:val="7"/>
          <w:lang w:val="es-CO"/>
        </w:rPr>
        <w:t xml:space="preserve"> </w:t>
      </w:r>
      <w:r>
        <w:rPr>
          <w:lang w:val="es-CO"/>
        </w:rPr>
        <w:t>masa,</w:t>
      </w:r>
      <w:r>
        <w:rPr>
          <w:spacing w:val="8"/>
          <w:lang w:val="es-CO"/>
        </w:rPr>
        <w:t xml:space="preserve"> </w:t>
      </w:r>
      <w:r>
        <w:rPr>
          <w:lang w:val="es-CO"/>
        </w:rPr>
        <w:t>comparada</w:t>
      </w:r>
      <w:r>
        <w:rPr>
          <w:spacing w:val="7"/>
          <w:lang w:val="es-CO"/>
        </w:rPr>
        <w:t xml:space="preserve"> </w:t>
      </w:r>
      <w:r>
        <w:rPr>
          <w:lang w:val="es-CO"/>
        </w:rPr>
        <w:t>con</w:t>
      </w:r>
      <w:r>
        <w:rPr>
          <w:spacing w:val="7"/>
          <w:lang w:val="es-CO"/>
        </w:rPr>
        <w:t xml:space="preserve"> </w:t>
      </w:r>
      <w:r>
        <w:rPr>
          <w:lang w:val="es-CO"/>
        </w:rPr>
        <w:t>los</w:t>
      </w:r>
      <w:r>
        <w:rPr>
          <w:spacing w:val="6"/>
          <w:lang w:val="es-CO"/>
        </w:rPr>
        <w:t xml:space="preserve"> </w:t>
      </w:r>
      <w:r>
        <w:rPr>
          <w:lang w:val="es-CO"/>
        </w:rPr>
        <w:t>modelos</w:t>
      </w:r>
      <w:r>
        <w:rPr>
          <w:spacing w:val="7"/>
          <w:lang w:val="es-CO"/>
        </w:rPr>
        <w:t xml:space="preserve"> </w:t>
      </w:r>
      <w:r>
        <w:rPr>
          <w:lang w:val="es-CO"/>
        </w:rPr>
        <w:t>tradicionales</w:t>
      </w:r>
      <w:r>
        <w:rPr>
          <w:spacing w:val="7"/>
          <w:lang w:val="es-CO"/>
        </w:rPr>
        <w:t xml:space="preserve"> </w:t>
      </w:r>
      <w:r>
        <w:rPr>
          <w:lang w:val="es-CO"/>
        </w:rPr>
        <w:t>de</w:t>
      </w:r>
      <w:r>
        <w:rPr>
          <w:spacing w:val="7"/>
          <w:lang w:val="es-CO"/>
        </w:rPr>
        <w:t xml:space="preserve"> </w:t>
      </w:r>
      <w:r>
        <w:rPr>
          <w:lang w:val="es-CO"/>
        </w:rPr>
        <w:t>regresión</w:t>
      </w:r>
      <w:r>
        <w:rPr>
          <w:spacing w:val="7"/>
          <w:lang w:val="es-CO"/>
        </w:rPr>
        <w:t xml:space="preserve"> </w:t>
      </w:r>
      <w:r>
        <w:rPr>
          <w:lang w:val="es-CO"/>
        </w:rPr>
        <w:t>logística</w:t>
      </w:r>
      <w:ins w:id="976" w:author="Daniel Bertin Ugarte" w:date="2026-01-30T11:10:00Z" w16du:dateUtc="2026-01-30T14:10:00Z">
        <w:r w:rsidR="00887AFC">
          <w:rPr>
            <w:lang w:val="es-CO"/>
          </w:rPr>
          <w:t xml:space="preserve">, los cuales </w:t>
        </w:r>
      </w:ins>
      <w:del w:id="977" w:author="Daniel Bertin Ugarte" w:date="2026-01-30T11:10:00Z" w16du:dateUtc="2026-01-30T14:10:00Z">
        <w:r w:rsidDel="00887AFC">
          <w:rPr>
            <w:spacing w:val="7"/>
            <w:lang w:val="es-CO"/>
          </w:rPr>
          <w:delText xml:space="preserve"> </w:delText>
        </w:r>
        <w:r w:rsidDel="00887AFC">
          <w:rPr>
            <w:lang w:val="es-CO"/>
          </w:rPr>
          <w:delText>que</w:delText>
        </w:r>
        <w:r w:rsidDel="00887AFC">
          <w:rPr>
            <w:spacing w:val="6"/>
            <w:lang w:val="es-CO"/>
          </w:rPr>
          <w:delText xml:space="preserve"> </w:delText>
        </w:r>
      </w:del>
      <w:r>
        <w:rPr>
          <w:spacing w:val="-2"/>
          <w:lang w:val="es-CO"/>
        </w:rPr>
        <w:t xml:space="preserve">asumen </w:t>
      </w:r>
      <w:r>
        <w:rPr>
          <w:lang w:val="es-CO"/>
        </w:rPr>
        <w:t>una</w:t>
      </w:r>
      <w:r>
        <w:rPr>
          <w:spacing w:val="7"/>
          <w:lang w:val="es-CO"/>
        </w:rPr>
        <w:t xml:space="preserve"> </w:t>
      </w:r>
      <w:r>
        <w:rPr>
          <w:lang w:val="es-CO"/>
        </w:rPr>
        <w:t>homogeneidad</w:t>
      </w:r>
      <w:r>
        <w:rPr>
          <w:spacing w:val="8"/>
          <w:lang w:val="es-CO"/>
        </w:rPr>
        <w:t xml:space="preserve"> </w:t>
      </w:r>
      <w:r>
        <w:rPr>
          <w:lang w:val="es-CO"/>
        </w:rPr>
        <w:t>espacial</w:t>
      </w:r>
      <w:r>
        <w:rPr>
          <w:spacing w:val="8"/>
          <w:lang w:val="es-CO"/>
        </w:rPr>
        <w:t xml:space="preserve"> </w:t>
      </w:r>
      <w:r>
        <w:rPr>
          <w:lang w:val="es-CO"/>
        </w:rPr>
        <w:t>inadecuada</w:t>
      </w:r>
      <w:r>
        <w:rPr>
          <w:spacing w:val="7"/>
          <w:lang w:val="es-CO"/>
        </w:rPr>
        <w:t xml:space="preserve"> </w:t>
      </w:r>
      <w:r>
        <w:rPr>
          <w:lang w:val="es-CO"/>
        </w:rPr>
        <w:t>para</w:t>
      </w:r>
      <w:r>
        <w:rPr>
          <w:spacing w:val="8"/>
          <w:lang w:val="es-CO"/>
        </w:rPr>
        <w:t xml:space="preserve"> </w:t>
      </w:r>
      <w:r>
        <w:rPr>
          <w:lang w:val="es-CO"/>
        </w:rPr>
        <w:t>este</w:t>
      </w:r>
      <w:r>
        <w:rPr>
          <w:spacing w:val="8"/>
          <w:lang w:val="es-CO"/>
        </w:rPr>
        <w:t xml:space="preserve"> </w:t>
      </w:r>
      <w:r>
        <w:rPr>
          <w:lang w:val="es-CO"/>
        </w:rPr>
        <w:t>tipo</w:t>
      </w:r>
      <w:r>
        <w:rPr>
          <w:spacing w:val="8"/>
          <w:lang w:val="es-CO"/>
        </w:rPr>
        <w:t xml:space="preserve"> </w:t>
      </w:r>
      <w:r>
        <w:rPr>
          <w:lang w:val="es-CO"/>
        </w:rPr>
        <w:t>de</w:t>
      </w:r>
      <w:r>
        <w:rPr>
          <w:spacing w:val="7"/>
          <w:lang w:val="es-CO"/>
        </w:rPr>
        <w:t xml:space="preserve"> </w:t>
      </w:r>
      <w:r>
        <w:rPr>
          <w:spacing w:val="-2"/>
          <w:lang w:val="es-CO"/>
        </w:rPr>
        <w:t>fenómenos.</w:t>
      </w:r>
      <w:r>
        <w:rPr>
          <w:lang w:val="es-CO"/>
        </w:rPr>
        <w:tab/>
      </w:r>
    </w:p>
    <w:p w14:paraId="0F897E75" w14:textId="52F2FBBF" w:rsidR="00D05FC9" w:rsidRPr="00CC34F8" w:rsidRDefault="00510033">
      <w:pPr>
        <w:pStyle w:val="Ttulo1"/>
        <w:tabs>
          <w:tab w:val="left" w:pos="8414"/>
        </w:tabs>
        <w:spacing w:before="167"/>
        <w:jc w:val="both"/>
        <w:rPr>
          <w:lang w:val="es-CL"/>
        </w:rPr>
      </w:pPr>
      <w:r>
        <w:rPr>
          <w:lang w:val="es-CO"/>
        </w:rPr>
        <w:t>En</w:t>
      </w:r>
      <w:r>
        <w:rPr>
          <w:spacing w:val="22"/>
          <w:lang w:val="es-CO"/>
        </w:rPr>
        <w:t xml:space="preserve"> </w:t>
      </w:r>
      <w:r>
        <w:rPr>
          <w:lang w:val="es-CO"/>
        </w:rPr>
        <w:t>el</w:t>
      </w:r>
      <w:r>
        <w:rPr>
          <w:spacing w:val="24"/>
          <w:lang w:val="es-CO"/>
        </w:rPr>
        <w:t xml:space="preserve"> </w:t>
      </w:r>
      <w:r>
        <w:rPr>
          <w:lang w:val="es-CO"/>
        </w:rPr>
        <w:t>análisis</w:t>
      </w:r>
      <w:r>
        <w:rPr>
          <w:spacing w:val="22"/>
          <w:lang w:val="es-CO"/>
        </w:rPr>
        <w:t xml:space="preserve"> </w:t>
      </w:r>
      <w:r>
        <w:rPr>
          <w:lang w:val="es-CO"/>
        </w:rPr>
        <w:t>comparativo</w:t>
      </w:r>
      <w:r>
        <w:rPr>
          <w:spacing w:val="24"/>
          <w:lang w:val="es-CO"/>
        </w:rPr>
        <w:t xml:space="preserve"> </w:t>
      </w:r>
      <w:r>
        <w:rPr>
          <w:lang w:val="es-CO"/>
        </w:rPr>
        <w:t>de</w:t>
      </w:r>
      <w:r>
        <w:rPr>
          <w:spacing w:val="22"/>
          <w:lang w:val="es-CO"/>
        </w:rPr>
        <w:t xml:space="preserve"> </w:t>
      </w:r>
      <w:r>
        <w:rPr>
          <w:lang w:val="es-CO"/>
        </w:rPr>
        <w:t>los</w:t>
      </w:r>
      <w:r>
        <w:rPr>
          <w:spacing w:val="23"/>
          <w:lang w:val="es-CO"/>
        </w:rPr>
        <w:t xml:space="preserve"> </w:t>
      </w:r>
      <w:r>
        <w:rPr>
          <w:lang w:val="es-CO"/>
        </w:rPr>
        <w:t>enfoques</w:t>
      </w:r>
      <w:r>
        <w:rPr>
          <w:spacing w:val="23"/>
          <w:lang w:val="es-CO"/>
        </w:rPr>
        <w:t xml:space="preserve"> </w:t>
      </w:r>
      <w:r>
        <w:rPr>
          <w:lang w:val="es-CO"/>
        </w:rPr>
        <w:t>de</w:t>
      </w:r>
      <w:r>
        <w:rPr>
          <w:spacing w:val="23"/>
          <w:lang w:val="es-CO"/>
        </w:rPr>
        <w:t xml:space="preserve"> </w:t>
      </w:r>
      <w:r>
        <w:rPr>
          <w:lang w:val="es-CO"/>
        </w:rPr>
        <w:t>regionalización,</w:t>
      </w:r>
      <w:r>
        <w:rPr>
          <w:spacing w:val="28"/>
          <w:lang w:val="es-CO"/>
        </w:rPr>
        <w:t xml:space="preserve"> </w:t>
      </w:r>
      <w:r>
        <w:rPr>
          <w:lang w:val="es-CO"/>
        </w:rPr>
        <w:t>se</w:t>
      </w:r>
      <w:r>
        <w:rPr>
          <w:spacing w:val="24"/>
          <w:lang w:val="es-CO"/>
        </w:rPr>
        <w:t xml:space="preserve"> </w:t>
      </w:r>
      <w:r>
        <w:rPr>
          <w:lang w:val="es-CO"/>
        </w:rPr>
        <w:t>observó</w:t>
      </w:r>
      <w:r>
        <w:rPr>
          <w:spacing w:val="22"/>
          <w:lang w:val="es-CO"/>
        </w:rPr>
        <w:t xml:space="preserve"> </w:t>
      </w:r>
      <w:r>
        <w:rPr>
          <w:lang w:val="es-CO"/>
        </w:rPr>
        <w:t>que</w:t>
      </w:r>
      <w:r>
        <w:rPr>
          <w:spacing w:val="24"/>
          <w:lang w:val="es-CO"/>
        </w:rPr>
        <w:t xml:space="preserve"> </w:t>
      </w:r>
      <w:r>
        <w:rPr>
          <w:lang w:val="es-CO"/>
        </w:rPr>
        <w:t>la</w:t>
      </w:r>
      <w:r>
        <w:rPr>
          <w:spacing w:val="23"/>
          <w:lang w:val="es-CO"/>
        </w:rPr>
        <w:t xml:space="preserve"> </w:t>
      </w:r>
      <w:r>
        <w:rPr>
          <w:spacing w:val="-2"/>
          <w:lang w:val="es-CO"/>
        </w:rPr>
        <w:t xml:space="preserve">regionalización </w:t>
      </w:r>
      <w:r>
        <w:rPr>
          <w:lang w:val="es-CO"/>
        </w:rPr>
        <w:t>basada</w:t>
      </w:r>
      <w:r>
        <w:rPr>
          <w:spacing w:val="9"/>
          <w:lang w:val="es-CO"/>
        </w:rPr>
        <w:t xml:space="preserve"> </w:t>
      </w:r>
      <w:r>
        <w:rPr>
          <w:lang w:val="es-CO"/>
        </w:rPr>
        <w:t>en</w:t>
      </w:r>
      <w:r>
        <w:rPr>
          <w:spacing w:val="10"/>
          <w:lang w:val="es-CO"/>
        </w:rPr>
        <w:t xml:space="preserve"> </w:t>
      </w:r>
      <w:r>
        <w:rPr>
          <w:lang w:val="es-CO"/>
        </w:rPr>
        <w:t>cuencas</w:t>
      </w:r>
      <w:r>
        <w:rPr>
          <w:spacing w:val="9"/>
          <w:lang w:val="es-CO"/>
        </w:rPr>
        <w:t xml:space="preserve"> </w:t>
      </w:r>
      <w:r>
        <w:rPr>
          <w:lang w:val="es-CO"/>
        </w:rPr>
        <w:t>hidrográficas</w:t>
      </w:r>
      <w:r>
        <w:rPr>
          <w:spacing w:val="9"/>
          <w:lang w:val="es-CO"/>
        </w:rPr>
        <w:t xml:space="preserve"> </w:t>
      </w:r>
      <w:r>
        <w:rPr>
          <w:lang w:val="es-CO"/>
        </w:rPr>
        <w:t>logró</w:t>
      </w:r>
      <w:r>
        <w:rPr>
          <w:spacing w:val="10"/>
          <w:lang w:val="es-CO"/>
        </w:rPr>
        <w:t xml:space="preserve"> </w:t>
      </w:r>
      <w:r>
        <w:rPr>
          <w:lang w:val="es-CO"/>
        </w:rPr>
        <w:t>un</w:t>
      </w:r>
      <w:r>
        <w:rPr>
          <w:spacing w:val="10"/>
          <w:lang w:val="es-CO"/>
        </w:rPr>
        <w:t xml:space="preserve"> </w:t>
      </w:r>
      <w:r>
        <w:rPr>
          <w:lang w:val="es-CO"/>
        </w:rPr>
        <w:t>mejor</w:t>
      </w:r>
      <w:r>
        <w:rPr>
          <w:spacing w:val="10"/>
          <w:lang w:val="es-CO"/>
        </w:rPr>
        <w:t xml:space="preserve"> </w:t>
      </w:r>
      <w:r>
        <w:rPr>
          <w:lang w:val="es-CO"/>
        </w:rPr>
        <w:t>ajuste</w:t>
      </w:r>
      <w:r>
        <w:rPr>
          <w:spacing w:val="9"/>
          <w:lang w:val="es-CO"/>
        </w:rPr>
        <w:t xml:space="preserve"> </w:t>
      </w:r>
      <w:r>
        <w:rPr>
          <w:lang w:val="es-CO"/>
        </w:rPr>
        <w:t>global</w:t>
      </w:r>
      <w:r>
        <w:rPr>
          <w:spacing w:val="9"/>
          <w:lang w:val="es-CO"/>
        </w:rPr>
        <w:t xml:space="preserve"> </w:t>
      </w:r>
      <w:r>
        <w:rPr>
          <w:lang w:val="es-CO"/>
        </w:rPr>
        <w:t>según</w:t>
      </w:r>
      <w:r>
        <w:rPr>
          <w:spacing w:val="10"/>
          <w:lang w:val="es-CO"/>
        </w:rPr>
        <w:t xml:space="preserve"> </w:t>
      </w:r>
      <w:r>
        <w:rPr>
          <w:lang w:val="es-CO"/>
        </w:rPr>
        <w:t>las</w:t>
      </w:r>
      <w:r>
        <w:rPr>
          <w:spacing w:val="9"/>
          <w:lang w:val="es-CO"/>
        </w:rPr>
        <w:t xml:space="preserve"> </w:t>
      </w:r>
      <w:r>
        <w:rPr>
          <w:lang w:val="es-CO"/>
        </w:rPr>
        <w:t>métricas</w:t>
      </w:r>
      <w:ins w:id="978" w:author="Daniel Bertin Ugarte" w:date="2026-01-30T11:13:00Z" w16du:dateUtc="2026-01-30T14:13:00Z">
        <w:r w:rsidR="00887AFC">
          <w:rPr>
            <w:lang w:val="es-CO"/>
          </w:rPr>
          <w:t xml:space="preserve"> de Akaike (</w:t>
        </w:r>
      </w:ins>
      <w:del w:id="979" w:author="Daniel Bertin Ugarte" w:date="2026-01-30T11:13:00Z" w16du:dateUtc="2026-01-30T14:13:00Z">
        <w:r w:rsidDel="00887AFC">
          <w:rPr>
            <w:spacing w:val="10"/>
            <w:lang w:val="es-CO"/>
          </w:rPr>
          <w:delText xml:space="preserve"> </w:delText>
        </w:r>
        <w:r w:rsidDel="00887AFC">
          <w:rPr>
            <w:lang w:val="es-CO"/>
          </w:rPr>
          <w:delText>de</w:delText>
        </w:r>
        <w:r w:rsidDel="00887AFC">
          <w:rPr>
            <w:spacing w:val="10"/>
            <w:lang w:val="es-CO"/>
          </w:rPr>
          <w:delText xml:space="preserve"> </w:delText>
        </w:r>
      </w:del>
      <w:r>
        <w:rPr>
          <w:lang w:val="es-CO"/>
        </w:rPr>
        <w:t>AIC</w:t>
      </w:r>
      <w:ins w:id="980" w:author="Daniel Bertin Ugarte" w:date="2026-01-30T11:13:00Z" w16du:dateUtc="2026-01-30T14:13:00Z">
        <w:r w:rsidR="00887AFC">
          <w:rPr>
            <w:lang w:val="es-CO"/>
          </w:rPr>
          <w:t>)</w:t>
        </w:r>
      </w:ins>
      <w:r>
        <w:rPr>
          <w:spacing w:val="8"/>
          <w:lang w:val="es-CO"/>
        </w:rPr>
        <w:t xml:space="preserve"> </w:t>
      </w:r>
      <w:r>
        <w:rPr>
          <w:lang w:val="es-CO"/>
        </w:rPr>
        <w:t>y</w:t>
      </w:r>
      <w:ins w:id="981" w:author="Daniel Bertin Ugarte" w:date="2026-01-30T11:13:00Z" w16du:dateUtc="2026-01-30T14:13:00Z">
        <w:r w:rsidR="00887AFC">
          <w:rPr>
            <w:lang w:val="es-CO"/>
          </w:rPr>
          <w:t xml:space="preserve"> Bayesiana</w:t>
        </w:r>
      </w:ins>
      <w:r>
        <w:rPr>
          <w:spacing w:val="10"/>
          <w:lang w:val="es-CO"/>
        </w:rPr>
        <w:t xml:space="preserve"> </w:t>
      </w:r>
      <w:ins w:id="982" w:author="Daniel Bertin Ugarte" w:date="2026-01-30T11:13:00Z" w16du:dateUtc="2026-01-30T14:13:00Z">
        <w:r w:rsidR="00887AFC">
          <w:rPr>
            <w:spacing w:val="10"/>
            <w:lang w:val="es-CO"/>
          </w:rPr>
          <w:t>(</w:t>
        </w:r>
      </w:ins>
      <w:r>
        <w:rPr>
          <w:lang w:val="es-CO"/>
        </w:rPr>
        <w:t>BIC</w:t>
      </w:r>
      <w:ins w:id="983" w:author="Daniel Bertin Ugarte" w:date="2026-01-30T11:13:00Z" w16du:dateUtc="2026-01-30T14:13:00Z">
        <w:r w:rsidR="00887AFC">
          <w:rPr>
            <w:lang w:val="es-CO"/>
          </w:rPr>
          <w:t>)</w:t>
        </w:r>
      </w:ins>
      <w:r>
        <w:rPr>
          <w:lang w:val="es-CO"/>
        </w:rPr>
        <w:t>,</w:t>
      </w:r>
      <w:r>
        <w:rPr>
          <w:spacing w:val="10"/>
          <w:lang w:val="es-CO"/>
        </w:rPr>
        <w:t xml:space="preserve"> </w:t>
      </w:r>
      <w:r>
        <w:rPr>
          <w:spacing w:val="-5"/>
          <w:lang w:val="es-CO"/>
        </w:rPr>
        <w:t xml:space="preserve">en </w:t>
      </w:r>
      <w:r>
        <w:rPr>
          <w:lang w:val="es-CO"/>
        </w:rPr>
        <w:t>comparación</w:t>
      </w:r>
      <w:r>
        <w:rPr>
          <w:spacing w:val="21"/>
          <w:lang w:val="es-CO"/>
        </w:rPr>
        <w:t xml:space="preserve"> </w:t>
      </w:r>
      <w:r>
        <w:rPr>
          <w:lang w:val="es-CO"/>
        </w:rPr>
        <w:t>con</w:t>
      </w:r>
      <w:r>
        <w:rPr>
          <w:spacing w:val="22"/>
          <w:lang w:val="es-CO"/>
        </w:rPr>
        <w:t xml:space="preserve"> </w:t>
      </w:r>
      <w:r>
        <w:rPr>
          <w:lang w:val="es-CO"/>
        </w:rPr>
        <w:t>el</w:t>
      </w:r>
      <w:r>
        <w:rPr>
          <w:spacing w:val="21"/>
          <w:lang w:val="es-CO"/>
        </w:rPr>
        <w:t xml:space="preserve"> </w:t>
      </w:r>
      <w:r>
        <w:rPr>
          <w:lang w:val="es-CO"/>
        </w:rPr>
        <w:t>modelo</w:t>
      </w:r>
      <w:r>
        <w:rPr>
          <w:spacing w:val="22"/>
          <w:lang w:val="es-CO"/>
        </w:rPr>
        <w:t xml:space="preserve"> </w:t>
      </w:r>
      <w:r>
        <w:rPr>
          <w:lang w:val="es-CO"/>
        </w:rPr>
        <w:t>basado</w:t>
      </w:r>
      <w:r>
        <w:rPr>
          <w:spacing w:val="22"/>
          <w:lang w:val="es-CO"/>
        </w:rPr>
        <w:t xml:space="preserve"> </w:t>
      </w:r>
      <w:r>
        <w:rPr>
          <w:lang w:val="es-CO"/>
        </w:rPr>
        <w:t>en</w:t>
      </w:r>
      <w:r>
        <w:rPr>
          <w:spacing w:val="21"/>
          <w:lang w:val="es-CO"/>
        </w:rPr>
        <w:t xml:space="preserve"> </w:t>
      </w:r>
      <w:r>
        <w:rPr>
          <w:lang w:val="es-CO"/>
        </w:rPr>
        <w:t>grupos</w:t>
      </w:r>
      <w:r>
        <w:rPr>
          <w:spacing w:val="22"/>
          <w:lang w:val="es-CO"/>
        </w:rPr>
        <w:t xml:space="preserve"> </w:t>
      </w:r>
      <w:r>
        <w:rPr>
          <w:lang w:val="es-CO"/>
        </w:rPr>
        <w:t>derivados</w:t>
      </w:r>
      <w:r>
        <w:rPr>
          <w:spacing w:val="22"/>
          <w:lang w:val="es-CO"/>
        </w:rPr>
        <w:t xml:space="preserve"> </w:t>
      </w:r>
      <w:r>
        <w:rPr>
          <w:lang w:val="es-CO"/>
        </w:rPr>
        <w:t>del</w:t>
      </w:r>
      <w:r>
        <w:rPr>
          <w:spacing w:val="21"/>
          <w:lang w:val="es-CO"/>
        </w:rPr>
        <w:t xml:space="preserve"> </w:t>
      </w:r>
      <w:r>
        <w:rPr>
          <w:lang w:val="es-CO"/>
        </w:rPr>
        <w:t>agrupamiento</w:t>
      </w:r>
      <w:r>
        <w:rPr>
          <w:spacing w:val="22"/>
          <w:lang w:val="es-CO"/>
        </w:rPr>
        <w:t xml:space="preserve"> </w:t>
      </w:r>
      <w:r>
        <w:rPr>
          <w:lang w:val="es-CO"/>
        </w:rPr>
        <w:t>espacial.</w:t>
      </w:r>
      <w:r>
        <w:rPr>
          <w:spacing w:val="68"/>
          <w:lang w:val="es-CO"/>
        </w:rPr>
        <w:t xml:space="preserve"> </w:t>
      </w:r>
      <w:r>
        <w:rPr>
          <w:lang w:val="es-CO"/>
        </w:rPr>
        <w:t>Esto</w:t>
      </w:r>
      <w:r>
        <w:rPr>
          <w:spacing w:val="21"/>
          <w:lang w:val="es-CO"/>
        </w:rPr>
        <w:t xml:space="preserve"> </w:t>
      </w:r>
      <w:r>
        <w:rPr>
          <w:spacing w:val="-2"/>
          <w:lang w:val="es-CO"/>
        </w:rPr>
        <w:t xml:space="preserve">sugiere </w:t>
      </w:r>
      <w:r>
        <w:rPr>
          <w:lang w:val="es-CO"/>
        </w:rPr>
        <w:t>que</w:t>
      </w:r>
      <w:r>
        <w:rPr>
          <w:spacing w:val="9"/>
          <w:lang w:val="es-CO"/>
        </w:rPr>
        <w:t xml:space="preserve"> </w:t>
      </w:r>
      <w:r>
        <w:rPr>
          <w:lang w:val="es-CO"/>
        </w:rPr>
        <w:t>las</w:t>
      </w:r>
      <w:r>
        <w:rPr>
          <w:spacing w:val="10"/>
          <w:lang w:val="es-CO"/>
        </w:rPr>
        <w:t xml:space="preserve"> </w:t>
      </w:r>
      <w:r>
        <w:rPr>
          <w:lang w:val="es-CO"/>
        </w:rPr>
        <w:t>divisiones</w:t>
      </w:r>
      <w:r>
        <w:rPr>
          <w:spacing w:val="10"/>
          <w:lang w:val="es-CO"/>
        </w:rPr>
        <w:t xml:space="preserve"> </w:t>
      </w:r>
      <w:ins w:id="984" w:author="Daniel Bertin Ugarte" w:date="2026-01-30T11:14:00Z" w16du:dateUtc="2026-01-30T14:14:00Z">
        <w:r w:rsidR="00887AFC">
          <w:rPr>
            <w:spacing w:val="10"/>
            <w:lang w:val="es-CO"/>
          </w:rPr>
          <w:t xml:space="preserve">geográficas </w:t>
        </w:r>
      </w:ins>
      <w:r>
        <w:rPr>
          <w:lang w:val="es-CO"/>
        </w:rPr>
        <w:t>naturales</w:t>
      </w:r>
      <w:del w:id="985" w:author="Daniel Bertin Ugarte" w:date="2026-01-30T11:14:00Z" w16du:dateUtc="2026-01-30T14:14:00Z">
        <w:r w:rsidDel="00887AFC">
          <w:rPr>
            <w:lang w:val="es-CO"/>
          </w:rPr>
          <w:delText>,</w:delText>
        </w:r>
        <w:r w:rsidDel="00887AFC">
          <w:rPr>
            <w:spacing w:val="11"/>
            <w:lang w:val="es-CO"/>
          </w:rPr>
          <w:delText xml:space="preserve"> </w:delText>
        </w:r>
        <w:r w:rsidDel="00887AFC">
          <w:rPr>
            <w:lang w:val="es-CO"/>
          </w:rPr>
          <w:delText>como</w:delText>
        </w:r>
        <w:r w:rsidDel="00887AFC">
          <w:rPr>
            <w:spacing w:val="9"/>
            <w:lang w:val="es-CO"/>
          </w:rPr>
          <w:delText xml:space="preserve"> </w:delText>
        </w:r>
        <w:r w:rsidDel="00887AFC">
          <w:rPr>
            <w:lang w:val="es-CO"/>
          </w:rPr>
          <w:delText>las</w:delText>
        </w:r>
        <w:r w:rsidDel="00887AFC">
          <w:rPr>
            <w:spacing w:val="10"/>
            <w:lang w:val="es-CO"/>
          </w:rPr>
          <w:delText xml:space="preserve"> </w:delText>
        </w:r>
        <w:r w:rsidDel="00887AFC">
          <w:rPr>
            <w:lang w:val="es-CO"/>
          </w:rPr>
          <w:delText>cuencas</w:delText>
        </w:r>
      </w:del>
      <w:r>
        <w:rPr>
          <w:lang w:val="es-CO"/>
        </w:rPr>
        <w:t>,</w:t>
      </w:r>
      <w:r>
        <w:rPr>
          <w:spacing w:val="12"/>
          <w:lang w:val="es-CO"/>
        </w:rPr>
        <w:t xml:space="preserve"> </w:t>
      </w:r>
      <w:r>
        <w:rPr>
          <w:lang w:val="es-CO"/>
        </w:rPr>
        <w:t>al</w:t>
      </w:r>
      <w:r>
        <w:rPr>
          <w:spacing w:val="10"/>
          <w:lang w:val="es-CO"/>
        </w:rPr>
        <w:t xml:space="preserve"> </w:t>
      </w:r>
      <w:r>
        <w:rPr>
          <w:lang w:val="es-CO"/>
        </w:rPr>
        <w:t>menos</w:t>
      </w:r>
      <w:r>
        <w:rPr>
          <w:spacing w:val="10"/>
          <w:lang w:val="es-CO"/>
        </w:rPr>
        <w:t xml:space="preserve"> </w:t>
      </w:r>
      <w:r>
        <w:rPr>
          <w:lang w:val="es-CO"/>
        </w:rPr>
        <w:t>en</w:t>
      </w:r>
      <w:r>
        <w:rPr>
          <w:spacing w:val="9"/>
          <w:lang w:val="es-CO"/>
        </w:rPr>
        <w:t xml:space="preserve"> </w:t>
      </w:r>
      <w:ins w:id="986" w:author="Daniel Bertin Ugarte" w:date="2026-01-30T11:14:00Z" w16du:dateUtc="2026-01-30T14:14:00Z">
        <w:r w:rsidR="00887AFC">
          <w:rPr>
            <w:spacing w:val="9"/>
            <w:lang w:val="es-CO"/>
          </w:rPr>
          <w:t>la</w:t>
        </w:r>
      </w:ins>
      <w:del w:id="987" w:author="Daniel Bertin Ugarte" w:date="2026-01-30T11:14:00Z" w16du:dateUtc="2026-01-30T14:14:00Z">
        <w:r w:rsidDel="00887AFC">
          <w:rPr>
            <w:lang w:val="es-CO"/>
          </w:rPr>
          <w:delText>nuestra</w:delText>
        </w:r>
      </w:del>
      <w:r>
        <w:rPr>
          <w:spacing w:val="10"/>
          <w:lang w:val="es-CO"/>
        </w:rPr>
        <w:t xml:space="preserve"> </w:t>
      </w:r>
      <w:r>
        <w:rPr>
          <w:lang w:val="es-CO"/>
        </w:rPr>
        <w:t>zona</w:t>
      </w:r>
      <w:r>
        <w:rPr>
          <w:spacing w:val="10"/>
          <w:lang w:val="es-CO"/>
        </w:rPr>
        <w:t xml:space="preserve"> </w:t>
      </w:r>
      <w:r>
        <w:rPr>
          <w:lang w:val="es-CO"/>
        </w:rPr>
        <w:t>de</w:t>
      </w:r>
      <w:r>
        <w:rPr>
          <w:spacing w:val="10"/>
          <w:lang w:val="es-CO"/>
        </w:rPr>
        <w:t xml:space="preserve"> </w:t>
      </w:r>
      <w:r>
        <w:rPr>
          <w:lang w:val="es-CO"/>
        </w:rPr>
        <w:t>estudio,</w:t>
      </w:r>
      <w:r>
        <w:rPr>
          <w:spacing w:val="11"/>
          <w:lang w:val="es-CO"/>
        </w:rPr>
        <w:t xml:space="preserve"> </w:t>
      </w:r>
      <w:r>
        <w:rPr>
          <w:spacing w:val="-2"/>
          <w:lang w:val="es-CO"/>
        </w:rPr>
        <w:t xml:space="preserve">proporcionan </w:t>
      </w:r>
      <w:r>
        <w:rPr>
          <w:lang w:val="es-CO"/>
        </w:rPr>
        <w:t>límites</w:t>
      </w:r>
      <w:r>
        <w:rPr>
          <w:spacing w:val="11"/>
          <w:lang w:val="es-CO"/>
        </w:rPr>
        <w:t xml:space="preserve"> </w:t>
      </w:r>
      <w:r>
        <w:rPr>
          <w:lang w:val="es-CO"/>
        </w:rPr>
        <w:t>más</w:t>
      </w:r>
      <w:r>
        <w:rPr>
          <w:spacing w:val="11"/>
          <w:lang w:val="es-CO"/>
        </w:rPr>
        <w:t xml:space="preserve"> </w:t>
      </w:r>
      <w:r>
        <w:rPr>
          <w:lang w:val="es-CO"/>
        </w:rPr>
        <w:t>consistentes</w:t>
      </w:r>
      <w:r>
        <w:rPr>
          <w:spacing w:val="11"/>
          <w:lang w:val="es-CO"/>
        </w:rPr>
        <w:t xml:space="preserve"> </w:t>
      </w:r>
      <w:r>
        <w:rPr>
          <w:lang w:val="es-CO"/>
        </w:rPr>
        <w:t>para</w:t>
      </w:r>
      <w:r>
        <w:rPr>
          <w:spacing w:val="11"/>
          <w:lang w:val="es-CO"/>
        </w:rPr>
        <w:t xml:space="preserve"> </w:t>
      </w:r>
      <w:r>
        <w:rPr>
          <w:lang w:val="es-CO"/>
        </w:rPr>
        <w:t>la</w:t>
      </w:r>
      <w:r>
        <w:rPr>
          <w:spacing w:val="11"/>
          <w:lang w:val="es-CO"/>
        </w:rPr>
        <w:t xml:space="preserve"> </w:t>
      </w:r>
      <w:r>
        <w:rPr>
          <w:lang w:val="es-CO"/>
        </w:rPr>
        <w:t>dinámica</w:t>
      </w:r>
      <w:r>
        <w:rPr>
          <w:spacing w:val="11"/>
          <w:lang w:val="es-CO"/>
        </w:rPr>
        <w:t xml:space="preserve"> </w:t>
      </w:r>
      <w:r>
        <w:rPr>
          <w:lang w:val="es-CO"/>
        </w:rPr>
        <w:t>de</w:t>
      </w:r>
      <w:r>
        <w:rPr>
          <w:spacing w:val="11"/>
          <w:lang w:val="es-CO"/>
        </w:rPr>
        <w:t xml:space="preserve"> </w:t>
      </w:r>
      <w:r>
        <w:rPr>
          <w:lang w:val="es-CO"/>
        </w:rPr>
        <w:t>los</w:t>
      </w:r>
      <w:r>
        <w:rPr>
          <w:spacing w:val="11"/>
          <w:lang w:val="es-CO"/>
        </w:rPr>
        <w:t xml:space="preserve"> </w:t>
      </w:r>
      <w:r>
        <w:rPr>
          <w:lang w:val="es-CO"/>
        </w:rPr>
        <w:t>movimientos</w:t>
      </w:r>
      <w:r>
        <w:rPr>
          <w:spacing w:val="11"/>
          <w:lang w:val="es-CO"/>
        </w:rPr>
        <w:t xml:space="preserve"> </w:t>
      </w:r>
      <w:r>
        <w:rPr>
          <w:lang w:val="es-CO"/>
        </w:rPr>
        <w:t>en</w:t>
      </w:r>
      <w:r>
        <w:rPr>
          <w:spacing w:val="11"/>
          <w:lang w:val="es-CO"/>
        </w:rPr>
        <w:t xml:space="preserve"> </w:t>
      </w:r>
      <w:r>
        <w:rPr>
          <w:lang w:val="es-CO"/>
        </w:rPr>
        <w:t>masa,</w:t>
      </w:r>
      <w:r>
        <w:rPr>
          <w:spacing w:val="13"/>
          <w:lang w:val="es-CO"/>
        </w:rPr>
        <w:t xml:space="preserve"> </w:t>
      </w:r>
      <w:r>
        <w:rPr>
          <w:lang w:val="es-CO"/>
        </w:rPr>
        <w:t>alineados</w:t>
      </w:r>
      <w:r>
        <w:rPr>
          <w:spacing w:val="11"/>
          <w:lang w:val="es-CO"/>
        </w:rPr>
        <w:t xml:space="preserve"> </w:t>
      </w:r>
      <w:r>
        <w:rPr>
          <w:lang w:val="es-CO"/>
        </w:rPr>
        <w:t>con</w:t>
      </w:r>
      <w:r>
        <w:rPr>
          <w:spacing w:val="11"/>
          <w:lang w:val="es-CO"/>
        </w:rPr>
        <w:t xml:space="preserve"> </w:t>
      </w:r>
      <w:r>
        <w:rPr>
          <w:lang w:val="es-CO"/>
        </w:rPr>
        <w:t>los</w:t>
      </w:r>
      <w:r>
        <w:rPr>
          <w:spacing w:val="11"/>
          <w:lang w:val="es-CO"/>
        </w:rPr>
        <w:t xml:space="preserve"> </w:t>
      </w:r>
      <w:r>
        <w:rPr>
          <w:spacing w:val="-2"/>
          <w:lang w:val="es-CO"/>
        </w:rPr>
        <w:t xml:space="preserve">procesos </w:t>
      </w:r>
      <w:r>
        <w:rPr>
          <w:lang w:val="es-CO"/>
        </w:rPr>
        <w:t>geomorfológicos</w:t>
      </w:r>
      <w:r>
        <w:rPr>
          <w:spacing w:val="-7"/>
          <w:lang w:val="es-CO"/>
        </w:rPr>
        <w:t xml:space="preserve"> </w:t>
      </w:r>
      <w:r>
        <w:rPr>
          <w:lang w:val="es-CO"/>
        </w:rPr>
        <w:t>e</w:t>
      </w:r>
      <w:r>
        <w:rPr>
          <w:spacing w:val="-6"/>
          <w:lang w:val="es-CO"/>
        </w:rPr>
        <w:t xml:space="preserve"> </w:t>
      </w:r>
      <w:r>
        <w:rPr>
          <w:lang w:val="es-CO"/>
        </w:rPr>
        <w:t>hidrológicos</w:t>
      </w:r>
      <w:r>
        <w:rPr>
          <w:spacing w:val="-6"/>
          <w:lang w:val="es-CO"/>
        </w:rPr>
        <w:t xml:space="preserve"> </w:t>
      </w:r>
      <w:r>
        <w:rPr>
          <w:spacing w:val="-2"/>
          <w:lang w:val="es-CO"/>
        </w:rPr>
        <w:t>subyacentes.</w:t>
      </w:r>
      <w:r>
        <w:rPr>
          <w:lang w:val="es-CO"/>
        </w:rPr>
        <w:tab/>
      </w:r>
    </w:p>
    <w:p w14:paraId="28C5007C" w14:textId="21F6D92B" w:rsidR="00D05FC9" w:rsidRPr="00CC34F8" w:rsidRDefault="00510033">
      <w:pPr>
        <w:pStyle w:val="Ttulo1"/>
        <w:tabs>
          <w:tab w:val="left" w:pos="8414"/>
        </w:tabs>
        <w:spacing w:before="167"/>
        <w:jc w:val="both"/>
        <w:rPr>
          <w:lang w:val="es-CL"/>
        </w:rPr>
      </w:pPr>
      <w:r>
        <w:rPr>
          <w:lang w:val="es-CO"/>
        </w:rPr>
        <w:t>En</w:t>
      </w:r>
      <w:r>
        <w:rPr>
          <w:spacing w:val="-2"/>
          <w:lang w:val="es-CO"/>
        </w:rPr>
        <w:t xml:space="preserve"> </w:t>
      </w:r>
      <w:r>
        <w:rPr>
          <w:lang w:val="es-CO"/>
        </w:rPr>
        <w:t>cuanto</w:t>
      </w:r>
      <w:r>
        <w:rPr>
          <w:spacing w:val="-2"/>
          <w:lang w:val="es-CO"/>
        </w:rPr>
        <w:t xml:space="preserve"> </w:t>
      </w:r>
      <w:r>
        <w:rPr>
          <w:lang w:val="es-CO"/>
        </w:rPr>
        <w:t>a</w:t>
      </w:r>
      <w:r>
        <w:rPr>
          <w:spacing w:val="-2"/>
          <w:lang w:val="es-CO"/>
        </w:rPr>
        <w:t xml:space="preserve"> </w:t>
      </w:r>
      <w:r>
        <w:rPr>
          <w:lang w:val="es-CO"/>
        </w:rPr>
        <w:t>la</w:t>
      </w:r>
      <w:r>
        <w:rPr>
          <w:spacing w:val="-1"/>
          <w:lang w:val="es-CO"/>
        </w:rPr>
        <w:t xml:space="preserve"> </w:t>
      </w:r>
      <w:r>
        <w:rPr>
          <w:lang w:val="es-CO"/>
        </w:rPr>
        <w:t>aplicación</w:t>
      </w:r>
      <w:r>
        <w:rPr>
          <w:spacing w:val="-2"/>
          <w:lang w:val="es-CO"/>
        </w:rPr>
        <w:t xml:space="preserve"> </w:t>
      </w:r>
      <w:r>
        <w:rPr>
          <w:lang w:val="es-CO"/>
        </w:rPr>
        <w:t>de</w:t>
      </w:r>
      <w:r>
        <w:rPr>
          <w:spacing w:val="-2"/>
          <w:lang w:val="es-CO"/>
        </w:rPr>
        <w:t xml:space="preserve"> </w:t>
      </w:r>
      <w:r>
        <w:rPr>
          <w:lang w:val="es-CO"/>
        </w:rPr>
        <w:t>modelos</w:t>
      </w:r>
      <w:r>
        <w:rPr>
          <w:spacing w:val="-1"/>
          <w:lang w:val="es-CO"/>
        </w:rPr>
        <w:t xml:space="preserve"> </w:t>
      </w:r>
      <w:r>
        <w:rPr>
          <w:lang w:val="es-CO"/>
        </w:rPr>
        <w:t>multiniveles,</w:t>
      </w:r>
      <w:r>
        <w:rPr>
          <w:spacing w:val="-1"/>
          <w:lang w:val="es-CO"/>
        </w:rPr>
        <w:t xml:space="preserve"> </w:t>
      </w:r>
      <w:del w:id="988" w:author="Daniel Bertin Ugarte" w:date="2026-01-30T11:17:00Z" w16du:dateUtc="2026-01-30T14:17:00Z">
        <w:r w:rsidDel="00887AFC">
          <w:rPr>
            <w:lang w:val="es-CO"/>
          </w:rPr>
          <w:delText>este</w:delText>
        </w:r>
        <w:r w:rsidDel="00887AFC">
          <w:rPr>
            <w:spacing w:val="-2"/>
            <w:lang w:val="es-CO"/>
          </w:rPr>
          <w:delText xml:space="preserve"> </w:delText>
        </w:r>
        <w:r w:rsidDel="00887AFC">
          <w:rPr>
            <w:lang w:val="es-CO"/>
          </w:rPr>
          <w:delText>estudio</w:delText>
        </w:r>
        <w:r w:rsidDel="00887AFC">
          <w:rPr>
            <w:spacing w:val="-1"/>
            <w:lang w:val="es-CO"/>
          </w:rPr>
          <w:delText xml:space="preserve"> </w:delText>
        </w:r>
        <w:r w:rsidDel="00887AFC">
          <w:rPr>
            <w:lang w:val="es-CO"/>
          </w:rPr>
          <w:delText>demuestra</w:delText>
        </w:r>
        <w:r w:rsidDel="00887AFC">
          <w:rPr>
            <w:spacing w:val="-2"/>
            <w:lang w:val="es-CO"/>
          </w:rPr>
          <w:delText xml:space="preserve"> </w:delText>
        </w:r>
        <w:r w:rsidDel="00887AFC">
          <w:rPr>
            <w:lang w:val="es-CO"/>
          </w:rPr>
          <w:delText>que</w:delText>
        </w:r>
        <w:r w:rsidDel="00887AFC">
          <w:rPr>
            <w:spacing w:val="-2"/>
            <w:lang w:val="es-CO"/>
          </w:rPr>
          <w:delText xml:space="preserve"> </w:delText>
        </w:r>
      </w:del>
      <w:r>
        <w:rPr>
          <w:lang w:val="es-CO"/>
        </w:rPr>
        <w:t>la</w:t>
      </w:r>
      <w:r>
        <w:rPr>
          <w:spacing w:val="-1"/>
          <w:lang w:val="es-CO"/>
        </w:rPr>
        <w:t xml:space="preserve"> </w:t>
      </w:r>
      <w:r>
        <w:rPr>
          <w:lang w:val="es-CO"/>
        </w:rPr>
        <w:t>utilización</w:t>
      </w:r>
      <w:r>
        <w:rPr>
          <w:spacing w:val="-2"/>
          <w:lang w:val="es-CO"/>
        </w:rPr>
        <w:t xml:space="preserve"> </w:t>
      </w:r>
      <w:r>
        <w:rPr>
          <w:lang w:val="es-CO"/>
        </w:rPr>
        <w:t>de</w:t>
      </w:r>
      <w:r>
        <w:rPr>
          <w:spacing w:val="-2"/>
          <w:lang w:val="es-CO"/>
        </w:rPr>
        <w:t xml:space="preserve"> efec</w:t>
      </w:r>
      <w:r>
        <w:rPr>
          <w:lang w:val="es-CO"/>
        </w:rPr>
        <w:t>tos</w:t>
      </w:r>
      <w:r>
        <w:rPr>
          <w:spacing w:val="8"/>
          <w:lang w:val="es-CO"/>
        </w:rPr>
        <w:t xml:space="preserve"> </w:t>
      </w:r>
      <w:r>
        <w:rPr>
          <w:lang w:val="es-CO"/>
        </w:rPr>
        <w:t>aleatorios</w:t>
      </w:r>
      <w:r>
        <w:rPr>
          <w:spacing w:val="8"/>
          <w:lang w:val="es-CO"/>
        </w:rPr>
        <w:t xml:space="preserve"> </w:t>
      </w:r>
      <w:r>
        <w:rPr>
          <w:lang w:val="es-CO"/>
        </w:rPr>
        <w:t>para</w:t>
      </w:r>
      <w:r>
        <w:rPr>
          <w:spacing w:val="9"/>
          <w:lang w:val="es-CO"/>
        </w:rPr>
        <w:t xml:space="preserve"> </w:t>
      </w:r>
      <w:r>
        <w:rPr>
          <w:lang w:val="es-CO"/>
        </w:rPr>
        <w:t>capturar</w:t>
      </w:r>
      <w:r>
        <w:rPr>
          <w:spacing w:val="8"/>
          <w:lang w:val="es-CO"/>
        </w:rPr>
        <w:t xml:space="preserve"> </w:t>
      </w:r>
      <w:r>
        <w:rPr>
          <w:lang w:val="es-CO"/>
        </w:rPr>
        <w:t>la</w:t>
      </w:r>
      <w:r>
        <w:rPr>
          <w:spacing w:val="9"/>
          <w:lang w:val="es-CO"/>
        </w:rPr>
        <w:t xml:space="preserve"> </w:t>
      </w:r>
      <w:r>
        <w:rPr>
          <w:lang w:val="es-CO"/>
        </w:rPr>
        <w:t>heterogeneidad</w:t>
      </w:r>
      <w:r>
        <w:rPr>
          <w:spacing w:val="8"/>
          <w:lang w:val="es-CO"/>
        </w:rPr>
        <w:t xml:space="preserve"> </w:t>
      </w:r>
      <w:r>
        <w:rPr>
          <w:lang w:val="es-CO"/>
        </w:rPr>
        <w:t>espacial</w:t>
      </w:r>
      <w:r>
        <w:rPr>
          <w:spacing w:val="9"/>
          <w:lang w:val="es-CO"/>
        </w:rPr>
        <w:t xml:space="preserve"> </w:t>
      </w:r>
      <w:r>
        <w:rPr>
          <w:lang w:val="es-CO"/>
        </w:rPr>
        <w:t>es</w:t>
      </w:r>
      <w:r>
        <w:rPr>
          <w:spacing w:val="8"/>
          <w:lang w:val="es-CO"/>
        </w:rPr>
        <w:t xml:space="preserve"> </w:t>
      </w:r>
      <w:r>
        <w:rPr>
          <w:lang w:val="es-CO"/>
        </w:rPr>
        <w:t>importante</w:t>
      </w:r>
      <w:r>
        <w:rPr>
          <w:spacing w:val="9"/>
          <w:lang w:val="es-CO"/>
        </w:rPr>
        <w:t xml:space="preserve"> </w:t>
      </w:r>
      <w:r>
        <w:rPr>
          <w:lang w:val="es-CO"/>
        </w:rPr>
        <w:t>para</w:t>
      </w:r>
      <w:r>
        <w:rPr>
          <w:spacing w:val="8"/>
          <w:lang w:val="es-CO"/>
        </w:rPr>
        <w:t xml:space="preserve"> </w:t>
      </w:r>
      <w:r>
        <w:rPr>
          <w:lang w:val="es-CO"/>
        </w:rPr>
        <w:t>mejorar</w:t>
      </w:r>
      <w:r>
        <w:rPr>
          <w:spacing w:val="9"/>
          <w:lang w:val="es-CO"/>
        </w:rPr>
        <w:t xml:space="preserve"> </w:t>
      </w:r>
      <w:r>
        <w:rPr>
          <w:lang w:val="es-CO"/>
        </w:rPr>
        <w:t>la</w:t>
      </w:r>
      <w:r>
        <w:rPr>
          <w:spacing w:val="8"/>
          <w:lang w:val="es-CO"/>
        </w:rPr>
        <w:t xml:space="preserve"> </w:t>
      </w:r>
      <w:r>
        <w:rPr>
          <w:spacing w:val="-2"/>
          <w:lang w:val="es-CO"/>
        </w:rPr>
        <w:t xml:space="preserve">interpretación </w:t>
      </w:r>
      <w:r>
        <w:rPr>
          <w:lang w:val="es-CO"/>
        </w:rPr>
        <w:t>y</w:t>
      </w:r>
      <w:r>
        <w:rPr>
          <w:spacing w:val="-13"/>
          <w:lang w:val="es-CO"/>
        </w:rPr>
        <w:t xml:space="preserve"> </w:t>
      </w:r>
      <w:r>
        <w:rPr>
          <w:lang w:val="es-CO"/>
        </w:rPr>
        <w:t>la</w:t>
      </w:r>
      <w:r>
        <w:rPr>
          <w:spacing w:val="-13"/>
          <w:lang w:val="es-CO"/>
        </w:rPr>
        <w:t xml:space="preserve"> </w:t>
      </w:r>
      <w:r>
        <w:rPr>
          <w:lang w:val="es-CO"/>
        </w:rPr>
        <w:t>capacidad</w:t>
      </w:r>
      <w:r>
        <w:rPr>
          <w:spacing w:val="-13"/>
          <w:lang w:val="es-CO"/>
        </w:rPr>
        <w:t xml:space="preserve"> </w:t>
      </w:r>
      <w:r>
        <w:rPr>
          <w:lang w:val="es-CO"/>
        </w:rPr>
        <w:t>predictiva</w:t>
      </w:r>
      <w:r>
        <w:rPr>
          <w:spacing w:val="-13"/>
          <w:lang w:val="es-CO"/>
        </w:rPr>
        <w:t xml:space="preserve"> </w:t>
      </w:r>
      <w:r>
        <w:rPr>
          <w:lang w:val="es-CO"/>
        </w:rPr>
        <w:t>de</w:t>
      </w:r>
      <w:r>
        <w:rPr>
          <w:spacing w:val="-13"/>
          <w:lang w:val="es-CO"/>
        </w:rPr>
        <w:t xml:space="preserve"> </w:t>
      </w:r>
      <w:r>
        <w:rPr>
          <w:lang w:val="es-CO"/>
        </w:rPr>
        <w:t>los</w:t>
      </w:r>
      <w:r>
        <w:rPr>
          <w:spacing w:val="-13"/>
          <w:lang w:val="es-CO"/>
        </w:rPr>
        <w:t xml:space="preserve"> </w:t>
      </w:r>
      <w:r>
        <w:rPr>
          <w:lang w:val="es-CO"/>
        </w:rPr>
        <w:t>modelos</w:t>
      </w:r>
      <w:r>
        <w:rPr>
          <w:spacing w:val="-12"/>
          <w:lang w:val="es-CO"/>
        </w:rPr>
        <w:t xml:space="preserve"> </w:t>
      </w:r>
      <w:r>
        <w:rPr>
          <w:lang w:val="es-CO"/>
        </w:rPr>
        <w:t>de</w:t>
      </w:r>
      <w:r>
        <w:rPr>
          <w:spacing w:val="-13"/>
          <w:lang w:val="es-CO"/>
        </w:rPr>
        <w:t xml:space="preserve"> </w:t>
      </w:r>
      <w:r>
        <w:rPr>
          <w:lang w:val="es-CO"/>
        </w:rPr>
        <w:t>susceptibilidad</w:t>
      </w:r>
      <w:r>
        <w:rPr>
          <w:spacing w:val="-13"/>
          <w:lang w:val="es-CO"/>
        </w:rPr>
        <w:t xml:space="preserve"> </w:t>
      </w:r>
      <w:r>
        <w:rPr>
          <w:lang w:val="es-CO"/>
        </w:rPr>
        <w:t>a</w:t>
      </w:r>
      <w:r>
        <w:rPr>
          <w:spacing w:val="-13"/>
          <w:lang w:val="es-CO"/>
        </w:rPr>
        <w:t xml:space="preserve"> </w:t>
      </w:r>
      <w:r>
        <w:rPr>
          <w:lang w:val="es-CO"/>
        </w:rPr>
        <w:t>movimientos</w:t>
      </w:r>
      <w:r>
        <w:rPr>
          <w:spacing w:val="-13"/>
          <w:lang w:val="es-CO"/>
        </w:rPr>
        <w:t xml:space="preserve"> </w:t>
      </w:r>
      <w:r>
        <w:rPr>
          <w:lang w:val="es-CO"/>
        </w:rPr>
        <w:t>en</w:t>
      </w:r>
      <w:r>
        <w:rPr>
          <w:spacing w:val="-13"/>
          <w:lang w:val="es-CO"/>
        </w:rPr>
        <w:t xml:space="preserve"> </w:t>
      </w:r>
      <w:r>
        <w:rPr>
          <w:lang w:val="es-CO"/>
        </w:rPr>
        <w:t>masa.</w:t>
      </w:r>
      <w:r>
        <w:rPr>
          <w:spacing w:val="4"/>
          <w:lang w:val="es-CO"/>
        </w:rPr>
        <w:t xml:space="preserve"> </w:t>
      </w:r>
      <w:del w:id="989" w:author="Daniel Bertin Ugarte" w:date="2026-01-30T11:18:00Z" w16du:dateUtc="2026-01-30T14:18:00Z">
        <w:r w:rsidDel="00887AFC">
          <w:rPr>
            <w:lang w:val="es-CO"/>
          </w:rPr>
          <w:delText>La</w:delText>
        </w:r>
        <w:r w:rsidDel="00887AFC">
          <w:rPr>
            <w:spacing w:val="-12"/>
            <w:lang w:val="es-CO"/>
          </w:rPr>
          <w:delText xml:space="preserve"> </w:delText>
        </w:r>
        <w:r w:rsidDel="00887AFC">
          <w:rPr>
            <w:spacing w:val="-2"/>
            <w:lang w:val="es-CO"/>
          </w:rPr>
          <w:delText xml:space="preserve">incorporación </w:delText>
        </w:r>
        <w:r w:rsidDel="00887AFC">
          <w:rPr>
            <w:lang w:val="es-CO"/>
          </w:rPr>
          <w:delText>de</w:delText>
        </w:r>
        <w:r w:rsidDel="00887AFC">
          <w:rPr>
            <w:spacing w:val="11"/>
            <w:lang w:val="es-CO"/>
          </w:rPr>
          <w:delText xml:space="preserve"> </w:delText>
        </w:r>
        <w:r w:rsidDel="00887AFC">
          <w:rPr>
            <w:lang w:val="es-CO"/>
          </w:rPr>
          <w:delText>efectos</w:delText>
        </w:r>
        <w:r w:rsidDel="00887AFC">
          <w:rPr>
            <w:spacing w:val="11"/>
            <w:lang w:val="es-CO"/>
          </w:rPr>
          <w:delText xml:space="preserve"> </w:delText>
        </w:r>
        <w:r w:rsidDel="00887AFC">
          <w:rPr>
            <w:lang w:val="es-CO"/>
          </w:rPr>
          <w:delText>aleatorios</w:delText>
        </w:r>
        <w:r w:rsidDel="00887AFC">
          <w:rPr>
            <w:spacing w:val="11"/>
            <w:lang w:val="es-CO"/>
          </w:rPr>
          <w:delText xml:space="preserve"> </w:delText>
        </w:r>
        <w:r w:rsidDel="00887AFC">
          <w:rPr>
            <w:lang w:val="es-CO"/>
          </w:rPr>
          <w:delText>no</w:delText>
        </w:r>
        <w:r w:rsidDel="00887AFC">
          <w:rPr>
            <w:spacing w:val="10"/>
            <w:lang w:val="es-CO"/>
          </w:rPr>
          <w:delText xml:space="preserve"> </w:delText>
        </w:r>
        <w:r w:rsidDel="00887AFC">
          <w:rPr>
            <w:lang w:val="es-CO"/>
          </w:rPr>
          <w:delText>solo</w:delText>
        </w:r>
      </w:del>
      <w:ins w:id="990" w:author="Daniel Bertin Ugarte" w:date="2026-01-30T11:18:00Z" w16du:dateUtc="2026-01-30T14:18:00Z">
        <w:r w:rsidR="00887AFC">
          <w:rPr>
            <w:lang w:val="es-CO"/>
          </w:rPr>
          <w:t>Esto</w:t>
        </w:r>
      </w:ins>
      <w:r>
        <w:rPr>
          <w:spacing w:val="11"/>
          <w:lang w:val="es-CO"/>
        </w:rPr>
        <w:t xml:space="preserve"> </w:t>
      </w:r>
      <w:r>
        <w:rPr>
          <w:lang w:val="es-CO"/>
        </w:rPr>
        <w:t>permite</w:t>
      </w:r>
      <w:ins w:id="991" w:author="Daniel Bertin Ugarte" w:date="2026-01-30T11:18:00Z" w16du:dateUtc="2026-01-30T14:18:00Z">
        <w:r w:rsidR="00887AFC">
          <w:rPr>
            <w:lang w:val="es-CO"/>
          </w:rPr>
          <w:t xml:space="preserve"> no solo</w:t>
        </w:r>
      </w:ins>
      <w:r>
        <w:rPr>
          <w:spacing w:val="11"/>
          <w:lang w:val="es-CO"/>
        </w:rPr>
        <w:t xml:space="preserve"> </w:t>
      </w:r>
      <w:r>
        <w:rPr>
          <w:lang w:val="es-CO"/>
        </w:rPr>
        <w:t>entender</w:t>
      </w:r>
      <w:r>
        <w:rPr>
          <w:spacing w:val="12"/>
          <w:lang w:val="es-CO"/>
        </w:rPr>
        <w:t xml:space="preserve"> </w:t>
      </w:r>
      <w:r>
        <w:rPr>
          <w:lang w:val="es-CO"/>
        </w:rPr>
        <w:t>mejor</w:t>
      </w:r>
      <w:r>
        <w:rPr>
          <w:spacing w:val="11"/>
          <w:lang w:val="es-CO"/>
        </w:rPr>
        <w:t xml:space="preserve"> </w:t>
      </w:r>
      <w:r>
        <w:rPr>
          <w:lang w:val="es-CO"/>
        </w:rPr>
        <w:t>cómo</w:t>
      </w:r>
      <w:r>
        <w:rPr>
          <w:spacing w:val="11"/>
          <w:lang w:val="es-CO"/>
        </w:rPr>
        <w:t xml:space="preserve"> </w:t>
      </w:r>
      <w:r>
        <w:rPr>
          <w:lang w:val="es-CO"/>
        </w:rPr>
        <w:t>varía</w:t>
      </w:r>
      <w:r>
        <w:rPr>
          <w:spacing w:val="10"/>
          <w:lang w:val="es-CO"/>
        </w:rPr>
        <w:t xml:space="preserve"> </w:t>
      </w:r>
      <w:r>
        <w:rPr>
          <w:lang w:val="es-CO"/>
        </w:rPr>
        <w:t>la</w:t>
      </w:r>
      <w:r>
        <w:rPr>
          <w:spacing w:val="11"/>
          <w:lang w:val="es-CO"/>
        </w:rPr>
        <w:t xml:space="preserve"> </w:t>
      </w:r>
      <w:r>
        <w:rPr>
          <w:lang w:val="es-CO"/>
        </w:rPr>
        <w:t>susceptibilidad</w:t>
      </w:r>
      <w:r>
        <w:rPr>
          <w:spacing w:val="11"/>
          <w:lang w:val="es-CO"/>
        </w:rPr>
        <w:t xml:space="preserve"> </w:t>
      </w:r>
      <w:r>
        <w:rPr>
          <w:lang w:val="es-CO"/>
        </w:rPr>
        <w:t>entre</w:t>
      </w:r>
      <w:r>
        <w:rPr>
          <w:spacing w:val="11"/>
          <w:lang w:val="es-CO"/>
        </w:rPr>
        <w:t xml:space="preserve"> </w:t>
      </w:r>
      <w:r>
        <w:rPr>
          <w:spacing w:val="-2"/>
          <w:lang w:val="es-CO"/>
        </w:rPr>
        <w:t xml:space="preserve">diferentes </w:t>
      </w:r>
      <w:r>
        <w:rPr>
          <w:lang w:val="es-CO"/>
        </w:rPr>
        <w:t>regiones,</w:t>
      </w:r>
      <w:r>
        <w:rPr>
          <w:spacing w:val="3"/>
          <w:lang w:val="es-CO"/>
        </w:rPr>
        <w:t xml:space="preserve"> </w:t>
      </w:r>
      <w:r>
        <w:rPr>
          <w:lang w:val="es-CO"/>
        </w:rPr>
        <w:t>sino que</w:t>
      </w:r>
      <w:r>
        <w:rPr>
          <w:spacing w:val="1"/>
          <w:lang w:val="es-CO"/>
        </w:rPr>
        <w:t xml:space="preserve"> </w:t>
      </w:r>
      <w:r>
        <w:rPr>
          <w:lang w:val="es-CO"/>
        </w:rPr>
        <w:t>también</w:t>
      </w:r>
      <w:r>
        <w:rPr>
          <w:spacing w:val="1"/>
          <w:lang w:val="es-CO"/>
        </w:rPr>
        <w:t xml:space="preserve"> </w:t>
      </w:r>
      <w:r>
        <w:rPr>
          <w:lang w:val="es-CO"/>
        </w:rPr>
        <w:t>ofrece una</w:t>
      </w:r>
      <w:r>
        <w:rPr>
          <w:spacing w:val="1"/>
          <w:lang w:val="es-CO"/>
        </w:rPr>
        <w:t xml:space="preserve"> </w:t>
      </w:r>
      <w:r>
        <w:rPr>
          <w:lang w:val="es-CO"/>
        </w:rPr>
        <w:t>representación</w:t>
      </w:r>
      <w:r>
        <w:rPr>
          <w:spacing w:val="1"/>
          <w:lang w:val="es-CO"/>
        </w:rPr>
        <w:t xml:space="preserve"> </w:t>
      </w:r>
      <w:r>
        <w:rPr>
          <w:lang w:val="es-CO"/>
        </w:rPr>
        <w:t>más robusta</w:t>
      </w:r>
      <w:r>
        <w:rPr>
          <w:spacing w:val="1"/>
          <w:lang w:val="es-CO"/>
        </w:rPr>
        <w:t xml:space="preserve"> </w:t>
      </w:r>
      <w:r>
        <w:rPr>
          <w:lang w:val="es-CO"/>
        </w:rPr>
        <w:t>de</w:t>
      </w:r>
      <w:r>
        <w:rPr>
          <w:spacing w:val="1"/>
          <w:lang w:val="es-CO"/>
        </w:rPr>
        <w:t xml:space="preserve"> </w:t>
      </w:r>
      <w:r>
        <w:rPr>
          <w:lang w:val="es-CO"/>
        </w:rPr>
        <w:t>los patrones</w:t>
      </w:r>
      <w:r>
        <w:rPr>
          <w:spacing w:val="1"/>
          <w:lang w:val="es-CO"/>
        </w:rPr>
        <w:t xml:space="preserve"> </w:t>
      </w:r>
      <w:r>
        <w:rPr>
          <w:lang w:val="es-CO"/>
        </w:rPr>
        <w:t>que</w:t>
      </w:r>
      <w:r>
        <w:rPr>
          <w:spacing w:val="1"/>
          <w:lang w:val="es-CO"/>
        </w:rPr>
        <w:t xml:space="preserve"> </w:t>
      </w:r>
      <w:r>
        <w:rPr>
          <w:lang w:val="es-CO"/>
        </w:rPr>
        <w:t>influyen en</w:t>
      </w:r>
      <w:r>
        <w:rPr>
          <w:spacing w:val="1"/>
          <w:lang w:val="es-CO"/>
        </w:rPr>
        <w:t xml:space="preserve"> </w:t>
      </w:r>
      <w:r>
        <w:rPr>
          <w:spacing w:val="-5"/>
          <w:lang w:val="es-CO"/>
        </w:rPr>
        <w:t xml:space="preserve">la </w:t>
      </w:r>
      <w:r>
        <w:rPr>
          <w:lang w:val="es-CO"/>
        </w:rPr>
        <w:t>inestabilidad</w:t>
      </w:r>
      <w:r>
        <w:rPr>
          <w:spacing w:val="-4"/>
          <w:lang w:val="es-CO"/>
        </w:rPr>
        <w:t xml:space="preserve"> </w:t>
      </w:r>
      <w:r>
        <w:rPr>
          <w:lang w:val="es-CO"/>
        </w:rPr>
        <w:t>del</w:t>
      </w:r>
      <w:r>
        <w:rPr>
          <w:spacing w:val="-4"/>
          <w:lang w:val="es-CO"/>
        </w:rPr>
        <w:t xml:space="preserve"> </w:t>
      </w:r>
      <w:r>
        <w:rPr>
          <w:lang w:val="es-CO"/>
        </w:rPr>
        <w:t>terreno.</w:t>
      </w:r>
      <w:r>
        <w:rPr>
          <w:spacing w:val="13"/>
          <w:lang w:val="es-CO"/>
        </w:rPr>
        <w:t xml:space="preserve"> </w:t>
      </w:r>
      <w:r>
        <w:rPr>
          <w:lang w:val="es-CO"/>
        </w:rPr>
        <w:t>De</w:t>
      </w:r>
      <w:r>
        <w:rPr>
          <w:spacing w:val="-4"/>
          <w:lang w:val="es-CO"/>
        </w:rPr>
        <w:t xml:space="preserve"> </w:t>
      </w:r>
      <w:r>
        <w:rPr>
          <w:lang w:val="es-CO"/>
        </w:rPr>
        <w:t>esta</w:t>
      </w:r>
      <w:r>
        <w:rPr>
          <w:spacing w:val="-3"/>
          <w:lang w:val="es-CO"/>
        </w:rPr>
        <w:t xml:space="preserve"> </w:t>
      </w:r>
      <w:r>
        <w:rPr>
          <w:lang w:val="es-CO"/>
        </w:rPr>
        <w:t>manera,</w:t>
      </w:r>
      <w:r>
        <w:rPr>
          <w:spacing w:val="-3"/>
          <w:lang w:val="es-CO"/>
        </w:rPr>
        <w:t xml:space="preserve"> </w:t>
      </w:r>
      <w:r>
        <w:rPr>
          <w:lang w:val="es-CO"/>
        </w:rPr>
        <w:t>los</w:t>
      </w:r>
      <w:r>
        <w:rPr>
          <w:spacing w:val="-3"/>
          <w:lang w:val="es-CO"/>
        </w:rPr>
        <w:t xml:space="preserve"> </w:t>
      </w:r>
      <w:r>
        <w:rPr>
          <w:lang w:val="es-CO"/>
        </w:rPr>
        <w:t>modelos</w:t>
      </w:r>
      <w:r>
        <w:rPr>
          <w:spacing w:val="-4"/>
          <w:lang w:val="es-CO"/>
        </w:rPr>
        <w:t xml:space="preserve"> </w:t>
      </w:r>
      <w:r>
        <w:rPr>
          <w:lang w:val="es-CO"/>
        </w:rPr>
        <w:t>multiniveles</w:t>
      </w:r>
      <w:r>
        <w:rPr>
          <w:spacing w:val="-3"/>
          <w:lang w:val="es-CO"/>
        </w:rPr>
        <w:t xml:space="preserve"> </w:t>
      </w:r>
      <w:r>
        <w:rPr>
          <w:lang w:val="es-CO"/>
        </w:rPr>
        <w:t>ofrecen</w:t>
      </w:r>
      <w:r>
        <w:rPr>
          <w:spacing w:val="-4"/>
          <w:lang w:val="es-CO"/>
        </w:rPr>
        <w:t xml:space="preserve"> </w:t>
      </w:r>
      <w:r>
        <w:rPr>
          <w:lang w:val="es-CO"/>
        </w:rPr>
        <w:t>una</w:t>
      </w:r>
      <w:r>
        <w:rPr>
          <w:spacing w:val="-3"/>
          <w:lang w:val="es-CO"/>
        </w:rPr>
        <w:t xml:space="preserve"> </w:t>
      </w:r>
      <w:r>
        <w:rPr>
          <w:lang w:val="es-CO"/>
        </w:rPr>
        <w:t>metodología</w:t>
      </w:r>
      <w:r>
        <w:rPr>
          <w:spacing w:val="-4"/>
          <w:lang w:val="es-CO"/>
        </w:rPr>
        <w:t xml:space="preserve"> </w:t>
      </w:r>
      <w:r>
        <w:rPr>
          <w:spacing w:val="-2"/>
          <w:lang w:val="es-CO"/>
        </w:rPr>
        <w:t xml:space="preserve">flexible </w:t>
      </w:r>
      <w:r>
        <w:rPr>
          <w:lang w:val="es-CO"/>
        </w:rPr>
        <w:t>y</w:t>
      </w:r>
      <w:r>
        <w:rPr>
          <w:spacing w:val="8"/>
          <w:lang w:val="es-CO"/>
        </w:rPr>
        <w:t xml:space="preserve"> </w:t>
      </w:r>
      <w:r>
        <w:rPr>
          <w:lang w:val="es-CO"/>
        </w:rPr>
        <w:t>detallada</w:t>
      </w:r>
      <w:r>
        <w:rPr>
          <w:spacing w:val="9"/>
          <w:lang w:val="es-CO"/>
        </w:rPr>
        <w:t xml:space="preserve"> </w:t>
      </w:r>
      <w:r>
        <w:rPr>
          <w:lang w:val="es-CO"/>
        </w:rPr>
        <w:t>que</w:t>
      </w:r>
      <w:r>
        <w:rPr>
          <w:spacing w:val="8"/>
          <w:lang w:val="es-CO"/>
        </w:rPr>
        <w:t xml:space="preserve"> </w:t>
      </w:r>
      <w:r>
        <w:rPr>
          <w:lang w:val="es-CO"/>
        </w:rPr>
        <w:t>puede</w:t>
      </w:r>
      <w:r>
        <w:rPr>
          <w:spacing w:val="9"/>
          <w:lang w:val="es-CO"/>
        </w:rPr>
        <w:t xml:space="preserve"> </w:t>
      </w:r>
      <w:r>
        <w:rPr>
          <w:lang w:val="es-CO"/>
        </w:rPr>
        <w:t>adaptarse</w:t>
      </w:r>
      <w:r>
        <w:rPr>
          <w:spacing w:val="8"/>
          <w:lang w:val="es-CO"/>
        </w:rPr>
        <w:t xml:space="preserve"> </w:t>
      </w:r>
      <w:r>
        <w:rPr>
          <w:lang w:val="es-CO"/>
        </w:rPr>
        <w:t>a</w:t>
      </w:r>
      <w:r>
        <w:rPr>
          <w:spacing w:val="9"/>
          <w:lang w:val="es-CO"/>
        </w:rPr>
        <w:t xml:space="preserve"> </w:t>
      </w:r>
      <w:r>
        <w:rPr>
          <w:lang w:val="es-CO"/>
        </w:rPr>
        <w:t>la</w:t>
      </w:r>
      <w:r>
        <w:rPr>
          <w:spacing w:val="8"/>
          <w:lang w:val="es-CO"/>
        </w:rPr>
        <w:t xml:space="preserve"> </w:t>
      </w:r>
      <w:r>
        <w:rPr>
          <w:lang w:val="es-CO"/>
        </w:rPr>
        <w:t>naturaleza</w:t>
      </w:r>
      <w:r>
        <w:rPr>
          <w:spacing w:val="9"/>
          <w:lang w:val="es-CO"/>
        </w:rPr>
        <w:t xml:space="preserve"> </w:t>
      </w:r>
      <w:r>
        <w:rPr>
          <w:lang w:val="es-CO"/>
        </w:rPr>
        <w:t>jerárquica</w:t>
      </w:r>
      <w:r>
        <w:rPr>
          <w:spacing w:val="8"/>
          <w:lang w:val="es-CO"/>
        </w:rPr>
        <w:t xml:space="preserve"> </w:t>
      </w:r>
      <w:r>
        <w:rPr>
          <w:lang w:val="es-CO"/>
        </w:rPr>
        <w:t>y</w:t>
      </w:r>
      <w:r>
        <w:rPr>
          <w:spacing w:val="9"/>
          <w:lang w:val="es-CO"/>
        </w:rPr>
        <w:t xml:space="preserve"> </w:t>
      </w:r>
      <w:r>
        <w:rPr>
          <w:lang w:val="es-CO"/>
        </w:rPr>
        <w:t>compleja</w:t>
      </w:r>
      <w:r>
        <w:rPr>
          <w:spacing w:val="8"/>
          <w:lang w:val="es-CO"/>
        </w:rPr>
        <w:t xml:space="preserve"> </w:t>
      </w:r>
      <w:r>
        <w:rPr>
          <w:lang w:val="es-CO"/>
        </w:rPr>
        <w:t>de</w:t>
      </w:r>
      <w:r>
        <w:rPr>
          <w:spacing w:val="9"/>
          <w:lang w:val="es-CO"/>
        </w:rPr>
        <w:t xml:space="preserve"> </w:t>
      </w:r>
      <w:r>
        <w:rPr>
          <w:lang w:val="es-CO"/>
        </w:rPr>
        <w:t>los</w:t>
      </w:r>
      <w:r>
        <w:rPr>
          <w:spacing w:val="8"/>
          <w:lang w:val="es-CO"/>
        </w:rPr>
        <w:t xml:space="preserve"> </w:t>
      </w:r>
      <w:r>
        <w:rPr>
          <w:lang w:val="es-CO"/>
        </w:rPr>
        <w:t>fenómenos</w:t>
      </w:r>
      <w:r>
        <w:rPr>
          <w:spacing w:val="9"/>
          <w:lang w:val="es-CO"/>
        </w:rPr>
        <w:t xml:space="preserve"> </w:t>
      </w:r>
      <w:r>
        <w:rPr>
          <w:spacing w:val="-2"/>
          <w:lang w:val="es-CO"/>
        </w:rPr>
        <w:t xml:space="preserve">geológicos </w:t>
      </w:r>
      <w:r>
        <w:rPr>
          <w:lang w:val="es-CO"/>
        </w:rPr>
        <w:t>en</w:t>
      </w:r>
      <w:r>
        <w:rPr>
          <w:spacing w:val="10"/>
          <w:lang w:val="es-CO"/>
        </w:rPr>
        <w:t xml:space="preserve"> </w:t>
      </w:r>
      <w:r>
        <w:rPr>
          <w:lang w:val="es-CO"/>
        </w:rPr>
        <w:t>ambientes</w:t>
      </w:r>
      <w:r>
        <w:rPr>
          <w:spacing w:val="11"/>
          <w:lang w:val="es-CO"/>
        </w:rPr>
        <w:t xml:space="preserve"> </w:t>
      </w:r>
      <w:r>
        <w:rPr>
          <w:spacing w:val="-2"/>
          <w:lang w:val="es-CO"/>
        </w:rPr>
        <w:t>montañosos.</w:t>
      </w:r>
    </w:p>
    <w:p w14:paraId="28B04E72" w14:textId="77777777" w:rsidR="00D05FC9" w:rsidRDefault="00510033">
      <w:pPr>
        <w:tabs>
          <w:tab w:val="right" w:pos="8562"/>
        </w:tabs>
        <w:spacing w:before="223"/>
        <w:ind w:left="113"/>
        <w:rPr>
          <w:lang w:val="es-CO"/>
        </w:rPr>
      </w:pPr>
      <w:r>
        <w:rPr>
          <w:rFonts w:ascii="Palatino Linotype" w:hAnsi="Palatino Linotype"/>
          <w:b/>
          <w:color w:val="00004C"/>
          <w:spacing w:val="-2"/>
          <w:sz w:val="24"/>
          <w:lang w:val="es-CO"/>
        </w:rPr>
        <w:t>Agradecimientos</w:t>
      </w:r>
      <w:r>
        <w:rPr>
          <w:rFonts w:ascii="Times New Roman" w:hAnsi="Times New Roman"/>
          <w:color w:val="00004C"/>
          <w:sz w:val="24"/>
          <w:lang w:val="es-CO"/>
        </w:rPr>
        <w:tab/>
      </w:r>
    </w:p>
    <w:p w14:paraId="0EBE2423" w14:textId="470F0CE1" w:rsidR="00D05FC9" w:rsidRPr="00CC34F8" w:rsidRDefault="00510033">
      <w:pPr>
        <w:pStyle w:val="Ttulo1"/>
        <w:tabs>
          <w:tab w:val="left" w:pos="8414"/>
        </w:tabs>
        <w:spacing w:before="151"/>
        <w:rPr>
          <w:lang w:val="es-CL"/>
        </w:rPr>
      </w:pPr>
      <w:r>
        <w:rPr>
          <w:lang w:val="es-CO"/>
        </w:rPr>
        <w:t>El</w:t>
      </w:r>
      <w:r>
        <w:rPr>
          <w:spacing w:val="2"/>
          <w:lang w:val="es-CO"/>
        </w:rPr>
        <w:t xml:space="preserve"> </w:t>
      </w:r>
      <w:r>
        <w:rPr>
          <w:lang w:val="es-CO"/>
        </w:rPr>
        <w:t>presente</w:t>
      </w:r>
      <w:r>
        <w:rPr>
          <w:spacing w:val="2"/>
          <w:lang w:val="es-CO"/>
        </w:rPr>
        <w:t xml:space="preserve"> </w:t>
      </w:r>
      <w:r>
        <w:rPr>
          <w:lang w:val="es-CO"/>
        </w:rPr>
        <w:t>trabajo</w:t>
      </w:r>
      <w:r>
        <w:rPr>
          <w:spacing w:val="2"/>
          <w:lang w:val="es-CO"/>
        </w:rPr>
        <w:t xml:space="preserve"> </w:t>
      </w:r>
      <w:r>
        <w:rPr>
          <w:lang w:val="es-CO"/>
        </w:rPr>
        <w:t>se</w:t>
      </w:r>
      <w:r>
        <w:rPr>
          <w:spacing w:val="2"/>
          <w:lang w:val="es-CO"/>
        </w:rPr>
        <w:t xml:space="preserve"> </w:t>
      </w:r>
      <w:r w:rsidR="007D6D85">
        <w:rPr>
          <w:lang w:val="es-CO"/>
        </w:rPr>
        <w:t>realizó</w:t>
      </w:r>
      <w:r>
        <w:rPr>
          <w:spacing w:val="3"/>
          <w:lang w:val="es-CO"/>
        </w:rPr>
        <w:t xml:space="preserve"> </w:t>
      </w:r>
      <w:r>
        <w:rPr>
          <w:lang w:val="es-CO"/>
        </w:rPr>
        <w:t>con</w:t>
      </w:r>
      <w:r>
        <w:rPr>
          <w:spacing w:val="2"/>
          <w:lang w:val="es-CO"/>
        </w:rPr>
        <w:t xml:space="preserve"> </w:t>
      </w:r>
      <w:r>
        <w:rPr>
          <w:lang w:val="es-CO"/>
        </w:rPr>
        <w:t>el</w:t>
      </w:r>
      <w:r>
        <w:rPr>
          <w:spacing w:val="2"/>
          <w:lang w:val="es-CO"/>
        </w:rPr>
        <w:t xml:space="preserve"> </w:t>
      </w:r>
      <w:r>
        <w:rPr>
          <w:lang w:val="es-CO"/>
        </w:rPr>
        <w:t>apoyo</w:t>
      </w:r>
      <w:r>
        <w:rPr>
          <w:spacing w:val="2"/>
          <w:lang w:val="es-CO"/>
        </w:rPr>
        <w:t xml:space="preserve"> </w:t>
      </w:r>
      <w:r>
        <w:rPr>
          <w:lang w:val="es-CO"/>
        </w:rPr>
        <w:t>de</w:t>
      </w:r>
      <w:r>
        <w:rPr>
          <w:spacing w:val="3"/>
          <w:lang w:val="es-CO"/>
        </w:rPr>
        <w:t xml:space="preserve"> </w:t>
      </w:r>
      <w:r>
        <w:rPr>
          <w:lang w:val="es-CO"/>
        </w:rPr>
        <w:t>la</w:t>
      </w:r>
      <w:r>
        <w:rPr>
          <w:spacing w:val="2"/>
          <w:lang w:val="es-CO"/>
        </w:rPr>
        <w:t xml:space="preserve"> </w:t>
      </w:r>
      <w:r>
        <w:rPr>
          <w:lang w:val="es-CO"/>
        </w:rPr>
        <w:t>Fundación</w:t>
      </w:r>
      <w:r>
        <w:rPr>
          <w:spacing w:val="2"/>
          <w:lang w:val="es-CO"/>
        </w:rPr>
        <w:t xml:space="preserve"> </w:t>
      </w:r>
      <w:r>
        <w:rPr>
          <w:lang w:val="es-CO"/>
        </w:rPr>
        <w:t>Alexander</w:t>
      </w:r>
      <w:r>
        <w:rPr>
          <w:spacing w:val="2"/>
          <w:lang w:val="es-CO"/>
        </w:rPr>
        <w:t xml:space="preserve"> </w:t>
      </w:r>
      <w:r>
        <w:rPr>
          <w:lang w:val="es-CO"/>
        </w:rPr>
        <w:t>von</w:t>
      </w:r>
      <w:r>
        <w:rPr>
          <w:spacing w:val="2"/>
          <w:lang w:val="es-CO"/>
        </w:rPr>
        <w:t xml:space="preserve"> </w:t>
      </w:r>
      <w:r>
        <w:rPr>
          <w:lang w:val="es-CO"/>
        </w:rPr>
        <w:t>Humboldt</w:t>
      </w:r>
      <w:r>
        <w:rPr>
          <w:spacing w:val="3"/>
          <w:lang w:val="es-CO"/>
        </w:rPr>
        <w:t xml:space="preserve"> </w:t>
      </w:r>
      <w:r>
        <w:rPr>
          <w:spacing w:val="-2"/>
          <w:lang w:val="es-CO"/>
        </w:rPr>
        <w:t>(</w:t>
      </w:r>
      <w:hyperlink r:id="rId14">
        <w:r>
          <w:rPr>
            <w:color w:val="00004C"/>
            <w:spacing w:val="-2"/>
            <w:lang w:val="es-CO"/>
          </w:rPr>
          <w:t>https://www.</w:t>
        </w:r>
      </w:hyperlink>
      <w:r>
        <w:rPr>
          <w:color w:val="00004C"/>
          <w:lang w:val="es-CO"/>
        </w:rPr>
        <w:tab/>
      </w:r>
    </w:p>
    <w:p w14:paraId="11DBA491" w14:textId="4D66FC8C" w:rsidR="007D6D85" w:rsidRPr="00CC34F8" w:rsidRDefault="00510033" w:rsidP="007D6D85">
      <w:pPr>
        <w:pStyle w:val="Ttulo1"/>
        <w:tabs>
          <w:tab w:val="right" w:pos="8562"/>
        </w:tabs>
        <w:spacing w:before="152"/>
        <w:rPr>
          <w:moveTo w:id="992" w:author="Daniel Bertin Ugarte" w:date="2026-01-30T11:23:00Z" w16du:dateUtc="2026-01-30T14:23:00Z"/>
          <w:lang w:val="es-CL"/>
        </w:rPr>
      </w:pPr>
      <w:hyperlink r:id="rId15">
        <w:r>
          <w:rPr>
            <w:color w:val="00004C"/>
            <w:spacing w:val="-2"/>
            <w:lang w:val="es-CO"/>
          </w:rPr>
          <w:t>humboldt-foundation.de/</w:t>
        </w:r>
      </w:hyperlink>
      <w:r>
        <w:rPr>
          <w:spacing w:val="-2"/>
          <w:lang w:val="es-CO"/>
        </w:rPr>
        <w:t>)</w:t>
      </w:r>
      <w:r>
        <w:rPr>
          <w:spacing w:val="-15"/>
          <w:lang w:val="es-CO"/>
        </w:rPr>
        <w:t xml:space="preserve"> </w:t>
      </w:r>
      <w:r>
        <w:rPr>
          <w:spacing w:val="-2"/>
          <w:lang w:val="es-CO"/>
        </w:rPr>
        <w:t>a</w:t>
      </w:r>
      <w:r>
        <w:rPr>
          <w:spacing w:val="-15"/>
          <w:lang w:val="es-CO"/>
        </w:rPr>
        <w:t xml:space="preserve"> </w:t>
      </w:r>
      <w:r>
        <w:rPr>
          <w:spacing w:val="-2"/>
          <w:lang w:val="es-CO"/>
        </w:rPr>
        <w:t>través</w:t>
      </w:r>
      <w:r>
        <w:rPr>
          <w:spacing w:val="-15"/>
          <w:lang w:val="es-CO"/>
        </w:rPr>
        <w:t xml:space="preserve"> </w:t>
      </w:r>
      <w:r>
        <w:rPr>
          <w:spacing w:val="-2"/>
          <w:lang w:val="es-CO"/>
        </w:rPr>
        <w:t>del</w:t>
      </w:r>
      <w:r>
        <w:rPr>
          <w:spacing w:val="-14"/>
          <w:lang w:val="es-CO"/>
        </w:rPr>
        <w:t xml:space="preserve"> </w:t>
      </w:r>
      <w:r>
        <w:rPr>
          <w:spacing w:val="-2"/>
          <w:lang w:val="es-CO"/>
        </w:rPr>
        <w:t>programa</w:t>
      </w:r>
      <w:r>
        <w:rPr>
          <w:spacing w:val="-15"/>
          <w:lang w:val="es-CO"/>
        </w:rPr>
        <w:t xml:space="preserve"> </w:t>
      </w:r>
      <w:r>
        <w:rPr>
          <w:i/>
          <w:spacing w:val="-2"/>
          <w:lang w:val="es-CO"/>
        </w:rPr>
        <w:t>Georg</w:t>
      </w:r>
      <w:r>
        <w:rPr>
          <w:i/>
          <w:spacing w:val="-15"/>
          <w:lang w:val="es-CO"/>
        </w:rPr>
        <w:t xml:space="preserve"> </w:t>
      </w:r>
      <w:r>
        <w:rPr>
          <w:i/>
          <w:spacing w:val="-2"/>
          <w:lang w:val="es-CO"/>
        </w:rPr>
        <w:t>Forster</w:t>
      </w:r>
      <w:r>
        <w:rPr>
          <w:i/>
          <w:spacing w:val="-15"/>
          <w:lang w:val="es-CO"/>
        </w:rPr>
        <w:t xml:space="preserve"> </w:t>
      </w:r>
      <w:r>
        <w:rPr>
          <w:i/>
          <w:spacing w:val="-2"/>
          <w:lang w:val="es-CO"/>
        </w:rPr>
        <w:t>Research</w:t>
      </w:r>
      <w:r>
        <w:rPr>
          <w:i/>
          <w:spacing w:val="-14"/>
          <w:lang w:val="es-CO"/>
        </w:rPr>
        <w:t xml:space="preserve"> </w:t>
      </w:r>
      <w:r>
        <w:rPr>
          <w:i/>
          <w:spacing w:val="-2"/>
          <w:lang w:val="es-CO"/>
        </w:rPr>
        <w:t>Fellowship</w:t>
      </w:r>
      <w:r>
        <w:rPr>
          <w:i/>
          <w:spacing w:val="-11"/>
          <w:lang w:val="es-CO"/>
        </w:rPr>
        <w:t xml:space="preserve"> </w:t>
      </w:r>
      <w:r>
        <w:rPr>
          <w:spacing w:val="-2"/>
          <w:lang w:val="es-CO"/>
        </w:rPr>
        <w:t>para</w:t>
      </w:r>
      <w:r>
        <w:rPr>
          <w:spacing w:val="-15"/>
          <w:lang w:val="es-CO"/>
        </w:rPr>
        <w:t xml:space="preserve"> </w:t>
      </w:r>
      <w:r>
        <w:rPr>
          <w:spacing w:val="-2"/>
          <w:lang w:val="es-CO"/>
        </w:rPr>
        <w:t>investigadores</w:t>
      </w:r>
      <w:commentRangeStart w:id="993"/>
      <w:r>
        <w:rPr>
          <w:spacing w:val="-2"/>
          <w:lang w:val="es-CO"/>
        </w:rPr>
        <w:t>.</w:t>
      </w:r>
      <w:commentRangeEnd w:id="993"/>
      <w:r w:rsidR="007D6D85">
        <w:rPr>
          <w:rStyle w:val="Refdecomentario"/>
          <w:spacing w:val="69"/>
          <w:w w:val="150"/>
          <w:sz w:val="20"/>
          <w:szCs w:val="20"/>
          <w:lang w:val="es-CO"/>
        </w:rPr>
        <w:commentReference w:id="993"/>
      </w:r>
      <w:r>
        <w:rPr>
          <w:spacing w:val="69"/>
          <w:w w:val="150"/>
          <w:lang w:val="es-CO"/>
        </w:rPr>
        <w:t xml:space="preserve"> </w:t>
      </w:r>
      <w:moveToRangeStart w:id="994" w:author="Daniel Bertin Ugarte" w:date="2026-01-30T11:23:00Z" w:name="move220664607"/>
      <w:moveTo w:id="995" w:author="Daniel Bertin Ugarte" w:date="2026-01-30T11:23:00Z" w16du:dateUtc="2026-01-30T14:23:00Z">
        <w:r w:rsidR="007D6D85">
          <w:rPr>
            <w:spacing w:val="6"/>
            <w:lang w:val="es-CO"/>
          </w:rPr>
          <w:t xml:space="preserve">Los datos y </w:t>
        </w:r>
        <w:r w:rsidR="007D6D85">
          <w:rPr>
            <w:spacing w:val="6"/>
            <w:lang w:val="es-CO"/>
          </w:rPr>
          <w:t>códigos</w:t>
        </w:r>
        <w:r w:rsidR="007D6D85">
          <w:rPr>
            <w:spacing w:val="6"/>
            <w:lang w:val="es-CO"/>
          </w:rPr>
          <w:t xml:space="preserve"> de este trabajo se encuentran disponibles en  </w:t>
        </w:r>
        <w:r w:rsidR="007D6D85">
          <w:rPr>
            <w:lang w:val="es-CO"/>
          </w:rPr>
          <w:t>Github</w:t>
        </w:r>
        <w:r w:rsidR="007D6D85">
          <w:rPr>
            <w:spacing w:val="7"/>
            <w:lang w:val="es-CO"/>
          </w:rPr>
          <w:t xml:space="preserve"> </w:t>
        </w:r>
        <w:r w:rsidR="007D6D85">
          <w:rPr>
            <w:spacing w:val="-2"/>
            <w:lang w:val="es-CO"/>
          </w:rPr>
          <w:t>(</w:t>
        </w:r>
        <w:r w:rsidR="007D6D85">
          <w:fldChar w:fldCharType="begin"/>
        </w:r>
        <w:r w:rsidR="007D6D85">
          <w:instrText>HYPERLINK "https://github.com/edieraristizabal/ModeloMultinivel" \h</w:instrText>
        </w:r>
        <w:r w:rsidR="007D6D85">
          <w:fldChar w:fldCharType="separate"/>
        </w:r>
        <w:r w:rsidR="007D6D85">
          <w:rPr>
            <w:rStyle w:val="Hipervnculo"/>
            <w:color w:val="00004C"/>
            <w:spacing w:val="-2"/>
            <w:lang w:val="es-CO"/>
          </w:rPr>
          <w:t>https://github.com/edieraristizabal/ModeloMultinivel</w:t>
        </w:r>
        <w:r w:rsidR="007D6D85">
          <w:fldChar w:fldCharType="end"/>
        </w:r>
        <w:r w:rsidR="007D6D85">
          <w:rPr>
            <w:spacing w:val="-2"/>
            <w:lang w:val="es-CO"/>
          </w:rPr>
          <w:t>).</w:t>
        </w:r>
      </w:moveTo>
    </w:p>
    <w:moveToRangeEnd w:id="994"/>
    <w:p w14:paraId="2F7D1973" w14:textId="3244FA36" w:rsidR="00D05FC9" w:rsidRDefault="00D05FC9">
      <w:pPr>
        <w:spacing w:before="9"/>
        <w:ind w:left="113"/>
      </w:pPr>
    </w:p>
    <w:p w14:paraId="6D46163C" w14:textId="77777777" w:rsidR="00D05FC9" w:rsidRDefault="00D05FC9">
      <w:pPr>
        <w:spacing w:before="102"/>
        <w:ind w:right="138"/>
        <w:jc w:val="right"/>
        <w:rPr>
          <w:lang w:val="es-CO"/>
        </w:rPr>
      </w:pPr>
    </w:p>
    <w:p w14:paraId="34CFE43F" w14:textId="68346B6D" w:rsidR="00D05FC9" w:rsidRDefault="00510033">
      <w:pPr>
        <w:pStyle w:val="Prrafodelista"/>
        <w:numPr>
          <w:ilvl w:val="0"/>
          <w:numId w:val="1"/>
        </w:numPr>
        <w:tabs>
          <w:tab w:val="left" w:pos="397"/>
          <w:tab w:val="right" w:pos="8562"/>
        </w:tabs>
        <w:spacing w:before="244"/>
        <w:ind w:left="397" w:hanging="284"/>
        <w:rPr>
          <w:lang w:val="es-CO"/>
        </w:rPr>
      </w:pPr>
      <w:del w:id="996" w:author="Daniel Bertin Ugarte" w:date="2026-01-30T11:23:00Z" w16du:dateUtc="2026-01-30T14:23:00Z">
        <w:r w:rsidDel="007D6D85">
          <w:rPr>
            <w:rFonts w:ascii="Times New Roman" w:hAnsi="Times New Roman"/>
            <w:b/>
            <w:color w:val="00004C"/>
            <w:spacing w:val="-2"/>
            <w:sz w:val="24"/>
            <w:lang w:val="es-CO"/>
          </w:rPr>
          <w:delText>Datos abiertos</w:delText>
        </w:r>
      </w:del>
      <w:r>
        <w:rPr>
          <w:rFonts w:ascii="Times New Roman" w:hAnsi="Times New Roman"/>
          <w:color w:val="00004C"/>
          <w:sz w:val="24"/>
          <w:lang w:val="es-CO"/>
        </w:rPr>
        <w:tab/>
      </w:r>
    </w:p>
    <w:p w14:paraId="267426D2" w14:textId="68C56E6A" w:rsidR="00D05FC9" w:rsidRPr="00CC34F8" w:rsidDel="007D6D85" w:rsidRDefault="00510033">
      <w:pPr>
        <w:pStyle w:val="Ttulo1"/>
        <w:tabs>
          <w:tab w:val="right" w:pos="8562"/>
        </w:tabs>
        <w:spacing w:before="152"/>
        <w:rPr>
          <w:moveFrom w:id="997" w:author="Daniel Bertin Ugarte" w:date="2026-01-30T11:23:00Z" w16du:dateUtc="2026-01-30T14:23:00Z"/>
          <w:lang w:val="es-CL"/>
        </w:rPr>
      </w:pPr>
      <w:moveFromRangeStart w:id="998" w:author="Daniel Bertin Ugarte" w:date="2026-01-30T11:23:00Z" w:name="move220664607"/>
      <w:moveFrom w:id="999" w:author="Daniel Bertin Ugarte" w:date="2026-01-30T11:23:00Z" w16du:dateUtc="2026-01-30T14:23:00Z">
        <w:r w:rsidDel="007D6D85">
          <w:rPr>
            <w:spacing w:val="6"/>
            <w:lang w:val="es-CO"/>
          </w:rPr>
          <w:t xml:space="preserve">Los datos y codigos de este trabajo se encuentran disponibles en  </w:t>
        </w:r>
        <w:r w:rsidDel="007D6D85">
          <w:rPr>
            <w:lang w:val="es-CO"/>
          </w:rPr>
          <w:t>Github</w:t>
        </w:r>
        <w:r w:rsidDel="007D6D85">
          <w:rPr>
            <w:spacing w:val="7"/>
            <w:lang w:val="es-CO"/>
          </w:rPr>
          <w:t xml:space="preserve"> </w:t>
        </w:r>
        <w:r w:rsidDel="007D6D85">
          <w:rPr>
            <w:spacing w:val="-2"/>
            <w:lang w:val="es-CO"/>
          </w:rPr>
          <w:t>(</w:t>
        </w:r>
        <w:r w:rsidDel="007D6D85">
          <w:fldChar w:fldCharType="begin"/>
        </w:r>
        <w:r w:rsidDel="007D6D85">
          <w:instrText>HYPERLINK "https://github.com/edieraristizabal/ModeloMultinivel" \h</w:instrText>
        </w:r>
        <w:r w:rsidDel="007D6D85">
          <w:fldChar w:fldCharType="separate"/>
        </w:r>
        <w:r w:rsidDel="007D6D85">
          <w:rPr>
            <w:rStyle w:val="Hipervnculo"/>
            <w:color w:val="00004C"/>
            <w:spacing w:val="-2"/>
            <w:lang w:val="es-CO"/>
          </w:rPr>
          <w:t>https://github.com/edieraristizabal/ModeloMultinivel</w:t>
        </w:r>
        <w:r w:rsidDel="007D6D85">
          <w:fldChar w:fldCharType="end"/>
        </w:r>
        <w:r w:rsidDel="007D6D85">
          <w:rPr>
            <w:spacing w:val="-2"/>
            <w:lang w:val="es-CO"/>
          </w:rPr>
          <w:t>).</w:t>
        </w:r>
      </w:moveFrom>
    </w:p>
    <w:moveFromRangeEnd w:id="998"/>
    <w:p w14:paraId="51020946" w14:textId="77777777" w:rsidR="00D05FC9" w:rsidRPr="00CC34F8" w:rsidRDefault="00510033">
      <w:pPr>
        <w:pStyle w:val="Ttulo1"/>
        <w:tabs>
          <w:tab w:val="right" w:pos="8562"/>
        </w:tabs>
        <w:spacing w:before="152"/>
        <w:rPr>
          <w:lang w:val="es-CL"/>
        </w:rPr>
      </w:pPr>
      <w:r>
        <w:rPr>
          <w:lang w:val="es-CO"/>
        </w:rPr>
        <w:tab/>
      </w:r>
    </w:p>
    <w:p w14:paraId="562AAB1A" w14:textId="77777777" w:rsidR="00D05FC9" w:rsidRPr="00B21BDF" w:rsidRDefault="00510033">
      <w:pPr>
        <w:tabs>
          <w:tab w:val="right" w:pos="8562"/>
        </w:tabs>
        <w:spacing w:before="223"/>
        <w:ind w:left="113"/>
      </w:pPr>
      <w:bookmarkStart w:id="1000" w:name="References"/>
      <w:bookmarkEnd w:id="1000"/>
      <w:commentRangeStart w:id="1001"/>
      <w:r w:rsidRPr="00B21BDF">
        <w:rPr>
          <w:rFonts w:ascii="Palatino Linotype" w:hAnsi="Palatino Linotype"/>
          <w:b/>
          <w:color w:val="00004C"/>
          <w:spacing w:val="-2"/>
          <w:sz w:val="24"/>
        </w:rPr>
        <w:t>Referencias</w:t>
      </w:r>
      <w:commentRangeEnd w:id="1001"/>
      <w:r w:rsidR="007D6D85" w:rsidRPr="00B21BDF">
        <w:rPr>
          <w:rStyle w:val="Refdecomentario"/>
          <w:rFonts w:ascii="Times New Roman" w:hAnsi="Times New Roman"/>
          <w:color w:val="00004C"/>
          <w:sz w:val="24"/>
          <w:szCs w:val="22"/>
        </w:rPr>
        <w:commentReference w:id="1001"/>
      </w:r>
      <w:r w:rsidRPr="00B21BDF">
        <w:rPr>
          <w:rFonts w:ascii="Times New Roman" w:hAnsi="Times New Roman"/>
          <w:color w:val="00004C"/>
          <w:sz w:val="24"/>
        </w:rPr>
        <w:tab/>
      </w:r>
    </w:p>
    <w:p w14:paraId="3DF2FB22" w14:textId="77777777" w:rsidR="00D05FC9" w:rsidRPr="00B21BDF" w:rsidRDefault="00510033">
      <w:pPr>
        <w:pStyle w:val="Ttulo1"/>
        <w:tabs>
          <w:tab w:val="left" w:pos="8414"/>
        </w:tabs>
        <w:spacing w:before="100"/>
      </w:pPr>
      <w:bookmarkStart w:id="1002" w:name="_bookmark10"/>
      <w:bookmarkEnd w:id="1002"/>
      <w:r w:rsidRPr="00B21BDF">
        <w:t>Anselin</w:t>
      </w:r>
      <w:r w:rsidRPr="00B21BDF">
        <w:rPr>
          <w:spacing w:val="-8"/>
        </w:rPr>
        <w:t xml:space="preserve"> </w:t>
      </w:r>
      <w:r w:rsidRPr="00B21BDF">
        <w:t>Luc</w:t>
      </w:r>
      <w:r w:rsidRPr="00B21BDF">
        <w:rPr>
          <w:spacing w:val="-7"/>
        </w:rPr>
        <w:t xml:space="preserve">. </w:t>
      </w:r>
      <w:r w:rsidRPr="00B21BDF">
        <w:t>1990.</w:t>
      </w:r>
      <w:r w:rsidRPr="00B21BDF">
        <w:rPr>
          <w:spacing w:val="-7"/>
        </w:rPr>
        <w:t xml:space="preserve"> </w:t>
      </w:r>
      <w:r w:rsidRPr="00B21BDF">
        <w:t>“Spatial</w:t>
      </w:r>
      <w:r w:rsidRPr="00B21BDF">
        <w:rPr>
          <w:spacing w:val="-8"/>
        </w:rPr>
        <w:t xml:space="preserve"> </w:t>
      </w:r>
      <w:r w:rsidRPr="00B21BDF">
        <w:t>dependence</w:t>
      </w:r>
      <w:r w:rsidRPr="00B21BDF">
        <w:rPr>
          <w:spacing w:val="-7"/>
        </w:rPr>
        <w:t xml:space="preserve"> </w:t>
      </w:r>
      <w:r w:rsidRPr="00B21BDF">
        <w:t>and</w:t>
      </w:r>
      <w:r w:rsidRPr="00B21BDF">
        <w:rPr>
          <w:spacing w:val="-7"/>
        </w:rPr>
        <w:t xml:space="preserve"> </w:t>
      </w:r>
      <w:r w:rsidRPr="00B21BDF">
        <w:t>spatial</w:t>
      </w:r>
      <w:r w:rsidRPr="00B21BDF">
        <w:rPr>
          <w:spacing w:val="-7"/>
        </w:rPr>
        <w:t xml:space="preserve"> </w:t>
      </w:r>
      <w:r w:rsidRPr="00B21BDF">
        <w:t>structural</w:t>
      </w:r>
      <w:r w:rsidRPr="00B21BDF">
        <w:rPr>
          <w:spacing w:val="-8"/>
        </w:rPr>
        <w:t xml:space="preserve"> </w:t>
      </w:r>
      <w:r w:rsidRPr="00B21BDF">
        <w:t>instability</w:t>
      </w:r>
      <w:r w:rsidRPr="00B21BDF">
        <w:rPr>
          <w:spacing w:val="-7"/>
        </w:rPr>
        <w:t xml:space="preserve"> </w:t>
      </w:r>
      <w:r w:rsidRPr="00B21BDF">
        <w:t>in</w:t>
      </w:r>
      <w:r w:rsidRPr="00B21BDF">
        <w:rPr>
          <w:spacing w:val="-7"/>
        </w:rPr>
        <w:t xml:space="preserve"> </w:t>
      </w:r>
      <w:r w:rsidRPr="00B21BDF">
        <w:t>applied</w:t>
      </w:r>
      <w:r w:rsidRPr="00B21BDF">
        <w:rPr>
          <w:spacing w:val="-7"/>
        </w:rPr>
        <w:t xml:space="preserve"> </w:t>
      </w:r>
      <w:r w:rsidRPr="00B21BDF">
        <w:t>regression</w:t>
      </w:r>
      <w:r w:rsidRPr="00B21BDF">
        <w:rPr>
          <w:spacing w:val="-8"/>
        </w:rPr>
        <w:t xml:space="preserve"> </w:t>
      </w:r>
      <w:r w:rsidRPr="00B21BDF">
        <w:rPr>
          <w:spacing w:val="-2"/>
        </w:rPr>
        <w:t>anal</w:t>
      </w:r>
      <w:bookmarkStart w:id="1003" w:name="_bookmark11"/>
      <w:bookmarkEnd w:id="1003"/>
      <w:r w:rsidRPr="00B21BDF">
        <w:rPr>
          <w:spacing w:val="-4"/>
        </w:rPr>
        <w:t>ysis”.</w:t>
      </w:r>
      <w:r w:rsidRPr="00B21BDF">
        <w:rPr>
          <w:spacing w:val="-5"/>
        </w:rPr>
        <w:t xml:space="preserve"> </w:t>
      </w:r>
      <w:r w:rsidRPr="00B21BDF">
        <w:rPr>
          <w:spacing w:val="-4"/>
        </w:rPr>
        <w:t xml:space="preserve">In: </w:t>
      </w:r>
      <w:r w:rsidRPr="00B21BDF">
        <w:rPr>
          <w:i/>
          <w:spacing w:val="-4"/>
        </w:rPr>
        <w:t>Journal of Regional science</w:t>
      </w:r>
      <w:r w:rsidRPr="00B21BDF">
        <w:rPr>
          <w:i/>
        </w:rPr>
        <w:t xml:space="preserve"> </w:t>
      </w:r>
      <w:r w:rsidRPr="00B21BDF">
        <w:rPr>
          <w:spacing w:val="-4"/>
        </w:rPr>
        <w:t xml:space="preserve">30.2, pp. 185–207. </w:t>
      </w:r>
    </w:p>
    <w:p w14:paraId="2D991667" w14:textId="77777777" w:rsidR="00D05FC9" w:rsidRPr="00CC34F8" w:rsidRDefault="00510033">
      <w:pPr>
        <w:pStyle w:val="Ttulo1"/>
        <w:tabs>
          <w:tab w:val="left" w:pos="8414"/>
        </w:tabs>
        <w:spacing w:before="100"/>
      </w:pPr>
      <w:bookmarkStart w:id="1004" w:name="_bookmark10_Copy_1"/>
      <w:bookmarkEnd w:id="1004"/>
      <w:r w:rsidRPr="00B21BDF">
        <w:rPr>
          <w:spacing w:val="-2"/>
        </w:rPr>
        <w:t>Anselin</w:t>
      </w:r>
      <w:r w:rsidRPr="00B21BDF">
        <w:rPr>
          <w:spacing w:val="-8"/>
        </w:rPr>
        <w:t xml:space="preserve"> </w:t>
      </w:r>
      <w:r w:rsidRPr="00B21BDF">
        <w:rPr>
          <w:spacing w:val="-2"/>
        </w:rPr>
        <w:t>Luc.</w:t>
      </w:r>
      <w:r w:rsidRPr="00B21BDF">
        <w:rPr>
          <w:spacing w:val="29"/>
        </w:rPr>
        <w:t xml:space="preserve"> </w:t>
      </w:r>
      <w:r w:rsidRPr="00B21BDF">
        <w:rPr>
          <w:spacing w:val="-2"/>
        </w:rPr>
        <w:t>2022.</w:t>
      </w:r>
      <w:r w:rsidRPr="00B21BDF">
        <w:rPr>
          <w:spacing w:val="-7"/>
        </w:rPr>
        <w:t xml:space="preserve"> </w:t>
      </w:r>
      <w:r>
        <w:rPr>
          <w:spacing w:val="-2"/>
          <w:lang w:val="es-CO"/>
        </w:rPr>
        <w:t>“Spatial</w:t>
      </w:r>
      <w:r>
        <w:rPr>
          <w:spacing w:val="-6"/>
          <w:lang w:val="es-CO"/>
        </w:rPr>
        <w:t xml:space="preserve"> </w:t>
      </w:r>
      <w:r>
        <w:rPr>
          <w:spacing w:val="-2"/>
          <w:lang w:val="es-CO"/>
        </w:rPr>
        <w:t>econometrics”.</w:t>
      </w:r>
      <w:r>
        <w:rPr>
          <w:spacing w:val="-7"/>
          <w:lang w:val="es-CO"/>
        </w:rPr>
        <w:t xml:space="preserve"> </w:t>
      </w:r>
      <w:r w:rsidRPr="00CC34F8">
        <w:rPr>
          <w:spacing w:val="-2"/>
        </w:rPr>
        <w:t>In:</w:t>
      </w:r>
      <w:r w:rsidRPr="00CC34F8">
        <w:rPr>
          <w:spacing w:val="-7"/>
        </w:rPr>
        <w:t xml:space="preserve"> </w:t>
      </w:r>
      <w:r w:rsidRPr="00CC34F8">
        <w:rPr>
          <w:i/>
          <w:spacing w:val="-2"/>
        </w:rPr>
        <w:t>Handbook</w:t>
      </w:r>
      <w:r w:rsidRPr="00CC34F8">
        <w:rPr>
          <w:i/>
          <w:spacing w:val="-7"/>
        </w:rPr>
        <w:t xml:space="preserve"> </w:t>
      </w:r>
      <w:r w:rsidRPr="00CC34F8">
        <w:rPr>
          <w:i/>
          <w:spacing w:val="-2"/>
        </w:rPr>
        <w:t>of</w:t>
      </w:r>
      <w:r w:rsidRPr="00CC34F8">
        <w:rPr>
          <w:i/>
          <w:spacing w:val="-6"/>
        </w:rPr>
        <w:t xml:space="preserve"> </w:t>
      </w:r>
      <w:r w:rsidRPr="00CC34F8">
        <w:rPr>
          <w:i/>
          <w:spacing w:val="-2"/>
        </w:rPr>
        <w:t>spatial</w:t>
      </w:r>
      <w:r w:rsidRPr="00CC34F8">
        <w:rPr>
          <w:i/>
          <w:spacing w:val="-7"/>
        </w:rPr>
        <w:t xml:space="preserve"> </w:t>
      </w:r>
      <w:r w:rsidRPr="00CC34F8">
        <w:rPr>
          <w:i/>
          <w:spacing w:val="-2"/>
        </w:rPr>
        <w:t>analysis</w:t>
      </w:r>
      <w:r w:rsidRPr="00CC34F8">
        <w:rPr>
          <w:i/>
          <w:spacing w:val="-7"/>
        </w:rPr>
        <w:t xml:space="preserve"> </w:t>
      </w:r>
      <w:r w:rsidRPr="00CC34F8">
        <w:rPr>
          <w:i/>
          <w:spacing w:val="-2"/>
        </w:rPr>
        <w:t>in</w:t>
      </w:r>
      <w:r w:rsidRPr="00CC34F8">
        <w:rPr>
          <w:i/>
          <w:spacing w:val="-6"/>
        </w:rPr>
        <w:t xml:space="preserve"> </w:t>
      </w:r>
      <w:r w:rsidRPr="00CC34F8">
        <w:rPr>
          <w:i/>
          <w:spacing w:val="-2"/>
        </w:rPr>
        <w:t>the</w:t>
      </w:r>
      <w:r w:rsidRPr="00CC34F8">
        <w:rPr>
          <w:i/>
          <w:spacing w:val="-7"/>
        </w:rPr>
        <w:t xml:space="preserve"> </w:t>
      </w:r>
      <w:r w:rsidRPr="00CC34F8">
        <w:rPr>
          <w:i/>
          <w:spacing w:val="-2"/>
        </w:rPr>
        <w:t>social</w:t>
      </w:r>
      <w:r w:rsidRPr="00CC34F8">
        <w:rPr>
          <w:i/>
          <w:spacing w:val="-7"/>
        </w:rPr>
        <w:t xml:space="preserve"> </w:t>
      </w:r>
      <w:r w:rsidRPr="00CC34F8">
        <w:rPr>
          <w:i/>
          <w:spacing w:val="-2"/>
        </w:rPr>
        <w:t>sciences</w:t>
      </w:r>
      <w:r w:rsidRPr="00CC34F8">
        <w:rPr>
          <w:spacing w:val="-2"/>
        </w:rPr>
        <w:t>,</w:t>
      </w:r>
      <w:r w:rsidRPr="00CC34F8">
        <w:rPr>
          <w:spacing w:val="-7"/>
        </w:rPr>
        <w:t xml:space="preserve"> </w:t>
      </w:r>
      <w:r w:rsidRPr="00CC34F8">
        <w:rPr>
          <w:spacing w:val="-2"/>
        </w:rPr>
        <w:t>pp.</w:t>
      </w:r>
      <w:r w:rsidRPr="00CC34F8">
        <w:rPr>
          <w:spacing w:val="-6"/>
        </w:rPr>
        <w:t xml:space="preserve"> </w:t>
      </w:r>
      <w:r w:rsidRPr="00CC34F8">
        <w:rPr>
          <w:spacing w:val="-2"/>
        </w:rPr>
        <w:t>101–122.</w:t>
      </w:r>
    </w:p>
    <w:p w14:paraId="64FD3918" w14:textId="77777777" w:rsidR="00D05FC9" w:rsidRPr="00CC34F8" w:rsidRDefault="00510033">
      <w:pPr>
        <w:pStyle w:val="Ttulo1"/>
        <w:tabs>
          <w:tab w:val="left" w:pos="8414"/>
        </w:tabs>
        <w:spacing w:before="100"/>
      </w:pPr>
      <w:r w:rsidRPr="00CC34F8">
        <w:rPr>
          <w:spacing w:val="-2"/>
        </w:rPr>
        <w:t>Anselin, Luc, Anil</w:t>
      </w:r>
      <w:r w:rsidRPr="00CC34F8">
        <w:rPr>
          <w:spacing w:val="-1"/>
        </w:rPr>
        <w:t xml:space="preserve"> </w:t>
      </w:r>
      <w:r w:rsidRPr="00CC34F8">
        <w:rPr>
          <w:spacing w:val="-2"/>
        </w:rPr>
        <w:t>K</w:t>
      </w:r>
      <w:r w:rsidRPr="00CC34F8">
        <w:rPr>
          <w:spacing w:val="-3"/>
        </w:rPr>
        <w:t xml:space="preserve"> </w:t>
      </w:r>
      <w:r w:rsidRPr="00CC34F8">
        <w:rPr>
          <w:spacing w:val="-2"/>
        </w:rPr>
        <w:t>Bera.</w:t>
      </w:r>
      <w:r w:rsidRPr="00CC34F8">
        <w:rPr>
          <w:spacing w:val="-1"/>
        </w:rPr>
        <w:t xml:space="preserve"> </w:t>
      </w:r>
      <w:r w:rsidRPr="00CC34F8">
        <w:rPr>
          <w:spacing w:val="-2"/>
        </w:rPr>
        <w:t xml:space="preserve">1996. </w:t>
      </w:r>
      <w:r w:rsidRPr="00B21BDF">
        <w:rPr>
          <w:spacing w:val="-2"/>
        </w:rPr>
        <w:t>“Simple diagnostic</w:t>
      </w:r>
      <w:r w:rsidRPr="00B21BDF">
        <w:rPr>
          <w:spacing w:val="-1"/>
        </w:rPr>
        <w:t xml:space="preserve"> </w:t>
      </w:r>
      <w:r w:rsidRPr="00B21BDF">
        <w:rPr>
          <w:spacing w:val="-2"/>
        </w:rPr>
        <w:t>tests</w:t>
      </w:r>
      <w:r w:rsidRPr="00B21BDF">
        <w:rPr>
          <w:spacing w:val="-3"/>
        </w:rPr>
        <w:t xml:space="preserve"> </w:t>
      </w:r>
      <w:r w:rsidRPr="00B21BDF">
        <w:rPr>
          <w:spacing w:val="-2"/>
        </w:rPr>
        <w:t>for spatial</w:t>
      </w:r>
      <w:r w:rsidRPr="00B21BDF">
        <w:rPr>
          <w:spacing w:val="-1"/>
        </w:rPr>
        <w:t xml:space="preserve"> </w:t>
      </w:r>
      <w:r w:rsidRPr="00B21BDF">
        <w:rPr>
          <w:spacing w:val="-2"/>
        </w:rPr>
        <w:t xml:space="preserve">dependence”. </w:t>
      </w:r>
      <w:r w:rsidRPr="00CC34F8">
        <w:rPr>
          <w:spacing w:val="-2"/>
        </w:rPr>
        <w:t xml:space="preserve">In: </w:t>
      </w:r>
      <w:r w:rsidRPr="00CC34F8">
        <w:rPr>
          <w:i/>
          <w:spacing w:val="-2"/>
        </w:rPr>
        <w:t>Regional</w:t>
      </w:r>
      <w:bookmarkStart w:id="1005" w:name="_bookmark13"/>
      <w:bookmarkEnd w:id="1005"/>
      <w:r w:rsidRPr="00CC34F8">
        <w:rPr>
          <w:i/>
          <w:spacing w:val="-2"/>
        </w:rPr>
        <w:t xml:space="preserve"> </w:t>
      </w:r>
      <w:r w:rsidRPr="00CC34F8">
        <w:rPr>
          <w:i/>
          <w:spacing w:val="-4"/>
        </w:rPr>
        <w:t>science and urban</w:t>
      </w:r>
      <w:r w:rsidRPr="00CC34F8">
        <w:rPr>
          <w:i/>
          <w:spacing w:val="-3"/>
        </w:rPr>
        <w:t xml:space="preserve"> </w:t>
      </w:r>
      <w:r w:rsidRPr="00CC34F8">
        <w:rPr>
          <w:i/>
          <w:spacing w:val="-4"/>
        </w:rPr>
        <w:t>economics</w:t>
      </w:r>
      <w:r w:rsidRPr="00CC34F8">
        <w:rPr>
          <w:i/>
          <w:spacing w:val="1"/>
        </w:rPr>
        <w:t xml:space="preserve"> </w:t>
      </w:r>
      <w:r w:rsidRPr="00CC34F8">
        <w:rPr>
          <w:spacing w:val="-4"/>
        </w:rPr>
        <w:t>26.1, pp.</w:t>
      </w:r>
      <w:r w:rsidRPr="00CC34F8">
        <w:rPr>
          <w:spacing w:val="-3"/>
        </w:rPr>
        <w:t xml:space="preserve"> </w:t>
      </w:r>
      <w:r w:rsidRPr="00CC34F8">
        <w:rPr>
          <w:spacing w:val="-4"/>
        </w:rPr>
        <w:t>77–104.</w:t>
      </w:r>
    </w:p>
    <w:p w14:paraId="61843917" w14:textId="77777777" w:rsidR="00D05FC9" w:rsidRDefault="00510033">
      <w:pPr>
        <w:pStyle w:val="Ttulo1"/>
        <w:tabs>
          <w:tab w:val="left" w:pos="8414"/>
        </w:tabs>
        <w:spacing w:before="100"/>
      </w:pPr>
      <w:r w:rsidRPr="00CC34F8">
        <w:t>Anselin Luc, Daniel</w:t>
      </w:r>
      <w:r w:rsidRPr="00CC34F8">
        <w:rPr>
          <w:spacing w:val="1"/>
        </w:rPr>
        <w:t xml:space="preserve"> </w:t>
      </w:r>
      <w:r w:rsidRPr="00CC34F8">
        <w:t>A</w:t>
      </w:r>
      <w:r w:rsidRPr="00CC34F8">
        <w:rPr>
          <w:spacing w:val="1"/>
        </w:rPr>
        <w:t xml:space="preserve"> </w:t>
      </w:r>
      <w:r w:rsidRPr="00CC34F8">
        <w:t>Griffith 1988.</w:t>
      </w:r>
      <w:r w:rsidRPr="00CC34F8">
        <w:rPr>
          <w:spacing w:val="1"/>
        </w:rPr>
        <w:t xml:space="preserve"> </w:t>
      </w:r>
      <w:r w:rsidRPr="00CC34F8">
        <w:t>“Do spatial</w:t>
      </w:r>
      <w:r w:rsidRPr="00CC34F8">
        <w:rPr>
          <w:spacing w:val="1"/>
        </w:rPr>
        <w:t xml:space="preserve"> </w:t>
      </w:r>
      <w:r w:rsidRPr="00CC34F8">
        <w:t>effecfs</w:t>
      </w:r>
      <w:r w:rsidRPr="00CC34F8">
        <w:rPr>
          <w:spacing w:val="1"/>
        </w:rPr>
        <w:t xml:space="preserve"> </w:t>
      </w:r>
      <w:r w:rsidRPr="00CC34F8">
        <w:t>really matter</w:t>
      </w:r>
      <w:r w:rsidRPr="00CC34F8">
        <w:rPr>
          <w:spacing w:val="1"/>
        </w:rPr>
        <w:t xml:space="preserve"> </w:t>
      </w:r>
      <w:r w:rsidRPr="00CC34F8">
        <w:t>in regression</w:t>
      </w:r>
      <w:r w:rsidRPr="00CC34F8">
        <w:rPr>
          <w:spacing w:val="1"/>
        </w:rPr>
        <w:t xml:space="preserve"> </w:t>
      </w:r>
      <w:r w:rsidRPr="00CC34F8">
        <w:rPr>
          <w:spacing w:val="-2"/>
        </w:rPr>
        <w:t xml:space="preserve">analysis?” </w:t>
      </w:r>
      <w:bookmarkStart w:id="1006" w:name="_bookmark14"/>
      <w:bookmarkEnd w:id="1006"/>
      <w:r w:rsidRPr="00CC34F8">
        <w:rPr>
          <w:spacing w:val="-4"/>
        </w:rPr>
        <w:t>In:</w:t>
      </w:r>
      <w:r w:rsidRPr="00CC34F8">
        <w:rPr>
          <w:spacing w:val="-9"/>
        </w:rPr>
        <w:t xml:space="preserve"> </w:t>
      </w:r>
      <w:r w:rsidRPr="00CC34F8">
        <w:rPr>
          <w:i/>
          <w:spacing w:val="-4"/>
        </w:rPr>
        <w:t>Papers</w:t>
      </w:r>
      <w:r w:rsidRPr="00CC34F8">
        <w:rPr>
          <w:i/>
          <w:spacing w:val="-8"/>
        </w:rPr>
        <w:t xml:space="preserve"> </w:t>
      </w:r>
      <w:r w:rsidRPr="00CC34F8">
        <w:rPr>
          <w:i/>
          <w:spacing w:val="-4"/>
        </w:rPr>
        <w:t>in</w:t>
      </w:r>
      <w:r w:rsidRPr="00CC34F8">
        <w:rPr>
          <w:i/>
          <w:spacing w:val="-9"/>
        </w:rPr>
        <w:t xml:space="preserve"> </w:t>
      </w:r>
      <w:r w:rsidRPr="00CC34F8">
        <w:rPr>
          <w:i/>
          <w:spacing w:val="-4"/>
        </w:rPr>
        <w:t>Regional</w:t>
      </w:r>
      <w:r w:rsidRPr="00CC34F8">
        <w:rPr>
          <w:i/>
          <w:spacing w:val="-8"/>
        </w:rPr>
        <w:t xml:space="preserve"> </w:t>
      </w:r>
      <w:r w:rsidRPr="00CC34F8">
        <w:rPr>
          <w:i/>
          <w:spacing w:val="-4"/>
        </w:rPr>
        <w:t>Science</w:t>
      </w:r>
      <w:r w:rsidRPr="00CC34F8">
        <w:rPr>
          <w:i/>
          <w:spacing w:val="-6"/>
        </w:rPr>
        <w:t xml:space="preserve"> </w:t>
      </w:r>
      <w:r w:rsidRPr="00CC34F8">
        <w:rPr>
          <w:spacing w:val="-4"/>
        </w:rPr>
        <w:t>65.1,</w:t>
      </w:r>
      <w:r w:rsidRPr="00CC34F8">
        <w:rPr>
          <w:spacing w:val="-8"/>
        </w:rPr>
        <w:t xml:space="preserve"> </w:t>
      </w:r>
      <w:r w:rsidRPr="00CC34F8">
        <w:rPr>
          <w:spacing w:val="-4"/>
        </w:rPr>
        <w:t>pp.</w:t>
      </w:r>
      <w:r w:rsidRPr="00CC34F8">
        <w:rPr>
          <w:spacing w:val="-9"/>
        </w:rPr>
        <w:t xml:space="preserve"> </w:t>
      </w:r>
      <w:r w:rsidRPr="00CC34F8">
        <w:rPr>
          <w:spacing w:val="-4"/>
        </w:rPr>
        <w:t xml:space="preserve">11–34. </w:t>
      </w:r>
    </w:p>
    <w:p w14:paraId="288F0C5C" w14:textId="77777777" w:rsidR="00D05FC9" w:rsidRPr="00CC34F8" w:rsidRDefault="00510033">
      <w:pPr>
        <w:pStyle w:val="Ttulo1"/>
        <w:tabs>
          <w:tab w:val="left" w:pos="8414"/>
        </w:tabs>
        <w:spacing w:before="100"/>
        <w:rPr>
          <w:spacing w:val="-2"/>
        </w:rPr>
      </w:pPr>
      <w:r w:rsidRPr="00CC34F8">
        <w:rPr>
          <w:color w:val="000000"/>
          <w:spacing w:val="-2"/>
        </w:rPr>
        <w:t>Aristizábal E., &amp; Korup O. 2025. Linking landslide patterns to transient landscapes in the northern Colombian Andes. Journal of Geophysical Research: Earth Surface, 130(3), e2024JF008027.</w:t>
      </w:r>
    </w:p>
    <w:p w14:paraId="12D9F992" w14:textId="77777777" w:rsidR="00D05FC9" w:rsidRPr="00CC34F8" w:rsidRDefault="00510033">
      <w:pPr>
        <w:pStyle w:val="Ttulo1"/>
        <w:tabs>
          <w:tab w:val="left" w:pos="8414"/>
        </w:tabs>
        <w:spacing w:before="100"/>
      </w:pPr>
      <w:r w:rsidRPr="00CC34F8">
        <w:rPr>
          <w:color w:val="000000"/>
        </w:rPr>
        <w:t>Aristizábal E., &amp; Sánchez O. 2020. Spatial and temporal patterns and the socioeconomic impacts of landslides in the tropical and mountainous Colombian Andes. Disasters, 44(3), 596-618.</w:t>
      </w:r>
    </w:p>
    <w:p w14:paraId="4F4808D7" w14:textId="77777777" w:rsidR="00D05FC9" w:rsidRDefault="00510033">
      <w:pPr>
        <w:pStyle w:val="Ttulo1"/>
        <w:tabs>
          <w:tab w:val="left" w:pos="8414"/>
        </w:tabs>
        <w:spacing w:before="100"/>
      </w:pPr>
      <w:r w:rsidRPr="00CC34F8">
        <w:rPr>
          <w:spacing w:val="-2"/>
        </w:rPr>
        <w:lastRenderedPageBreak/>
        <w:t>Aristizabal</w:t>
      </w:r>
      <w:r w:rsidRPr="00CC34F8">
        <w:rPr>
          <w:spacing w:val="-5"/>
        </w:rPr>
        <w:t xml:space="preserve"> E</w:t>
      </w:r>
      <w:r w:rsidRPr="00CC34F8">
        <w:rPr>
          <w:spacing w:val="-2"/>
        </w:rPr>
        <w:t>.</w:t>
      </w:r>
      <w:r w:rsidRPr="00CC34F8">
        <w:rPr>
          <w:spacing w:val="-5"/>
        </w:rPr>
        <w:t xml:space="preserve">, Velez J., Martinez H., Jaboyedoff M. </w:t>
      </w:r>
      <w:r w:rsidRPr="00CC34F8">
        <w:rPr>
          <w:spacing w:val="-2"/>
        </w:rPr>
        <w:t>2016.</w:t>
      </w:r>
      <w:r w:rsidRPr="00CC34F8">
        <w:rPr>
          <w:spacing w:val="-4"/>
        </w:rPr>
        <w:t xml:space="preserve"> </w:t>
      </w:r>
      <w:r w:rsidRPr="00CC34F8">
        <w:rPr>
          <w:spacing w:val="-2"/>
        </w:rPr>
        <w:t>“SHIA_Landslide:</w:t>
      </w:r>
      <w:r w:rsidRPr="00CC34F8">
        <w:rPr>
          <w:spacing w:val="-4"/>
        </w:rPr>
        <w:t xml:space="preserve"> </w:t>
      </w:r>
      <w:r w:rsidRPr="00CC34F8">
        <w:rPr>
          <w:spacing w:val="-2"/>
        </w:rPr>
        <w:t>a</w:t>
      </w:r>
      <w:r w:rsidRPr="00CC34F8">
        <w:rPr>
          <w:spacing w:val="-5"/>
        </w:rPr>
        <w:t xml:space="preserve"> </w:t>
      </w:r>
      <w:r w:rsidRPr="00CC34F8">
        <w:rPr>
          <w:spacing w:val="-2"/>
        </w:rPr>
        <w:t>distributed</w:t>
      </w:r>
      <w:r w:rsidRPr="00CC34F8">
        <w:rPr>
          <w:spacing w:val="-4"/>
        </w:rPr>
        <w:t xml:space="preserve"> </w:t>
      </w:r>
      <w:r w:rsidRPr="00CC34F8">
        <w:rPr>
          <w:spacing w:val="-2"/>
        </w:rPr>
        <w:t>conceptual</w:t>
      </w:r>
      <w:r w:rsidRPr="00CC34F8">
        <w:rPr>
          <w:spacing w:val="-4"/>
        </w:rPr>
        <w:t xml:space="preserve"> </w:t>
      </w:r>
      <w:r w:rsidRPr="00CC34F8">
        <w:rPr>
          <w:spacing w:val="-2"/>
        </w:rPr>
        <w:t>and</w:t>
      </w:r>
      <w:r w:rsidRPr="00CC34F8">
        <w:rPr>
          <w:spacing w:val="-5"/>
        </w:rPr>
        <w:t xml:space="preserve"> </w:t>
      </w:r>
      <w:r w:rsidRPr="00CC34F8">
        <w:rPr>
          <w:spacing w:val="-2"/>
        </w:rPr>
        <w:t>physically</w:t>
      </w:r>
      <w:r w:rsidRPr="00CC34F8">
        <w:rPr>
          <w:spacing w:val="-4"/>
        </w:rPr>
        <w:t xml:space="preserve"> </w:t>
      </w:r>
      <w:r w:rsidRPr="00CC34F8">
        <w:rPr>
          <w:spacing w:val="-2"/>
        </w:rPr>
        <w:t>based</w:t>
      </w:r>
      <w:r w:rsidRPr="00CC34F8">
        <w:rPr>
          <w:spacing w:val="-4"/>
        </w:rPr>
        <w:t xml:space="preserve"> </w:t>
      </w:r>
      <w:r w:rsidRPr="00CC34F8">
        <w:rPr>
          <w:spacing w:val="-2"/>
        </w:rPr>
        <w:t xml:space="preserve">model </w:t>
      </w:r>
      <w:r w:rsidRPr="00CC34F8">
        <w:t>to</w:t>
      </w:r>
      <w:r w:rsidRPr="00CC34F8">
        <w:rPr>
          <w:spacing w:val="2"/>
        </w:rPr>
        <w:t xml:space="preserve"> </w:t>
      </w:r>
      <w:r w:rsidRPr="00CC34F8">
        <w:t>forecast</w:t>
      </w:r>
      <w:r w:rsidRPr="00CC34F8">
        <w:rPr>
          <w:spacing w:val="2"/>
        </w:rPr>
        <w:t xml:space="preserve"> </w:t>
      </w:r>
      <w:r w:rsidRPr="00CC34F8">
        <w:t>the</w:t>
      </w:r>
      <w:r w:rsidRPr="00CC34F8">
        <w:rPr>
          <w:spacing w:val="3"/>
        </w:rPr>
        <w:t xml:space="preserve"> </w:t>
      </w:r>
      <w:r w:rsidRPr="00CC34F8">
        <w:t>temporal</w:t>
      </w:r>
      <w:r w:rsidRPr="00CC34F8">
        <w:rPr>
          <w:spacing w:val="2"/>
        </w:rPr>
        <w:t xml:space="preserve"> </w:t>
      </w:r>
      <w:r w:rsidRPr="00CC34F8">
        <w:t>and</w:t>
      </w:r>
      <w:r w:rsidRPr="00CC34F8">
        <w:rPr>
          <w:spacing w:val="3"/>
        </w:rPr>
        <w:t xml:space="preserve"> </w:t>
      </w:r>
      <w:r w:rsidRPr="00CC34F8">
        <w:t>spatial</w:t>
      </w:r>
      <w:r w:rsidRPr="00CC34F8">
        <w:rPr>
          <w:spacing w:val="2"/>
        </w:rPr>
        <w:t xml:space="preserve"> </w:t>
      </w:r>
      <w:r w:rsidRPr="00CC34F8">
        <w:t>occurrence</w:t>
      </w:r>
      <w:r w:rsidRPr="00CC34F8">
        <w:rPr>
          <w:spacing w:val="3"/>
        </w:rPr>
        <w:t xml:space="preserve"> </w:t>
      </w:r>
      <w:r w:rsidRPr="00CC34F8">
        <w:t>of</w:t>
      </w:r>
      <w:r w:rsidRPr="00CC34F8">
        <w:rPr>
          <w:spacing w:val="2"/>
        </w:rPr>
        <w:t xml:space="preserve"> </w:t>
      </w:r>
      <w:r w:rsidRPr="00CC34F8">
        <w:t>shallow</w:t>
      </w:r>
      <w:r w:rsidRPr="00CC34F8">
        <w:rPr>
          <w:spacing w:val="3"/>
        </w:rPr>
        <w:t xml:space="preserve"> </w:t>
      </w:r>
      <w:r w:rsidRPr="00CC34F8">
        <w:t>landslides</w:t>
      </w:r>
      <w:r w:rsidRPr="00CC34F8">
        <w:rPr>
          <w:spacing w:val="2"/>
        </w:rPr>
        <w:t xml:space="preserve"> </w:t>
      </w:r>
      <w:r w:rsidRPr="00CC34F8">
        <w:t>triggered</w:t>
      </w:r>
      <w:r w:rsidRPr="00CC34F8">
        <w:rPr>
          <w:spacing w:val="3"/>
        </w:rPr>
        <w:t xml:space="preserve"> </w:t>
      </w:r>
      <w:r w:rsidRPr="00CC34F8">
        <w:t>by</w:t>
      </w:r>
      <w:r w:rsidRPr="00CC34F8">
        <w:rPr>
          <w:spacing w:val="2"/>
        </w:rPr>
        <w:t xml:space="preserve"> </w:t>
      </w:r>
      <w:r w:rsidRPr="00CC34F8">
        <w:t>rainfall</w:t>
      </w:r>
      <w:r w:rsidRPr="00CC34F8">
        <w:rPr>
          <w:spacing w:val="3"/>
        </w:rPr>
        <w:t xml:space="preserve"> </w:t>
      </w:r>
      <w:r w:rsidRPr="00CC34F8">
        <w:t>in</w:t>
      </w:r>
      <w:r w:rsidRPr="00CC34F8">
        <w:rPr>
          <w:spacing w:val="2"/>
        </w:rPr>
        <w:t xml:space="preserve"> </w:t>
      </w:r>
      <w:r w:rsidRPr="00CC34F8">
        <w:rPr>
          <w:spacing w:val="-2"/>
        </w:rPr>
        <w:t>trop</w:t>
      </w:r>
      <w:bookmarkStart w:id="1007" w:name="_bookmark15"/>
      <w:bookmarkEnd w:id="1007"/>
      <w:r w:rsidRPr="00CC34F8">
        <w:t>ical</w:t>
      </w:r>
      <w:r w:rsidRPr="00CC34F8">
        <w:rPr>
          <w:spacing w:val="-9"/>
        </w:rPr>
        <w:t xml:space="preserve"> </w:t>
      </w:r>
      <w:r w:rsidRPr="00CC34F8">
        <w:t>and</w:t>
      </w:r>
      <w:r w:rsidRPr="00CC34F8">
        <w:rPr>
          <w:spacing w:val="-9"/>
        </w:rPr>
        <w:t xml:space="preserve"> </w:t>
      </w:r>
      <w:r w:rsidRPr="00CC34F8">
        <w:t>mountainous</w:t>
      </w:r>
      <w:r w:rsidRPr="00CC34F8">
        <w:rPr>
          <w:spacing w:val="-9"/>
        </w:rPr>
        <w:t xml:space="preserve"> </w:t>
      </w:r>
      <w:r w:rsidRPr="00CC34F8">
        <w:t>basins”.</w:t>
      </w:r>
      <w:r w:rsidRPr="00CC34F8">
        <w:rPr>
          <w:spacing w:val="-8"/>
        </w:rPr>
        <w:t xml:space="preserve"> </w:t>
      </w:r>
      <w:r w:rsidRPr="00B21BDF">
        <w:t>In:</w:t>
      </w:r>
      <w:r w:rsidRPr="00B21BDF">
        <w:rPr>
          <w:spacing w:val="-9"/>
        </w:rPr>
        <w:t xml:space="preserve"> </w:t>
      </w:r>
      <w:r w:rsidRPr="00B21BDF">
        <w:rPr>
          <w:i/>
        </w:rPr>
        <w:t>Landslides</w:t>
      </w:r>
      <w:r w:rsidRPr="00B21BDF">
        <w:rPr>
          <w:i/>
          <w:spacing w:val="-5"/>
        </w:rPr>
        <w:t xml:space="preserve"> </w:t>
      </w:r>
      <w:r w:rsidRPr="00B21BDF">
        <w:t>13,</w:t>
      </w:r>
      <w:r w:rsidRPr="00B21BDF">
        <w:rPr>
          <w:spacing w:val="-8"/>
        </w:rPr>
        <w:t xml:space="preserve"> </w:t>
      </w:r>
      <w:r w:rsidRPr="00B21BDF">
        <w:t>pp.</w:t>
      </w:r>
      <w:r w:rsidRPr="00B21BDF">
        <w:rPr>
          <w:spacing w:val="-9"/>
        </w:rPr>
        <w:t xml:space="preserve"> </w:t>
      </w:r>
      <w:r w:rsidRPr="00B21BDF">
        <w:rPr>
          <w:spacing w:val="-2"/>
        </w:rPr>
        <w:t>497–517.</w:t>
      </w:r>
    </w:p>
    <w:p w14:paraId="1987FFCB" w14:textId="77777777" w:rsidR="00D05FC9" w:rsidRDefault="00510033">
      <w:pPr>
        <w:pStyle w:val="Ttulo1"/>
        <w:tabs>
          <w:tab w:val="left" w:pos="8414"/>
        </w:tabs>
        <w:spacing w:before="100"/>
      </w:pPr>
      <w:r w:rsidRPr="00B21BDF">
        <w:rPr>
          <w:spacing w:val="-2"/>
        </w:rPr>
        <w:t>Aristizábal E, E García,</w:t>
      </w:r>
      <w:r w:rsidRPr="00B21BDF">
        <w:rPr>
          <w:spacing w:val="-3"/>
        </w:rPr>
        <w:t xml:space="preserve"> </w:t>
      </w:r>
      <w:r w:rsidRPr="00B21BDF">
        <w:rPr>
          <w:spacing w:val="-2"/>
        </w:rPr>
        <w:t>C Martínez. 2015. “Susceptibility assessment of</w:t>
      </w:r>
      <w:r w:rsidRPr="00B21BDF">
        <w:rPr>
          <w:spacing w:val="-3"/>
        </w:rPr>
        <w:t xml:space="preserve"> </w:t>
      </w:r>
      <w:r w:rsidRPr="00B21BDF">
        <w:rPr>
          <w:spacing w:val="-2"/>
        </w:rPr>
        <w:t>shallow landslides trig</w:t>
      </w:r>
      <w:r w:rsidRPr="00B21BDF">
        <w:t>gered</w:t>
      </w:r>
      <w:r w:rsidRPr="00B21BDF">
        <w:rPr>
          <w:spacing w:val="-1"/>
        </w:rPr>
        <w:t xml:space="preserve"> </w:t>
      </w:r>
      <w:r w:rsidRPr="00B21BDF">
        <w:t>by rainfall in</w:t>
      </w:r>
      <w:r w:rsidRPr="00B21BDF">
        <w:rPr>
          <w:spacing w:val="-1"/>
        </w:rPr>
        <w:t xml:space="preserve"> </w:t>
      </w:r>
      <w:r w:rsidRPr="00B21BDF">
        <w:t>tropical basins and mountainous</w:t>
      </w:r>
      <w:r w:rsidRPr="00B21BDF">
        <w:rPr>
          <w:spacing w:val="-1"/>
        </w:rPr>
        <w:t xml:space="preserve"> </w:t>
      </w:r>
      <w:r w:rsidRPr="00B21BDF">
        <w:t>terrains”. In:</w:t>
      </w:r>
      <w:r w:rsidRPr="00B21BDF">
        <w:rPr>
          <w:spacing w:val="-1"/>
        </w:rPr>
        <w:t xml:space="preserve"> </w:t>
      </w:r>
      <w:r w:rsidRPr="00B21BDF">
        <w:rPr>
          <w:i/>
        </w:rPr>
        <w:t>Natural Hazards</w:t>
      </w:r>
      <w:r w:rsidRPr="00B21BDF">
        <w:rPr>
          <w:i/>
          <w:spacing w:val="5"/>
        </w:rPr>
        <w:t xml:space="preserve"> </w:t>
      </w:r>
      <w:r w:rsidRPr="00B21BDF">
        <w:t>78.1, pp.</w:t>
      </w:r>
      <w:r w:rsidRPr="00B21BDF">
        <w:rPr>
          <w:spacing w:val="-1"/>
        </w:rPr>
        <w:t xml:space="preserve"> </w:t>
      </w:r>
      <w:r w:rsidRPr="00B21BDF">
        <w:rPr>
          <w:spacing w:val="-4"/>
        </w:rPr>
        <w:t>621–</w:t>
      </w:r>
      <w:bookmarkStart w:id="1008" w:name="_bookmark16"/>
      <w:bookmarkEnd w:id="1008"/>
      <w:r w:rsidRPr="00B21BDF">
        <w:rPr>
          <w:spacing w:val="-4"/>
        </w:rPr>
        <w:t>634.</w:t>
      </w:r>
    </w:p>
    <w:p w14:paraId="116CC080" w14:textId="77777777" w:rsidR="00D05FC9" w:rsidRDefault="00510033">
      <w:pPr>
        <w:pStyle w:val="Ttulo1"/>
        <w:tabs>
          <w:tab w:val="left" w:pos="8414"/>
        </w:tabs>
        <w:spacing w:before="100"/>
      </w:pPr>
      <w:r w:rsidRPr="00B21BDF">
        <w:rPr>
          <w:spacing w:val="-2"/>
        </w:rPr>
        <w:t>Arnone</w:t>
      </w:r>
      <w:r w:rsidRPr="00B21BDF">
        <w:rPr>
          <w:spacing w:val="-3"/>
        </w:rPr>
        <w:t xml:space="preserve"> </w:t>
      </w:r>
      <w:r w:rsidRPr="00B21BDF">
        <w:rPr>
          <w:spacing w:val="-2"/>
        </w:rPr>
        <w:t>Elisa. 2016. “Effect of raster</w:t>
      </w:r>
      <w:r w:rsidRPr="00B21BDF">
        <w:rPr>
          <w:spacing w:val="-3"/>
        </w:rPr>
        <w:t xml:space="preserve"> </w:t>
      </w:r>
      <w:r w:rsidRPr="00B21BDF">
        <w:rPr>
          <w:spacing w:val="-2"/>
        </w:rPr>
        <w:t xml:space="preserve">resolution and polygon-conversion algorithm on landslide </w:t>
      </w:r>
      <w:bookmarkStart w:id="1009" w:name="_bookmark17"/>
      <w:bookmarkEnd w:id="1009"/>
      <w:r w:rsidRPr="00B21BDF">
        <w:rPr>
          <w:spacing w:val="-2"/>
        </w:rPr>
        <w:t>susceptibility</w:t>
      </w:r>
      <w:r w:rsidRPr="00B21BDF">
        <w:rPr>
          <w:spacing w:val="-3"/>
        </w:rPr>
        <w:t xml:space="preserve"> </w:t>
      </w:r>
      <w:r w:rsidRPr="00B21BDF">
        <w:rPr>
          <w:spacing w:val="-2"/>
        </w:rPr>
        <w:t>mapping”.</w:t>
      </w:r>
      <w:r w:rsidRPr="00B21BDF">
        <w:rPr>
          <w:spacing w:val="-3"/>
        </w:rPr>
        <w:t xml:space="preserve"> </w:t>
      </w:r>
      <w:r w:rsidRPr="00B21BDF">
        <w:rPr>
          <w:spacing w:val="-2"/>
        </w:rPr>
        <w:t>In:</w:t>
      </w:r>
      <w:r w:rsidRPr="00B21BDF">
        <w:rPr>
          <w:spacing w:val="-3"/>
        </w:rPr>
        <w:t xml:space="preserve"> </w:t>
      </w:r>
      <w:r w:rsidRPr="00B21BDF">
        <w:rPr>
          <w:i/>
          <w:spacing w:val="-2"/>
        </w:rPr>
        <w:t>Environmental</w:t>
      </w:r>
      <w:r w:rsidRPr="00B21BDF">
        <w:rPr>
          <w:i/>
          <w:spacing w:val="-3"/>
        </w:rPr>
        <w:t xml:space="preserve"> </w:t>
      </w:r>
      <w:r w:rsidRPr="00B21BDF">
        <w:rPr>
          <w:i/>
          <w:spacing w:val="-2"/>
        </w:rPr>
        <w:t>Modelling</w:t>
      </w:r>
      <w:r w:rsidRPr="00B21BDF">
        <w:rPr>
          <w:i/>
          <w:spacing w:val="-3"/>
        </w:rPr>
        <w:t xml:space="preserve"> </w:t>
      </w:r>
      <w:r w:rsidRPr="00B21BDF">
        <w:rPr>
          <w:i/>
          <w:spacing w:val="-2"/>
        </w:rPr>
        <w:t>&amp;</w:t>
      </w:r>
      <w:r w:rsidRPr="00B21BDF">
        <w:rPr>
          <w:i/>
          <w:spacing w:val="-3"/>
        </w:rPr>
        <w:t xml:space="preserve"> </w:t>
      </w:r>
      <w:r w:rsidRPr="00B21BDF">
        <w:rPr>
          <w:i/>
          <w:spacing w:val="-2"/>
        </w:rPr>
        <w:t>Software</w:t>
      </w:r>
      <w:r w:rsidRPr="00B21BDF">
        <w:rPr>
          <w:i/>
          <w:spacing w:val="2"/>
        </w:rPr>
        <w:t xml:space="preserve"> </w:t>
      </w:r>
      <w:r w:rsidRPr="00B21BDF">
        <w:rPr>
          <w:spacing w:val="-2"/>
        </w:rPr>
        <w:t>84,</w:t>
      </w:r>
      <w:r w:rsidRPr="00B21BDF">
        <w:rPr>
          <w:spacing w:val="-3"/>
        </w:rPr>
        <w:t xml:space="preserve"> </w:t>
      </w:r>
      <w:r w:rsidRPr="00B21BDF">
        <w:rPr>
          <w:spacing w:val="-2"/>
        </w:rPr>
        <w:t>pp.</w:t>
      </w:r>
      <w:r w:rsidRPr="00B21BDF">
        <w:rPr>
          <w:spacing w:val="-3"/>
        </w:rPr>
        <w:t xml:space="preserve"> </w:t>
      </w:r>
      <w:r w:rsidRPr="00B21BDF">
        <w:rPr>
          <w:spacing w:val="-2"/>
        </w:rPr>
        <w:t xml:space="preserve">467–481. </w:t>
      </w:r>
    </w:p>
    <w:p w14:paraId="1421B95B" w14:textId="77777777" w:rsidR="00D05FC9" w:rsidRDefault="00510033">
      <w:pPr>
        <w:pStyle w:val="Ttulo1"/>
        <w:tabs>
          <w:tab w:val="left" w:pos="8414"/>
        </w:tabs>
        <w:spacing w:before="100"/>
      </w:pPr>
      <w:r w:rsidRPr="00B21BDF">
        <w:rPr>
          <w:spacing w:val="-2"/>
        </w:rPr>
        <w:t>Ayalew</w:t>
      </w:r>
      <w:r w:rsidRPr="00B21BDF">
        <w:rPr>
          <w:spacing w:val="-7"/>
        </w:rPr>
        <w:t xml:space="preserve"> </w:t>
      </w:r>
      <w:r w:rsidRPr="00B21BDF">
        <w:rPr>
          <w:spacing w:val="-2"/>
        </w:rPr>
        <w:t>Lulseged,</w:t>
      </w:r>
      <w:r w:rsidRPr="00B21BDF">
        <w:rPr>
          <w:spacing w:val="-7"/>
        </w:rPr>
        <w:t xml:space="preserve"> </w:t>
      </w:r>
      <w:r w:rsidRPr="00B21BDF">
        <w:rPr>
          <w:spacing w:val="-2"/>
        </w:rPr>
        <w:t>Hiromitsu</w:t>
      </w:r>
      <w:r w:rsidRPr="00B21BDF">
        <w:rPr>
          <w:spacing w:val="-6"/>
        </w:rPr>
        <w:t xml:space="preserve"> </w:t>
      </w:r>
      <w:r w:rsidRPr="00B21BDF">
        <w:rPr>
          <w:spacing w:val="-2"/>
        </w:rPr>
        <w:t>Yamagishi.</w:t>
      </w:r>
      <w:r w:rsidRPr="00B21BDF">
        <w:rPr>
          <w:spacing w:val="-7"/>
        </w:rPr>
        <w:t xml:space="preserve"> </w:t>
      </w:r>
      <w:r w:rsidRPr="00B21BDF">
        <w:rPr>
          <w:spacing w:val="-2"/>
        </w:rPr>
        <w:t>2005.</w:t>
      </w:r>
      <w:r w:rsidRPr="00B21BDF">
        <w:rPr>
          <w:spacing w:val="-7"/>
        </w:rPr>
        <w:t xml:space="preserve"> </w:t>
      </w:r>
      <w:r w:rsidRPr="00B21BDF">
        <w:rPr>
          <w:spacing w:val="-2"/>
        </w:rPr>
        <w:t>“The</w:t>
      </w:r>
      <w:r w:rsidRPr="00B21BDF">
        <w:rPr>
          <w:spacing w:val="-6"/>
        </w:rPr>
        <w:t xml:space="preserve"> </w:t>
      </w:r>
      <w:r w:rsidRPr="00B21BDF">
        <w:rPr>
          <w:spacing w:val="-2"/>
        </w:rPr>
        <w:t>application</w:t>
      </w:r>
      <w:r w:rsidRPr="00B21BDF">
        <w:rPr>
          <w:spacing w:val="-7"/>
        </w:rPr>
        <w:t xml:space="preserve"> </w:t>
      </w:r>
      <w:r w:rsidRPr="00B21BDF">
        <w:rPr>
          <w:spacing w:val="-2"/>
        </w:rPr>
        <w:t>of</w:t>
      </w:r>
      <w:r w:rsidRPr="00B21BDF">
        <w:rPr>
          <w:spacing w:val="-7"/>
        </w:rPr>
        <w:t xml:space="preserve"> </w:t>
      </w:r>
      <w:r w:rsidRPr="00B21BDF">
        <w:rPr>
          <w:spacing w:val="-2"/>
        </w:rPr>
        <w:t>GIS-based</w:t>
      </w:r>
      <w:r w:rsidRPr="00B21BDF">
        <w:rPr>
          <w:spacing w:val="-7"/>
        </w:rPr>
        <w:t xml:space="preserve"> </w:t>
      </w:r>
      <w:r w:rsidRPr="00B21BDF">
        <w:rPr>
          <w:spacing w:val="-2"/>
        </w:rPr>
        <w:t>logistic</w:t>
      </w:r>
      <w:r w:rsidRPr="00B21BDF">
        <w:rPr>
          <w:spacing w:val="-6"/>
        </w:rPr>
        <w:t xml:space="preserve"> </w:t>
      </w:r>
      <w:r w:rsidRPr="00B21BDF">
        <w:rPr>
          <w:spacing w:val="-2"/>
        </w:rPr>
        <w:t xml:space="preserve">regression </w:t>
      </w:r>
      <w:r w:rsidRPr="00B21BDF">
        <w:t>for</w:t>
      </w:r>
      <w:r w:rsidRPr="00B21BDF">
        <w:rPr>
          <w:spacing w:val="-13"/>
        </w:rPr>
        <w:t xml:space="preserve"> </w:t>
      </w:r>
      <w:r w:rsidRPr="00B21BDF">
        <w:t>landslide</w:t>
      </w:r>
      <w:r w:rsidRPr="00B21BDF">
        <w:rPr>
          <w:spacing w:val="-12"/>
        </w:rPr>
        <w:t xml:space="preserve"> </w:t>
      </w:r>
      <w:r w:rsidRPr="00B21BDF">
        <w:t>susceptibility</w:t>
      </w:r>
      <w:r w:rsidRPr="00B21BDF">
        <w:rPr>
          <w:spacing w:val="-11"/>
        </w:rPr>
        <w:t xml:space="preserve"> </w:t>
      </w:r>
      <w:r w:rsidRPr="00B21BDF">
        <w:t>mapping</w:t>
      </w:r>
      <w:r w:rsidRPr="00B21BDF">
        <w:rPr>
          <w:spacing w:val="-12"/>
        </w:rPr>
        <w:t xml:space="preserve"> </w:t>
      </w:r>
      <w:r w:rsidRPr="00B21BDF">
        <w:t>in</w:t>
      </w:r>
      <w:r w:rsidRPr="00B21BDF">
        <w:rPr>
          <w:spacing w:val="-12"/>
        </w:rPr>
        <w:t xml:space="preserve"> </w:t>
      </w:r>
      <w:r w:rsidRPr="00B21BDF">
        <w:t>the</w:t>
      </w:r>
      <w:r w:rsidRPr="00B21BDF">
        <w:rPr>
          <w:spacing w:val="-12"/>
        </w:rPr>
        <w:t xml:space="preserve"> </w:t>
      </w:r>
      <w:r w:rsidRPr="00B21BDF">
        <w:t>Kakuda-Yahiko</w:t>
      </w:r>
      <w:r w:rsidRPr="00B21BDF">
        <w:rPr>
          <w:spacing w:val="-12"/>
        </w:rPr>
        <w:t xml:space="preserve"> </w:t>
      </w:r>
      <w:r w:rsidRPr="00B21BDF">
        <w:t>Mountains,</w:t>
      </w:r>
      <w:r w:rsidRPr="00B21BDF">
        <w:rPr>
          <w:spacing w:val="-11"/>
        </w:rPr>
        <w:t xml:space="preserve"> </w:t>
      </w:r>
      <w:r w:rsidRPr="00B21BDF">
        <w:t>Central</w:t>
      </w:r>
      <w:r w:rsidRPr="00B21BDF">
        <w:rPr>
          <w:spacing w:val="-13"/>
        </w:rPr>
        <w:t xml:space="preserve"> </w:t>
      </w:r>
      <w:r w:rsidRPr="00B21BDF">
        <w:t>Japan”.</w:t>
      </w:r>
      <w:r w:rsidRPr="00B21BDF">
        <w:rPr>
          <w:spacing w:val="-11"/>
        </w:rPr>
        <w:t xml:space="preserve"> </w:t>
      </w:r>
      <w:r w:rsidRPr="00CC34F8">
        <w:t>In:</w:t>
      </w:r>
      <w:r w:rsidRPr="00CC34F8">
        <w:rPr>
          <w:spacing w:val="-12"/>
        </w:rPr>
        <w:t xml:space="preserve"> </w:t>
      </w:r>
      <w:r w:rsidRPr="00CC34F8">
        <w:rPr>
          <w:i/>
          <w:spacing w:val="-2"/>
        </w:rPr>
        <w:t>Geomor</w:t>
      </w:r>
      <w:bookmarkStart w:id="1010" w:name="_bookmark18"/>
      <w:bookmarkEnd w:id="1010"/>
      <w:r w:rsidRPr="00CC34F8">
        <w:rPr>
          <w:i/>
          <w:spacing w:val="-2"/>
        </w:rPr>
        <w:t>phology</w:t>
      </w:r>
      <w:r w:rsidRPr="00CC34F8">
        <w:rPr>
          <w:i/>
          <w:spacing w:val="-6"/>
        </w:rPr>
        <w:t xml:space="preserve"> </w:t>
      </w:r>
      <w:r w:rsidRPr="00CC34F8">
        <w:rPr>
          <w:spacing w:val="-2"/>
        </w:rPr>
        <w:t>65.1-2,</w:t>
      </w:r>
      <w:r w:rsidRPr="00CC34F8">
        <w:rPr>
          <w:spacing w:val="-10"/>
        </w:rPr>
        <w:t xml:space="preserve"> </w:t>
      </w:r>
      <w:r w:rsidRPr="00CC34F8">
        <w:rPr>
          <w:spacing w:val="-2"/>
        </w:rPr>
        <w:t>pp.</w:t>
      </w:r>
      <w:r w:rsidRPr="00CC34F8">
        <w:rPr>
          <w:spacing w:val="-11"/>
        </w:rPr>
        <w:t xml:space="preserve"> </w:t>
      </w:r>
      <w:r w:rsidRPr="00CC34F8">
        <w:rPr>
          <w:spacing w:val="-2"/>
        </w:rPr>
        <w:t>15–31.</w:t>
      </w:r>
    </w:p>
    <w:p w14:paraId="6CD09D24" w14:textId="77777777" w:rsidR="00D05FC9" w:rsidRDefault="00510033">
      <w:pPr>
        <w:pStyle w:val="Ttulo1"/>
        <w:tabs>
          <w:tab w:val="left" w:pos="8414"/>
        </w:tabs>
        <w:spacing w:before="100"/>
      </w:pPr>
      <w:r w:rsidRPr="00CC34F8">
        <w:t>Barredo</w:t>
      </w:r>
      <w:r w:rsidRPr="00CC34F8">
        <w:rPr>
          <w:spacing w:val="-2"/>
        </w:rPr>
        <w:t xml:space="preserve"> </w:t>
      </w:r>
      <w:r w:rsidRPr="00CC34F8">
        <w:t>José I</w:t>
      </w:r>
      <w:r w:rsidRPr="00CC34F8">
        <w:rPr>
          <w:spacing w:val="-1"/>
        </w:rPr>
        <w:t xml:space="preserve">. </w:t>
      </w:r>
      <w:r w:rsidRPr="00CC34F8">
        <w:t>2000.</w:t>
      </w:r>
      <w:r w:rsidRPr="00CC34F8">
        <w:rPr>
          <w:spacing w:val="-2"/>
        </w:rPr>
        <w:t xml:space="preserve"> </w:t>
      </w:r>
      <w:r w:rsidRPr="00CC34F8">
        <w:t>“Comparing</w:t>
      </w:r>
      <w:r w:rsidRPr="00CC34F8">
        <w:rPr>
          <w:spacing w:val="-1"/>
        </w:rPr>
        <w:t xml:space="preserve"> </w:t>
      </w:r>
      <w:r w:rsidRPr="00CC34F8">
        <w:t>heuristic</w:t>
      </w:r>
      <w:r w:rsidRPr="00CC34F8">
        <w:rPr>
          <w:spacing w:val="-1"/>
        </w:rPr>
        <w:t xml:space="preserve"> </w:t>
      </w:r>
      <w:r w:rsidRPr="00CC34F8">
        <w:t>landslide</w:t>
      </w:r>
      <w:r w:rsidRPr="00CC34F8">
        <w:rPr>
          <w:spacing w:val="-1"/>
        </w:rPr>
        <w:t xml:space="preserve"> </w:t>
      </w:r>
      <w:r w:rsidRPr="00CC34F8">
        <w:t>hazard</w:t>
      </w:r>
      <w:r w:rsidRPr="00CC34F8">
        <w:rPr>
          <w:spacing w:val="-1"/>
        </w:rPr>
        <w:t xml:space="preserve"> </w:t>
      </w:r>
      <w:r w:rsidRPr="00CC34F8">
        <w:t>assessment</w:t>
      </w:r>
      <w:r w:rsidRPr="00CC34F8">
        <w:rPr>
          <w:spacing w:val="-2"/>
        </w:rPr>
        <w:t xml:space="preserve"> </w:t>
      </w:r>
      <w:r w:rsidRPr="00CC34F8">
        <w:t>techniques</w:t>
      </w:r>
      <w:r w:rsidRPr="00CC34F8">
        <w:rPr>
          <w:spacing w:val="-1"/>
        </w:rPr>
        <w:t xml:space="preserve"> </w:t>
      </w:r>
      <w:r w:rsidRPr="00CC34F8">
        <w:t>using</w:t>
      </w:r>
      <w:r w:rsidRPr="00CC34F8">
        <w:rPr>
          <w:spacing w:val="-1"/>
        </w:rPr>
        <w:t xml:space="preserve"> </w:t>
      </w:r>
      <w:r w:rsidRPr="00CC34F8">
        <w:rPr>
          <w:spacing w:val="-5"/>
        </w:rPr>
        <w:t xml:space="preserve">GIS </w:t>
      </w:r>
      <w:r w:rsidRPr="00CC34F8">
        <w:t>in</w:t>
      </w:r>
      <w:r w:rsidRPr="00CC34F8">
        <w:rPr>
          <w:spacing w:val="-8"/>
        </w:rPr>
        <w:t xml:space="preserve"> </w:t>
      </w:r>
      <w:r w:rsidRPr="00CC34F8">
        <w:t>the</w:t>
      </w:r>
      <w:r w:rsidRPr="00CC34F8">
        <w:rPr>
          <w:spacing w:val="-7"/>
        </w:rPr>
        <w:t xml:space="preserve"> </w:t>
      </w:r>
      <w:r w:rsidRPr="00CC34F8">
        <w:t>Tirajana</w:t>
      </w:r>
      <w:r w:rsidRPr="00CC34F8">
        <w:rPr>
          <w:spacing w:val="-7"/>
        </w:rPr>
        <w:t xml:space="preserve"> </w:t>
      </w:r>
      <w:r w:rsidRPr="00CC34F8">
        <w:t>basin,</w:t>
      </w:r>
      <w:r w:rsidRPr="00CC34F8">
        <w:rPr>
          <w:spacing w:val="-8"/>
        </w:rPr>
        <w:t xml:space="preserve"> </w:t>
      </w:r>
      <w:r w:rsidRPr="00CC34F8">
        <w:t>Gran</w:t>
      </w:r>
      <w:r w:rsidRPr="00CC34F8">
        <w:rPr>
          <w:spacing w:val="-7"/>
        </w:rPr>
        <w:t xml:space="preserve"> </w:t>
      </w:r>
      <w:r w:rsidRPr="00CC34F8">
        <w:t>Canaria</w:t>
      </w:r>
      <w:r w:rsidRPr="00CC34F8">
        <w:rPr>
          <w:spacing w:val="-7"/>
        </w:rPr>
        <w:t xml:space="preserve"> </w:t>
      </w:r>
      <w:r w:rsidRPr="00CC34F8">
        <w:t>Island,</w:t>
      </w:r>
      <w:r w:rsidRPr="00CC34F8">
        <w:rPr>
          <w:spacing w:val="-8"/>
        </w:rPr>
        <w:t xml:space="preserve"> </w:t>
      </w:r>
      <w:r w:rsidRPr="00CC34F8">
        <w:t>Spain”.</w:t>
      </w:r>
      <w:r w:rsidRPr="00CC34F8">
        <w:rPr>
          <w:spacing w:val="-7"/>
        </w:rPr>
        <w:t xml:space="preserve"> </w:t>
      </w:r>
      <w:r w:rsidRPr="00CC34F8">
        <w:t>In:</w:t>
      </w:r>
      <w:r w:rsidRPr="00CC34F8">
        <w:rPr>
          <w:spacing w:val="-7"/>
        </w:rPr>
        <w:t xml:space="preserve"> </w:t>
      </w:r>
      <w:r w:rsidRPr="00CC34F8">
        <w:rPr>
          <w:i/>
        </w:rPr>
        <w:t>International</w:t>
      </w:r>
      <w:r w:rsidRPr="00CC34F8">
        <w:rPr>
          <w:i/>
          <w:spacing w:val="-8"/>
        </w:rPr>
        <w:t xml:space="preserve"> </w:t>
      </w:r>
      <w:r w:rsidRPr="00CC34F8">
        <w:rPr>
          <w:i/>
        </w:rPr>
        <w:t>journal</w:t>
      </w:r>
      <w:r w:rsidRPr="00CC34F8">
        <w:rPr>
          <w:i/>
          <w:spacing w:val="-7"/>
        </w:rPr>
        <w:t xml:space="preserve"> </w:t>
      </w:r>
      <w:r w:rsidRPr="00CC34F8">
        <w:rPr>
          <w:i/>
        </w:rPr>
        <w:t>of</w:t>
      </w:r>
      <w:r w:rsidRPr="00CC34F8">
        <w:rPr>
          <w:i/>
          <w:spacing w:val="-7"/>
        </w:rPr>
        <w:t xml:space="preserve"> </w:t>
      </w:r>
      <w:r w:rsidRPr="00CC34F8">
        <w:rPr>
          <w:i/>
        </w:rPr>
        <w:t>applied</w:t>
      </w:r>
      <w:r w:rsidRPr="00CC34F8">
        <w:rPr>
          <w:i/>
          <w:spacing w:val="-8"/>
        </w:rPr>
        <w:t xml:space="preserve"> </w:t>
      </w:r>
      <w:r w:rsidRPr="00CC34F8">
        <w:rPr>
          <w:i/>
        </w:rPr>
        <w:t>earth</w:t>
      </w:r>
      <w:r w:rsidRPr="00CC34F8">
        <w:rPr>
          <w:i/>
          <w:spacing w:val="-7"/>
        </w:rPr>
        <w:t xml:space="preserve"> </w:t>
      </w:r>
      <w:r w:rsidRPr="00CC34F8">
        <w:rPr>
          <w:i/>
          <w:spacing w:val="-2"/>
        </w:rPr>
        <w:t>obser</w:t>
      </w:r>
      <w:bookmarkStart w:id="1011" w:name="_bookmark19"/>
      <w:bookmarkEnd w:id="1011"/>
      <w:r w:rsidRPr="00CC34F8">
        <w:rPr>
          <w:i/>
          <w:spacing w:val="-2"/>
        </w:rPr>
        <w:t>vation</w:t>
      </w:r>
      <w:r w:rsidRPr="00CC34F8">
        <w:rPr>
          <w:i/>
          <w:spacing w:val="-5"/>
        </w:rPr>
        <w:t xml:space="preserve"> </w:t>
      </w:r>
      <w:r w:rsidRPr="00CC34F8">
        <w:rPr>
          <w:i/>
          <w:spacing w:val="-2"/>
        </w:rPr>
        <w:t>and</w:t>
      </w:r>
      <w:r w:rsidRPr="00CC34F8">
        <w:rPr>
          <w:i/>
          <w:spacing w:val="-4"/>
        </w:rPr>
        <w:t xml:space="preserve"> </w:t>
      </w:r>
      <w:r w:rsidRPr="00CC34F8">
        <w:rPr>
          <w:i/>
          <w:spacing w:val="-2"/>
        </w:rPr>
        <w:t>geoinformation</w:t>
      </w:r>
      <w:r w:rsidRPr="00CC34F8">
        <w:rPr>
          <w:i/>
          <w:spacing w:val="-3"/>
        </w:rPr>
        <w:t xml:space="preserve"> </w:t>
      </w:r>
      <w:r w:rsidRPr="00CC34F8">
        <w:rPr>
          <w:spacing w:val="-2"/>
        </w:rPr>
        <w:t>2.1,</w:t>
      </w:r>
      <w:r w:rsidRPr="00CC34F8">
        <w:rPr>
          <w:spacing w:val="-4"/>
        </w:rPr>
        <w:t xml:space="preserve"> </w:t>
      </w:r>
      <w:r w:rsidRPr="00CC34F8">
        <w:rPr>
          <w:spacing w:val="-2"/>
        </w:rPr>
        <w:t>pp.</w:t>
      </w:r>
      <w:r w:rsidRPr="00CC34F8">
        <w:rPr>
          <w:spacing w:val="-4"/>
        </w:rPr>
        <w:t xml:space="preserve"> </w:t>
      </w:r>
      <w:r w:rsidRPr="00CC34F8">
        <w:rPr>
          <w:spacing w:val="-2"/>
        </w:rPr>
        <w:t>9–23.</w:t>
      </w:r>
    </w:p>
    <w:p w14:paraId="1A295A0D" w14:textId="77777777" w:rsidR="00D05FC9" w:rsidRDefault="00510033">
      <w:pPr>
        <w:pStyle w:val="Ttulo1"/>
        <w:tabs>
          <w:tab w:val="left" w:pos="8414"/>
        </w:tabs>
        <w:spacing w:before="100"/>
      </w:pPr>
      <w:bookmarkStart w:id="1012" w:name="_bookmark20"/>
      <w:bookmarkEnd w:id="1012"/>
      <w:r w:rsidRPr="00CC34F8">
        <w:t>Brabb</w:t>
      </w:r>
      <w:r w:rsidRPr="00CC34F8">
        <w:rPr>
          <w:spacing w:val="-7"/>
        </w:rPr>
        <w:t xml:space="preserve"> </w:t>
      </w:r>
      <w:r w:rsidRPr="00CC34F8">
        <w:t>Earl</w:t>
      </w:r>
      <w:r w:rsidRPr="00CC34F8">
        <w:rPr>
          <w:spacing w:val="-6"/>
        </w:rPr>
        <w:t xml:space="preserve"> </w:t>
      </w:r>
      <w:r w:rsidRPr="00CC34F8">
        <w:t>E.</w:t>
      </w:r>
      <w:r w:rsidRPr="00CC34F8">
        <w:rPr>
          <w:spacing w:val="-6"/>
        </w:rPr>
        <w:t xml:space="preserve"> </w:t>
      </w:r>
      <w:r w:rsidRPr="00CC34F8">
        <w:t>1984.</w:t>
      </w:r>
      <w:r w:rsidRPr="00CC34F8">
        <w:rPr>
          <w:spacing w:val="-6"/>
        </w:rPr>
        <w:t xml:space="preserve"> </w:t>
      </w:r>
      <w:r w:rsidRPr="00CC34F8">
        <w:t>“Innovative</w:t>
      </w:r>
      <w:r w:rsidRPr="00CC34F8">
        <w:rPr>
          <w:spacing w:val="-7"/>
        </w:rPr>
        <w:t xml:space="preserve"> </w:t>
      </w:r>
      <w:r w:rsidRPr="00CC34F8">
        <w:t>approaches</w:t>
      </w:r>
      <w:r w:rsidRPr="00CC34F8">
        <w:rPr>
          <w:spacing w:val="-6"/>
        </w:rPr>
        <w:t xml:space="preserve"> </w:t>
      </w:r>
      <w:r w:rsidRPr="00CC34F8">
        <w:t>to</w:t>
      </w:r>
      <w:r w:rsidRPr="00CC34F8">
        <w:rPr>
          <w:spacing w:val="-6"/>
        </w:rPr>
        <w:t xml:space="preserve"> </w:t>
      </w:r>
      <w:r w:rsidRPr="00CC34F8">
        <w:t>landslide</w:t>
      </w:r>
      <w:r w:rsidRPr="00CC34F8">
        <w:rPr>
          <w:spacing w:val="-6"/>
        </w:rPr>
        <w:t xml:space="preserve"> </w:t>
      </w:r>
      <w:r w:rsidRPr="00CC34F8">
        <w:t>hazard</w:t>
      </w:r>
      <w:r w:rsidRPr="00CC34F8">
        <w:rPr>
          <w:spacing w:val="-7"/>
        </w:rPr>
        <w:t xml:space="preserve"> </w:t>
      </w:r>
      <w:r w:rsidRPr="00CC34F8">
        <w:t>and</w:t>
      </w:r>
      <w:r w:rsidRPr="00CC34F8">
        <w:rPr>
          <w:spacing w:val="-6"/>
        </w:rPr>
        <w:t xml:space="preserve"> </w:t>
      </w:r>
      <w:r w:rsidRPr="00CC34F8">
        <w:t>risk</w:t>
      </w:r>
      <w:r w:rsidRPr="00CC34F8">
        <w:rPr>
          <w:spacing w:val="-6"/>
        </w:rPr>
        <w:t xml:space="preserve"> </w:t>
      </w:r>
      <w:r w:rsidRPr="00CC34F8">
        <w:t>mapping.”</w:t>
      </w:r>
      <w:r w:rsidRPr="00CC34F8">
        <w:rPr>
          <w:spacing w:val="-6"/>
        </w:rPr>
        <w:t xml:space="preserve"> </w:t>
      </w:r>
      <w:r w:rsidRPr="00B21BDF">
        <w:rPr>
          <w:spacing w:val="-5"/>
        </w:rPr>
        <w:t>In.</w:t>
      </w:r>
      <w:bookmarkStart w:id="1013" w:name="_bookmark21"/>
      <w:bookmarkEnd w:id="1013"/>
      <w:r w:rsidRPr="00B21BDF">
        <w:rPr>
          <w:spacing w:val="-5"/>
        </w:rPr>
        <w:t xml:space="preserve"> </w:t>
      </w:r>
      <w:r w:rsidRPr="00B21BDF">
        <w:rPr>
          <w:spacing w:val="-6"/>
        </w:rPr>
        <w:t>Breiman,</w:t>
      </w:r>
      <w:r w:rsidRPr="00B21BDF">
        <w:rPr>
          <w:spacing w:val="1"/>
        </w:rPr>
        <w:t xml:space="preserve"> </w:t>
      </w:r>
      <w:r w:rsidRPr="00B21BDF">
        <w:rPr>
          <w:spacing w:val="-6"/>
        </w:rPr>
        <w:t>Leo.</w:t>
      </w:r>
      <w:r w:rsidRPr="00B21BDF">
        <w:rPr>
          <w:spacing w:val="1"/>
        </w:rPr>
        <w:t xml:space="preserve"> </w:t>
      </w:r>
      <w:r w:rsidRPr="00B21BDF">
        <w:rPr>
          <w:spacing w:val="-6"/>
        </w:rPr>
        <w:t>2001.</w:t>
      </w:r>
      <w:r w:rsidRPr="00B21BDF">
        <w:rPr>
          <w:spacing w:val="1"/>
        </w:rPr>
        <w:t xml:space="preserve"> </w:t>
      </w:r>
      <w:r w:rsidRPr="00B21BDF">
        <w:rPr>
          <w:i/>
          <w:spacing w:val="-6"/>
        </w:rPr>
        <w:t>Random</w:t>
      </w:r>
      <w:r w:rsidRPr="00B21BDF">
        <w:rPr>
          <w:i/>
          <w:spacing w:val="1"/>
        </w:rPr>
        <w:t xml:space="preserve"> </w:t>
      </w:r>
      <w:r w:rsidRPr="00B21BDF">
        <w:rPr>
          <w:i/>
          <w:spacing w:val="-6"/>
        </w:rPr>
        <w:t>Forests</w:t>
      </w:r>
      <w:r w:rsidRPr="00B21BDF">
        <w:rPr>
          <w:spacing w:val="-6"/>
        </w:rPr>
        <w:t>.</w:t>
      </w:r>
      <w:r w:rsidRPr="00B21BDF">
        <w:rPr>
          <w:spacing w:val="2"/>
        </w:rPr>
        <w:t xml:space="preserve"> </w:t>
      </w:r>
      <w:r w:rsidRPr="00B21BDF">
        <w:rPr>
          <w:spacing w:val="-6"/>
        </w:rPr>
        <w:t>Springer.</w:t>
      </w:r>
    </w:p>
    <w:p w14:paraId="3F7074D2" w14:textId="77777777" w:rsidR="00D05FC9" w:rsidRDefault="00510033">
      <w:pPr>
        <w:pStyle w:val="Ttulo1"/>
        <w:tabs>
          <w:tab w:val="left" w:pos="8414"/>
        </w:tabs>
        <w:spacing w:before="100"/>
      </w:pPr>
      <w:r w:rsidRPr="00B21BDF">
        <w:t>Budimir</w:t>
      </w:r>
      <w:r w:rsidRPr="00B21BDF">
        <w:rPr>
          <w:spacing w:val="2"/>
        </w:rPr>
        <w:t xml:space="preserve"> </w:t>
      </w:r>
      <w:r w:rsidRPr="00B21BDF">
        <w:t>MEA,</w:t>
      </w:r>
      <w:r w:rsidRPr="00B21BDF">
        <w:rPr>
          <w:spacing w:val="1"/>
        </w:rPr>
        <w:t xml:space="preserve"> </w:t>
      </w:r>
      <w:r w:rsidRPr="00B21BDF">
        <w:t>PM</w:t>
      </w:r>
      <w:r w:rsidRPr="00B21BDF">
        <w:rPr>
          <w:spacing w:val="2"/>
        </w:rPr>
        <w:t xml:space="preserve"> </w:t>
      </w:r>
      <w:r w:rsidRPr="00B21BDF">
        <w:t>Atkinson,</w:t>
      </w:r>
      <w:r w:rsidRPr="00B21BDF">
        <w:rPr>
          <w:spacing w:val="1"/>
        </w:rPr>
        <w:t xml:space="preserve"> </w:t>
      </w:r>
      <w:r w:rsidRPr="00B21BDF">
        <w:t>HG</w:t>
      </w:r>
      <w:r w:rsidRPr="00B21BDF">
        <w:rPr>
          <w:spacing w:val="2"/>
        </w:rPr>
        <w:t xml:space="preserve"> </w:t>
      </w:r>
      <w:r w:rsidRPr="00B21BDF">
        <w:t>Lewis</w:t>
      </w:r>
      <w:r w:rsidRPr="00B21BDF">
        <w:rPr>
          <w:spacing w:val="2"/>
        </w:rPr>
        <w:t xml:space="preserve">. </w:t>
      </w:r>
      <w:r w:rsidRPr="00B21BDF">
        <w:t>2015.</w:t>
      </w:r>
      <w:r w:rsidRPr="00B21BDF">
        <w:rPr>
          <w:spacing w:val="2"/>
        </w:rPr>
        <w:t xml:space="preserve"> </w:t>
      </w:r>
      <w:r w:rsidRPr="00B21BDF">
        <w:t>“A</w:t>
      </w:r>
      <w:r w:rsidRPr="00B21BDF">
        <w:rPr>
          <w:spacing w:val="2"/>
        </w:rPr>
        <w:t xml:space="preserve"> </w:t>
      </w:r>
      <w:r w:rsidRPr="00B21BDF">
        <w:t>systematic</w:t>
      </w:r>
      <w:r w:rsidRPr="00B21BDF">
        <w:rPr>
          <w:spacing w:val="2"/>
        </w:rPr>
        <w:t xml:space="preserve"> </w:t>
      </w:r>
      <w:r w:rsidRPr="00B21BDF">
        <w:t>review</w:t>
      </w:r>
      <w:r w:rsidRPr="00B21BDF">
        <w:rPr>
          <w:spacing w:val="2"/>
        </w:rPr>
        <w:t xml:space="preserve"> </w:t>
      </w:r>
      <w:r w:rsidRPr="00B21BDF">
        <w:t>of</w:t>
      </w:r>
      <w:r w:rsidRPr="00B21BDF">
        <w:rPr>
          <w:spacing w:val="1"/>
        </w:rPr>
        <w:t xml:space="preserve"> </w:t>
      </w:r>
      <w:r w:rsidRPr="00B21BDF">
        <w:t>landslide</w:t>
      </w:r>
      <w:r w:rsidRPr="00B21BDF">
        <w:rPr>
          <w:spacing w:val="2"/>
        </w:rPr>
        <w:t xml:space="preserve"> </w:t>
      </w:r>
      <w:r w:rsidRPr="00B21BDF">
        <w:rPr>
          <w:spacing w:val="-2"/>
        </w:rPr>
        <w:t>probability</w:t>
      </w:r>
      <w:bookmarkStart w:id="1014" w:name="_bookmark22"/>
      <w:bookmarkEnd w:id="1014"/>
      <w:r w:rsidRPr="00B21BDF">
        <w:rPr>
          <w:spacing w:val="-2"/>
        </w:rPr>
        <w:t xml:space="preserve"> </w:t>
      </w:r>
      <w:r w:rsidRPr="00B21BDF">
        <w:t>mapping</w:t>
      </w:r>
      <w:r w:rsidRPr="00B21BDF">
        <w:rPr>
          <w:spacing w:val="-10"/>
        </w:rPr>
        <w:t xml:space="preserve"> </w:t>
      </w:r>
      <w:r w:rsidRPr="00B21BDF">
        <w:t>using</w:t>
      </w:r>
      <w:r w:rsidRPr="00B21BDF">
        <w:rPr>
          <w:spacing w:val="-10"/>
        </w:rPr>
        <w:t xml:space="preserve"> </w:t>
      </w:r>
      <w:r w:rsidRPr="00B21BDF">
        <w:t>logistic</w:t>
      </w:r>
      <w:r w:rsidRPr="00B21BDF">
        <w:rPr>
          <w:spacing w:val="-10"/>
        </w:rPr>
        <w:t xml:space="preserve"> </w:t>
      </w:r>
      <w:r w:rsidRPr="00B21BDF">
        <w:t>regression”.</w:t>
      </w:r>
      <w:r w:rsidRPr="00B21BDF">
        <w:rPr>
          <w:spacing w:val="-10"/>
        </w:rPr>
        <w:t xml:space="preserve"> </w:t>
      </w:r>
      <w:r w:rsidRPr="00B21BDF">
        <w:t>In:</w:t>
      </w:r>
      <w:r w:rsidRPr="00B21BDF">
        <w:rPr>
          <w:spacing w:val="-9"/>
        </w:rPr>
        <w:t xml:space="preserve"> </w:t>
      </w:r>
      <w:r w:rsidRPr="00B21BDF">
        <w:rPr>
          <w:i/>
        </w:rPr>
        <w:t>Landslides</w:t>
      </w:r>
      <w:r w:rsidRPr="00B21BDF">
        <w:rPr>
          <w:i/>
          <w:spacing w:val="-6"/>
        </w:rPr>
        <w:t xml:space="preserve"> </w:t>
      </w:r>
      <w:r w:rsidRPr="00B21BDF">
        <w:t>12,</w:t>
      </w:r>
      <w:r w:rsidRPr="00B21BDF">
        <w:rPr>
          <w:spacing w:val="-10"/>
        </w:rPr>
        <w:t xml:space="preserve"> </w:t>
      </w:r>
      <w:r w:rsidRPr="00B21BDF">
        <w:t>pp.</w:t>
      </w:r>
      <w:r w:rsidRPr="00B21BDF">
        <w:rPr>
          <w:spacing w:val="-10"/>
        </w:rPr>
        <w:t xml:space="preserve"> </w:t>
      </w:r>
      <w:r w:rsidRPr="00B21BDF">
        <w:rPr>
          <w:spacing w:val="-2"/>
        </w:rPr>
        <w:t>419–436.</w:t>
      </w:r>
    </w:p>
    <w:p w14:paraId="583E7CCC" w14:textId="77777777" w:rsidR="00D05FC9" w:rsidRDefault="00510033">
      <w:pPr>
        <w:pStyle w:val="Ttulo1"/>
        <w:tabs>
          <w:tab w:val="left" w:pos="8414"/>
        </w:tabs>
        <w:spacing w:before="100"/>
      </w:pPr>
      <w:r w:rsidRPr="00B21BDF">
        <w:t>Corominas</w:t>
      </w:r>
      <w:r w:rsidRPr="00B21BDF">
        <w:rPr>
          <w:spacing w:val="-6"/>
        </w:rPr>
        <w:t xml:space="preserve"> </w:t>
      </w:r>
      <w:r w:rsidRPr="00B21BDF">
        <w:t>Jordi</w:t>
      </w:r>
      <w:r w:rsidRPr="00B21BDF">
        <w:rPr>
          <w:spacing w:val="-5"/>
        </w:rPr>
        <w:t xml:space="preserve">. </w:t>
      </w:r>
      <w:r w:rsidRPr="00B21BDF">
        <w:t>2014.</w:t>
      </w:r>
      <w:r w:rsidRPr="00B21BDF">
        <w:rPr>
          <w:spacing w:val="-5"/>
        </w:rPr>
        <w:t xml:space="preserve"> </w:t>
      </w:r>
      <w:r w:rsidRPr="00B21BDF">
        <w:t>“Recommendations</w:t>
      </w:r>
      <w:r w:rsidRPr="00B21BDF">
        <w:rPr>
          <w:spacing w:val="-5"/>
        </w:rPr>
        <w:t xml:space="preserve"> </w:t>
      </w:r>
      <w:r w:rsidRPr="00B21BDF">
        <w:t>for</w:t>
      </w:r>
      <w:r w:rsidRPr="00B21BDF">
        <w:rPr>
          <w:spacing w:val="-6"/>
        </w:rPr>
        <w:t xml:space="preserve"> </w:t>
      </w:r>
      <w:r w:rsidRPr="00B21BDF">
        <w:t>the</w:t>
      </w:r>
      <w:r w:rsidRPr="00B21BDF">
        <w:rPr>
          <w:spacing w:val="-5"/>
        </w:rPr>
        <w:t xml:space="preserve"> </w:t>
      </w:r>
      <w:r w:rsidRPr="00B21BDF">
        <w:t>quantitative</w:t>
      </w:r>
      <w:r w:rsidRPr="00B21BDF">
        <w:rPr>
          <w:spacing w:val="-5"/>
        </w:rPr>
        <w:t xml:space="preserve"> </w:t>
      </w:r>
      <w:r w:rsidRPr="00B21BDF">
        <w:t>analysis</w:t>
      </w:r>
      <w:r w:rsidRPr="00B21BDF">
        <w:rPr>
          <w:spacing w:val="-6"/>
        </w:rPr>
        <w:t xml:space="preserve"> </w:t>
      </w:r>
      <w:r w:rsidRPr="00B21BDF">
        <w:t>of</w:t>
      </w:r>
      <w:r w:rsidRPr="00B21BDF">
        <w:rPr>
          <w:spacing w:val="-5"/>
        </w:rPr>
        <w:t xml:space="preserve"> </w:t>
      </w:r>
      <w:r w:rsidRPr="00B21BDF">
        <w:t>landslide</w:t>
      </w:r>
      <w:r w:rsidRPr="00B21BDF">
        <w:rPr>
          <w:spacing w:val="-5"/>
        </w:rPr>
        <w:t xml:space="preserve"> </w:t>
      </w:r>
      <w:r w:rsidRPr="00B21BDF">
        <w:t>risk”.</w:t>
      </w:r>
      <w:r w:rsidRPr="00B21BDF">
        <w:rPr>
          <w:spacing w:val="-6"/>
        </w:rPr>
        <w:t xml:space="preserve"> </w:t>
      </w:r>
      <w:r w:rsidRPr="00CC34F8">
        <w:rPr>
          <w:spacing w:val="-5"/>
        </w:rPr>
        <w:t>In:</w:t>
      </w:r>
      <w:bookmarkStart w:id="1015" w:name="_bookmark23"/>
      <w:bookmarkEnd w:id="1015"/>
      <w:r w:rsidRPr="00CC34F8">
        <w:rPr>
          <w:spacing w:val="-5"/>
        </w:rPr>
        <w:t xml:space="preserve"> </w:t>
      </w:r>
      <w:r w:rsidRPr="00CC34F8">
        <w:rPr>
          <w:i/>
          <w:spacing w:val="-2"/>
        </w:rPr>
        <w:t>Bulletin</w:t>
      </w:r>
      <w:r w:rsidRPr="00CC34F8">
        <w:rPr>
          <w:i/>
          <w:spacing w:val="-6"/>
        </w:rPr>
        <w:t xml:space="preserve"> </w:t>
      </w:r>
      <w:r w:rsidRPr="00CC34F8">
        <w:rPr>
          <w:i/>
          <w:spacing w:val="-2"/>
        </w:rPr>
        <w:t>of</w:t>
      </w:r>
      <w:r w:rsidRPr="00CC34F8">
        <w:rPr>
          <w:i/>
          <w:spacing w:val="-5"/>
        </w:rPr>
        <w:t xml:space="preserve"> </w:t>
      </w:r>
      <w:r w:rsidRPr="00CC34F8">
        <w:rPr>
          <w:i/>
          <w:spacing w:val="-2"/>
        </w:rPr>
        <w:t>engineering</w:t>
      </w:r>
      <w:r w:rsidRPr="00CC34F8">
        <w:rPr>
          <w:i/>
          <w:spacing w:val="-5"/>
        </w:rPr>
        <w:t xml:space="preserve"> </w:t>
      </w:r>
      <w:r w:rsidRPr="00CC34F8">
        <w:rPr>
          <w:i/>
          <w:spacing w:val="-2"/>
        </w:rPr>
        <w:t>geology</w:t>
      </w:r>
      <w:r w:rsidRPr="00CC34F8">
        <w:rPr>
          <w:i/>
          <w:spacing w:val="-5"/>
        </w:rPr>
        <w:t xml:space="preserve"> </w:t>
      </w:r>
      <w:r w:rsidRPr="00CC34F8">
        <w:rPr>
          <w:i/>
          <w:spacing w:val="-2"/>
        </w:rPr>
        <w:t>and</w:t>
      </w:r>
      <w:r w:rsidRPr="00CC34F8">
        <w:rPr>
          <w:i/>
          <w:spacing w:val="-5"/>
        </w:rPr>
        <w:t xml:space="preserve"> </w:t>
      </w:r>
      <w:r w:rsidRPr="00CC34F8">
        <w:rPr>
          <w:i/>
          <w:spacing w:val="-2"/>
        </w:rPr>
        <w:t>the</w:t>
      </w:r>
      <w:r w:rsidRPr="00CC34F8">
        <w:rPr>
          <w:i/>
          <w:spacing w:val="-5"/>
        </w:rPr>
        <w:t xml:space="preserve"> </w:t>
      </w:r>
      <w:r w:rsidRPr="00CC34F8">
        <w:rPr>
          <w:i/>
          <w:spacing w:val="-2"/>
        </w:rPr>
        <w:t>environment</w:t>
      </w:r>
      <w:r w:rsidRPr="00CC34F8">
        <w:rPr>
          <w:i/>
          <w:spacing w:val="6"/>
        </w:rPr>
        <w:t xml:space="preserve"> </w:t>
      </w:r>
      <w:r w:rsidRPr="00CC34F8">
        <w:rPr>
          <w:spacing w:val="-2"/>
        </w:rPr>
        <w:t>73,</w:t>
      </w:r>
      <w:r w:rsidRPr="00CC34F8">
        <w:rPr>
          <w:spacing w:val="-5"/>
        </w:rPr>
        <w:t xml:space="preserve"> </w:t>
      </w:r>
      <w:r w:rsidRPr="00CC34F8">
        <w:rPr>
          <w:spacing w:val="-2"/>
        </w:rPr>
        <w:t>pp.</w:t>
      </w:r>
      <w:r w:rsidRPr="00CC34F8">
        <w:rPr>
          <w:spacing w:val="-5"/>
        </w:rPr>
        <w:t xml:space="preserve"> </w:t>
      </w:r>
      <w:r w:rsidRPr="00CC34F8">
        <w:rPr>
          <w:spacing w:val="-2"/>
        </w:rPr>
        <w:t>209–263.</w:t>
      </w:r>
    </w:p>
    <w:p w14:paraId="70467626" w14:textId="77777777" w:rsidR="00D05FC9" w:rsidRDefault="00510033">
      <w:pPr>
        <w:pStyle w:val="Ttulo1"/>
        <w:tabs>
          <w:tab w:val="left" w:pos="8414"/>
        </w:tabs>
        <w:spacing w:before="100"/>
      </w:pPr>
      <w:bookmarkStart w:id="1016" w:name="_bookmark24"/>
      <w:bookmarkEnd w:id="1016"/>
      <w:r w:rsidRPr="00CC34F8">
        <w:rPr>
          <w:spacing w:val="-2"/>
        </w:rPr>
        <w:t>Cressie Noel.</w:t>
      </w:r>
      <w:r w:rsidRPr="00CC34F8">
        <w:rPr>
          <w:spacing w:val="-6"/>
        </w:rPr>
        <w:t xml:space="preserve"> </w:t>
      </w:r>
      <w:r w:rsidRPr="00CC34F8">
        <w:rPr>
          <w:spacing w:val="-2"/>
        </w:rPr>
        <w:t>2015.</w:t>
      </w:r>
      <w:r w:rsidRPr="00CC34F8">
        <w:rPr>
          <w:spacing w:val="-7"/>
        </w:rPr>
        <w:t xml:space="preserve"> </w:t>
      </w:r>
      <w:r>
        <w:rPr>
          <w:i/>
          <w:spacing w:val="-2"/>
          <w:lang w:val="es-CO"/>
        </w:rPr>
        <w:t>Statistics</w:t>
      </w:r>
      <w:r>
        <w:rPr>
          <w:i/>
          <w:spacing w:val="-6"/>
          <w:lang w:val="es-CO"/>
        </w:rPr>
        <w:t xml:space="preserve"> </w:t>
      </w:r>
      <w:r>
        <w:rPr>
          <w:i/>
          <w:spacing w:val="-2"/>
          <w:lang w:val="es-CO"/>
        </w:rPr>
        <w:t>for</w:t>
      </w:r>
      <w:r>
        <w:rPr>
          <w:i/>
          <w:spacing w:val="-6"/>
          <w:lang w:val="es-CO"/>
        </w:rPr>
        <w:t xml:space="preserve"> </w:t>
      </w:r>
      <w:r>
        <w:rPr>
          <w:i/>
          <w:spacing w:val="-2"/>
          <w:lang w:val="es-CO"/>
        </w:rPr>
        <w:t>spatial</w:t>
      </w:r>
      <w:r>
        <w:rPr>
          <w:i/>
          <w:spacing w:val="-6"/>
          <w:lang w:val="es-CO"/>
        </w:rPr>
        <w:t xml:space="preserve"> </w:t>
      </w:r>
      <w:r>
        <w:rPr>
          <w:i/>
          <w:spacing w:val="-2"/>
          <w:lang w:val="es-CO"/>
        </w:rPr>
        <w:t>data</w:t>
      </w:r>
      <w:r>
        <w:rPr>
          <w:spacing w:val="-2"/>
          <w:lang w:val="es-CO"/>
        </w:rPr>
        <w:t>.</w:t>
      </w:r>
      <w:r>
        <w:rPr>
          <w:spacing w:val="-6"/>
          <w:lang w:val="es-CO"/>
        </w:rPr>
        <w:t xml:space="preserve"> </w:t>
      </w:r>
      <w:r w:rsidRPr="00CC34F8">
        <w:rPr>
          <w:spacing w:val="-2"/>
        </w:rPr>
        <w:t>John</w:t>
      </w:r>
      <w:r w:rsidRPr="00CC34F8">
        <w:rPr>
          <w:spacing w:val="-6"/>
        </w:rPr>
        <w:t xml:space="preserve"> </w:t>
      </w:r>
      <w:r w:rsidRPr="00CC34F8">
        <w:rPr>
          <w:spacing w:val="-2"/>
        </w:rPr>
        <w:t>Wiley</w:t>
      </w:r>
      <w:r w:rsidRPr="00CC34F8">
        <w:rPr>
          <w:spacing w:val="-6"/>
        </w:rPr>
        <w:t xml:space="preserve"> </w:t>
      </w:r>
      <w:r w:rsidRPr="00CC34F8">
        <w:rPr>
          <w:spacing w:val="-2"/>
        </w:rPr>
        <w:t>&amp;</w:t>
      </w:r>
      <w:r w:rsidRPr="00CC34F8">
        <w:rPr>
          <w:spacing w:val="-6"/>
        </w:rPr>
        <w:t xml:space="preserve"> </w:t>
      </w:r>
      <w:r w:rsidRPr="00CC34F8">
        <w:rPr>
          <w:spacing w:val="-2"/>
        </w:rPr>
        <w:t>Sons.</w:t>
      </w:r>
    </w:p>
    <w:p w14:paraId="5A2F7A0D" w14:textId="77777777" w:rsidR="00D05FC9" w:rsidRDefault="00510033">
      <w:pPr>
        <w:pStyle w:val="Ttulo1"/>
        <w:tabs>
          <w:tab w:val="left" w:pos="8414"/>
        </w:tabs>
        <w:spacing w:before="100"/>
      </w:pPr>
      <w:r w:rsidRPr="00CC34F8">
        <w:t>Erener,</w:t>
      </w:r>
      <w:r w:rsidRPr="00CC34F8">
        <w:rPr>
          <w:spacing w:val="-9"/>
        </w:rPr>
        <w:t xml:space="preserve"> </w:t>
      </w:r>
      <w:r w:rsidRPr="00CC34F8">
        <w:t>ARZU</w:t>
      </w:r>
      <w:r w:rsidRPr="00CC34F8">
        <w:rPr>
          <w:spacing w:val="-9"/>
        </w:rPr>
        <w:t xml:space="preserve"> </w:t>
      </w:r>
      <w:r w:rsidRPr="00CC34F8">
        <w:t>and</w:t>
      </w:r>
      <w:r w:rsidRPr="00CC34F8">
        <w:rPr>
          <w:spacing w:val="-9"/>
        </w:rPr>
        <w:t xml:space="preserve"> </w:t>
      </w:r>
      <w:r w:rsidRPr="00CC34F8">
        <w:t>HSB</w:t>
      </w:r>
      <w:r w:rsidRPr="00CC34F8">
        <w:rPr>
          <w:spacing w:val="-9"/>
        </w:rPr>
        <w:t xml:space="preserve"> </w:t>
      </w:r>
      <w:r w:rsidRPr="00CC34F8">
        <w:t>Düzgün</w:t>
      </w:r>
      <w:r w:rsidRPr="00CC34F8">
        <w:rPr>
          <w:spacing w:val="-9"/>
        </w:rPr>
        <w:t xml:space="preserve">. </w:t>
      </w:r>
      <w:r w:rsidRPr="00B21BDF">
        <w:t>2012.</w:t>
      </w:r>
      <w:r w:rsidRPr="00B21BDF">
        <w:rPr>
          <w:spacing w:val="-9"/>
        </w:rPr>
        <w:t xml:space="preserve"> </w:t>
      </w:r>
      <w:r w:rsidRPr="00B21BDF">
        <w:t>“Landslide</w:t>
      </w:r>
      <w:r w:rsidRPr="00B21BDF">
        <w:rPr>
          <w:spacing w:val="-9"/>
        </w:rPr>
        <w:t xml:space="preserve"> </w:t>
      </w:r>
      <w:r w:rsidRPr="00B21BDF">
        <w:t>susceptibility</w:t>
      </w:r>
      <w:r w:rsidRPr="00B21BDF">
        <w:rPr>
          <w:spacing w:val="-9"/>
        </w:rPr>
        <w:t xml:space="preserve"> </w:t>
      </w:r>
      <w:r w:rsidRPr="00B21BDF">
        <w:t>assessment:</w:t>
      </w:r>
      <w:r w:rsidRPr="00B21BDF">
        <w:rPr>
          <w:spacing w:val="-9"/>
        </w:rPr>
        <w:t xml:space="preserve"> </w:t>
      </w:r>
      <w:r w:rsidRPr="00B21BDF">
        <w:t>what</w:t>
      </w:r>
      <w:r w:rsidRPr="00B21BDF">
        <w:rPr>
          <w:spacing w:val="-9"/>
        </w:rPr>
        <w:t xml:space="preserve"> </w:t>
      </w:r>
      <w:r w:rsidRPr="00B21BDF">
        <w:t>are</w:t>
      </w:r>
      <w:r w:rsidRPr="00B21BDF">
        <w:rPr>
          <w:spacing w:val="-9"/>
        </w:rPr>
        <w:t xml:space="preserve"> </w:t>
      </w:r>
      <w:r w:rsidRPr="00B21BDF">
        <w:t>the</w:t>
      </w:r>
      <w:r w:rsidRPr="00B21BDF">
        <w:rPr>
          <w:spacing w:val="-9"/>
        </w:rPr>
        <w:t xml:space="preserve"> </w:t>
      </w:r>
      <w:r w:rsidRPr="00B21BDF">
        <w:t>effects</w:t>
      </w:r>
      <w:r w:rsidRPr="00B21BDF">
        <w:rPr>
          <w:spacing w:val="-9"/>
        </w:rPr>
        <w:t xml:space="preserve"> </w:t>
      </w:r>
      <w:r w:rsidRPr="00B21BDF">
        <w:rPr>
          <w:spacing w:val="-5"/>
        </w:rPr>
        <w:t>of</w:t>
      </w:r>
      <w:bookmarkStart w:id="1017" w:name="_bookmark25"/>
      <w:bookmarkEnd w:id="1017"/>
      <w:r w:rsidRPr="00B21BDF">
        <w:rPr>
          <w:spacing w:val="-5"/>
        </w:rPr>
        <w:t xml:space="preserve"> </w:t>
      </w:r>
      <w:r w:rsidRPr="00B21BDF">
        <w:t>mapping</w:t>
      </w:r>
      <w:r w:rsidRPr="00B21BDF">
        <w:rPr>
          <w:spacing w:val="-9"/>
        </w:rPr>
        <w:t xml:space="preserve"> </w:t>
      </w:r>
      <w:r w:rsidRPr="00B21BDF">
        <w:t>unit</w:t>
      </w:r>
      <w:r w:rsidRPr="00B21BDF">
        <w:rPr>
          <w:spacing w:val="-8"/>
        </w:rPr>
        <w:t xml:space="preserve"> </w:t>
      </w:r>
      <w:r w:rsidRPr="00B21BDF">
        <w:t>and</w:t>
      </w:r>
      <w:r w:rsidRPr="00B21BDF">
        <w:rPr>
          <w:spacing w:val="-8"/>
        </w:rPr>
        <w:t xml:space="preserve"> </w:t>
      </w:r>
      <w:r w:rsidRPr="00B21BDF">
        <w:t>mapping</w:t>
      </w:r>
      <w:r w:rsidRPr="00B21BDF">
        <w:rPr>
          <w:spacing w:val="-8"/>
        </w:rPr>
        <w:t xml:space="preserve"> </w:t>
      </w:r>
      <w:r w:rsidRPr="00B21BDF">
        <w:t>method?”</w:t>
      </w:r>
      <w:r w:rsidRPr="00B21BDF">
        <w:rPr>
          <w:spacing w:val="-8"/>
        </w:rPr>
        <w:t xml:space="preserve"> </w:t>
      </w:r>
      <w:r w:rsidRPr="00CC34F8">
        <w:t>In:</w:t>
      </w:r>
      <w:r w:rsidRPr="00CC34F8">
        <w:rPr>
          <w:spacing w:val="-9"/>
        </w:rPr>
        <w:t xml:space="preserve"> </w:t>
      </w:r>
      <w:r w:rsidRPr="00CC34F8">
        <w:rPr>
          <w:i/>
        </w:rPr>
        <w:t>Environmental</w:t>
      </w:r>
      <w:r w:rsidRPr="00CC34F8">
        <w:rPr>
          <w:i/>
          <w:spacing w:val="-8"/>
        </w:rPr>
        <w:t xml:space="preserve"> </w:t>
      </w:r>
      <w:r w:rsidRPr="00CC34F8">
        <w:rPr>
          <w:i/>
        </w:rPr>
        <w:t>Earth</w:t>
      </w:r>
      <w:r w:rsidRPr="00CC34F8">
        <w:rPr>
          <w:i/>
          <w:spacing w:val="-8"/>
        </w:rPr>
        <w:t xml:space="preserve"> </w:t>
      </w:r>
      <w:r w:rsidRPr="00CC34F8">
        <w:rPr>
          <w:i/>
        </w:rPr>
        <w:t>Sciences</w:t>
      </w:r>
      <w:r w:rsidRPr="00CC34F8">
        <w:rPr>
          <w:i/>
          <w:spacing w:val="-4"/>
        </w:rPr>
        <w:t xml:space="preserve"> </w:t>
      </w:r>
      <w:r w:rsidRPr="00CC34F8">
        <w:t>66,</w:t>
      </w:r>
      <w:r w:rsidRPr="00CC34F8">
        <w:rPr>
          <w:spacing w:val="-8"/>
        </w:rPr>
        <w:t xml:space="preserve"> </w:t>
      </w:r>
      <w:r w:rsidRPr="00CC34F8">
        <w:t>pp.</w:t>
      </w:r>
      <w:r w:rsidRPr="00CC34F8">
        <w:rPr>
          <w:spacing w:val="-8"/>
        </w:rPr>
        <w:t xml:space="preserve"> </w:t>
      </w:r>
      <w:r w:rsidRPr="00CC34F8">
        <w:rPr>
          <w:spacing w:val="-2"/>
        </w:rPr>
        <w:t>859–877.</w:t>
      </w:r>
    </w:p>
    <w:p w14:paraId="6A6A3470" w14:textId="77777777" w:rsidR="00D05FC9" w:rsidRPr="00B21BDF" w:rsidRDefault="00510033">
      <w:pPr>
        <w:pStyle w:val="Ttulo1"/>
        <w:tabs>
          <w:tab w:val="left" w:pos="8414"/>
        </w:tabs>
        <w:spacing w:before="100"/>
        <w:rPr>
          <w:spacing w:val="-2"/>
        </w:rPr>
      </w:pPr>
      <w:r w:rsidRPr="00CC34F8">
        <w:rPr>
          <w:color w:val="000000"/>
          <w:spacing w:val="-2"/>
        </w:rPr>
        <w:t>Erener A., Düzgün H. S. B. 2010. Improvement of statistical landslide susceptibility mapping by using spatial and global regression methods in the case of More and Romsdal (Norway). </w:t>
      </w:r>
      <w:r w:rsidRPr="00B21BDF">
        <w:rPr>
          <w:color w:val="000000"/>
          <w:spacing w:val="-2"/>
        </w:rPr>
        <w:t>Landslides, 7, 55-68.</w:t>
      </w:r>
    </w:p>
    <w:p w14:paraId="076AA63A" w14:textId="77777777" w:rsidR="00D05FC9" w:rsidRDefault="00510033">
      <w:pPr>
        <w:pStyle w:val="Ttulo1"/>
        <w:tabs>
          <w:tab w:val="left" w:pos="8414"/>
        </w:tabs>
        <w:spacing w:before="100"/>
      </w:pPr>
      <w:r w:rsidRPr="00B21BDF">
        <w:t>Ermini</w:t>
      </w:r>
      <w:r w:rsidRPr="00B21BDF">
        <w:rPr>
          <w:spacing w:val="3"/>
        </w:rPr>
        <w:t xml:space="preserve"> </w:t>
      </w:r>
      <w:r w:rsidRPr="00B21BDF">
        <w:t>Leonardo,</w:t>
      </w:r>
      <w:r w:rsidRPr="00B21BDF">
        <w:rPr>
          <w:spacing w:val="3"/>
        </w:rPr>
        <w:t xml:space="preserve"> </w:t>
      </w:r>
      <w:r w:rsidRPr="00B21BDF">
        <w:t>Filippo</w:t>
      </w:r>
      <w:r w:rsidRPr="00B21BDF">
        <w:rPr>
          <w:spacing w:val="3"/>
        </w:rPr>
        <w:t xml:space="preserve"> </w:t>
      </w:r>
      <w:r w:rsidRPr="00B21BDF">
        <w:t>Catani,</w:t>
      </w:r>
      <w:r w:rsidRPr="00B21BDF">
        <w:rPr>
          <w:spacing w:val="3"/>
        </w:rPr>
        <w:t xml:space="preserve"> </w:t>
      </w:r>
      <w:r w:rsidRPr="00B21BDF">
        <w:t>Nicola</w:t>
      </w:r>
      <w:r w:rsidRPr="00B21BDF">
        <w:rPr>
          <w:spacing w:val="3"/>
        </w:rPr>
        <w:t xml:space="preserve"> </w:t>
      </w:r>
      <w:r w:rsidRPr="00B21BDF">
        <w:t>Casagli</w:t>
      </w:r>
      <w:r w:rsidRPr="00B21BDF">
        <w:rPr>
          <w:spacing w:val="3"/>
        </w:rPr>
        <w:t xml:space="preserve">. </w:t>
      </w:r>
      <w:r w:rsidRPr="00B21BDF">
        <w:t>2005.</w:t>
      </w:r>
      <w:r w:rsidRPr="00B21BDF">
        <w:rPr>
          <w:spacing w:val="3"/>
        </w:rPr>
        <w:t xml:space="preserve"> </w:t>
      </w:r>
      <w:r w:rsidRPr="00B21BDF">
        <w:t>“Artificial</w:t>
      </w:r>
      <w:r w:rsidRPr="00B21BDF">
        <w:rPr>
          <w:spacing w:val="4"/>
        </w:rPr>
        <w:t xml:space="preserve"> </w:t>
      </w:r>
      <w:r w:rsidRPr="00B21BDF">
        <w:t>neural</w:t>
      </w:r>
      <w:r w:rsidRPr="00B21BDF">
        <w:rPr>
          <w:spacing w:val="3"/>
        </w:rPr>
        <w:t xml:space="preserve"> </w:t>
      </w:r>
      <w:r w:rsidRPr="00B21BDF">
        <w:t>networks</w:t>
      </w:r>
      <w:r w:rsidRPr="00B21BDF">
        <w:rPr>
          <w:spacing w:val="3"/>
        </w:rPr>
        <w:t xml:space="preserve"> </w:t>
      </w:r>
      <w:r w:rsidRPr="00B21BDF">
        <w:t>applied</w:t>
      </w:r>
      <w:r w:rsidRPr="00B21BDF">
        <w:rPr>
          <w:spacing w:val="3"/>
        </w:rPr>
        <w:t xml:space="preserve"> </w:t>
      </w:r>
      <w:r w:rsidRPr="00B21BDF">
        <w:rPr>
          <w:spacing w:val="-5"/>
        </w:rPr>
        <w:t>to</w:t>
      </w:r>
      <w:bookmarkStart w:id="1018" w:name="_bookmark26"/>
      <w:bookmarkEnd w:id="1018"/>
      <w:r w:rsidRPr="00B21BDF">
        <w:rPr>
          <w:spacing w:val="-5"/>
        </w:rPr>
        <w:t xml:space="preserve"> </w:t>
      </w:r>
      <w:r w:rsidRPr="00B21BDF">
        <w:rPr>
          <w:spacing w:val="-2"/>
        </w:rPr>
        <w:t>landslide</w:t>
      </w:r>
      <w:r w:rsidRPr="00B21BDF">
        <w:t xml:space="preserve"> </w:t>
      </w:r>
      <w:r w:rsidRPr="00B21BDF">
        <w:rPr>
          <w:spacing w:val="-2"/>
        </w:rPr>
        <w:t>susceptibility</w:t>
      </w:r>
      <w:r w:rsidRPr="00B21BDF">
        <w:t xml:space="preserve"> </w:t>
      </w:r>
      <w:r w:rsidRPr="00B21BDF">
        <w:rPr>
          <w:spacing w:val="-2"/>
        </w:rPr>
        <w:t>assessment”.</w:t>
      </w:r>
      <w:r w:rsidRPr="00B21BDF">
        <w:t xml:space="preserve"> </w:t>
      </w:r>
      <w:r w:rsidRPr="00B21BDF">
        <w:rPr>
          <w:spacing w:val="-2"/>
        </w:rPr>
        <w:t>In:</w:t>
      </w:r>
      <w:r w:rsidRPr="00B21BDF">
        <w:t xml:space="preserve"> </w:t>
      </w:r>
      <w:r w:rsidRPr="00B21BDF">
        <w:rPr>
          <w:i/>
          <w:spacing w:val="-2"/>
        </w:rPr>
        <w:t>geomorphology</w:t>
      </w:r>
      <w:r w:rsidRPr="00B21BDF">
        <w:rPr>
          <w:i/>
          <w:spacing w:val="11"/>
        </w:rPr>
        <w:t xml:space="preserve"> </w:t>
      </w:r>
      <w:r w:rsidRPr="00B21BDF">
        <w:rPr>
          <w:spacing w:val="-2"/>
        </w:rPr>
        <w:t>66.1-4,</w:t>
      </w:r>
      <w:r w:rsidRPr="00B21BDF">
        <w:t xml:space="preserve"> </w:t>
      </w:r>
      <w:r w:rsidRPr="00B21BDF">
        <w:rPr>
          <w:spacing w:val="-2"/>
        </w:rPr>
        <w:t>pp.</w:t>
      </w:r>
      <w:r w:rsidRPr="00B21BDF">
        <w:t xml:space="preserve"> </w:t>
      </w:r>
      <w:r w:rsidRPr="00B21BDF">
        <w:rPr>
          <w:spacing w:val="-2"/>
        </w:rPr>
        <w:t>327–343.</w:t>
      </w:r>
    </w:p>
    <w:p w14:paraId="2177A403" w14:textId="77777777" w:rsidR="00D05FC9" w:rsidRDefault="00510033">
      <w:pPr>
        <w:pStyle w:val="Ttulo1"/>
        <w:tabs>
          <w:tab w:val="left" w:pos="8414"/>
        </w:tabs>
        <w:spacing w:before="100"/>
      </w:pPr>
      <w:r w:rsidRPr="00B21BDF">
        <w:t>Fell</w:t>
      </w:r>
      <w:r w:rsidRPr="00B21BDF">
        <w:rPr>
          <w:spacing w:val="-5"/>
        </w:rPr>
        <w:t xml:space="preserve"> </w:t>
      </w:r>
      <w:r w:rsidRPr="00B21BDF">
        <w:t>Robin</w:t>
      </w:r>
      <w:r w:rsidRPr="00B21BDF">
        <w:rPr>
          <w:spacing w:val="-4"/>
        </w:rPr>
        <w:t xml:space="preserve">. </w:t>
      </w:r>
      <w:r w:rsidRPr="00B21BDF">
        <w:t>2008.</w:t>
      </w:r>
      <w:r w:rsidRPr="00B21BDF">
        <w:rPr>
          <w:spacing w:val="-4"/>
        </w:rPr>
        <w:t xml:space="preserve"> </w:t>
      </w:r>
      <w:r w:rsidRPr="00B21BDF">
        <w:t>“Guidelines</w:t>
      </w:r>
      <w:r w:rsidRPr="00B21BDF">
        <w:rPr>
          <w:spacing w:val="-5"/>
        </w:rPr>
        <w:t xml:space="preserve"> </w:t>
      </w:r>
      <w:r w:rsidRPr="00B21BDF">
        <w:t>for</w:t>
      </w:r>
      <w:r w:rsidRPr="00B21BDF">
        <w:rPr>
          <w:spacing w:val="-4"/>
        </w:rPr>
        <w:t xml:space="preserve"> </w:t>
      </w:r>
      <w:r w:rsidRPr="00B21BDF">
        <w:t>landslide</w:t>
      </w:r>
      <w:r w:rsidRPr="00B21BDF">
        <w:rPr>
          <w:spacing w:val="-5"/>
        </w:rPr>
        <w:t xml:space="preserve"> </w:t>
      </w:r>
      <w:r w:rsidRPr="00B21BDF">
        <w:t>susceptibility,</w:t>
      </w:r>
      <w:r w:rsidRPr="00B21BDF">
        <w:rPr>
          <w:spacing w:val="-4"/>
        </w:rPr>
        <w:t xml:space="preserve"> </w:t>
      </w:r>
      <w:r w:rsidRPr="00B21BDF">
        <w:t>hazard</w:t>
      </w:r>
      <w:r w:rsidRPr="00B21BDF">
        <w:rPr>
          <w:spacing w:val="-4"/>
        </w:rPr>
        <w:t xml:space="preserve"> </w:t>
      </w:r>
      <w:r w:rsidRPr="00B21BDF">
        <w:t>and</w:t>
      </w:r>
      <w:r w:rsidRPr="00B21BDF">
        <w:rPr>
          <w:spacing w:val="-5"/>
        </w:rPr>
        <w:t xml:space="preserve"> </w:t>
      </w:r>
      <w:r w:rsidRPr="00B21BDF">
        <w:t>risk</w:t>
      </w:r>
      <w:r w:rsidRPr="00B21BDF">
        <w:rPr>
          <w:spacing w:val="-4"/>
        </w:rPr>
        <w:t xml:space="preserve"> </w:t>
      </w:r>
      <w:r w:rsidRPr="00B21BDF">
        <w:t>zoning</w:t>
      </w:r>
      <w:r w:rsidRPr="00B21BDF">
        <w:rPr>
          <w:spacing w:val="-5"/>
        </w:rPr>
        <w:t xml:space="preserve"> </w:t>
      </w:r>
      <w:r w:rsidRPr="00B21BDF">
        <w:t>for</w:t>
      </w:r>
      <w:r w:rsidRPr="00B21BDF">
        <w:rPr>
          <w:spacing w:val="-4"/>
        </w:rPr>
        <w:t xml:space="preserve"> </w:t>
      </w:r>
      <w:r w:rsidRPr="00B21BDF">
        <w:t>land</w:t>
      </w:r>
      <w:r w:rsidRPr="00B21BDF">
        <w:rPr>
          <w:spacing w:val="-4"/>
        </w:rPr>
        <w:t xml:space="preserve"> </w:t>
      </w:r>
      <w:r w:rsidRPr="00B21BDF">
        <w:rPr>
          <w:spacing w:val="-5"/>
        </w:rPr>
        <w:t xml:space="preserve">use </w:t>
      </w:r>
      <w:r w:rsidRPr="00B21BDF">
        <w:rPr>
          <w:spacing w:val="-2"/>
        </w:rPr>
        <w:t>planning”.</w:t>
      </w:r>
      <w:r w:rsidRPr="00B21BDF">
        <w:rPr>
          <w:spacing w:val="-11"/>
        </w:rPr>
        <w:t xml:space="preserve"> </w:t>
      </w:r>
      <w:r w:rsidRPr="00CC34F8">
        <w:rPr>
          <w:spacing w:val="-2"/>
        </w:rPr>
        <w:t>In:</w:t>
      </w:r>
      <w:r w:rsidRPr="00CC34F8">
        <w:rPr>
          <w:spacing w:val="-10"/>
        </w:rPr>
        <w:t xml:space="preserve"> </w:t>
      </w:r>
      <w:r w:rsidRPr="00CC34F8">
        <w:rPr>
          <w:i/>
          <w:spacing w:val="-2"/>
        </w:rPr>
        <w:t>Engineering</w:t>
      </w:r>
      <w:r w:rsidRPr="00CC34F8">
        <w:rPr>
          <w:i/>
          <w:spacing w:val="-11"/>
        </w:rPr>
        <w:t xml:space="preserve"> </w:t>
      </w:r>
      <w:r w:rsidRPr="00CC34F8">
        <w:rPr>
          <w:i/>
          <w:spacing w:val="-2"/>
        </w:rPr>
        <w:t>geology</w:t>
      </w:r>
      <w:r w:rsidRPr="00CC34F8">
        <w:rPr>
          <w:i/>
          <w:spacing w:val="-9"/>
        </w:rPr>
        <w:t xml:space="preserve"> </w:t>
      </w:r>
      <w:r w:rsidRPr="00CC34F8">
        <w:rPr>
          <w:spacing w:val="-2"/>
        </w:rPr>
        <w:t>102.3-4,</w:t>
      </w:r>
      <w:r w:rsidRPr="00CC34F8">
        <w:rPr>
          <w:spacing w:val="-10"/>
        </w:rPr>
        <w:t xml:space="preserve"> </w:t>
      </w:r>
      <w:r w:rsidRPr="00CC34F8">
        <w:rPr>
          <w:spacing w:val="-2"/>
        </w:rPr>
        <w:t>pp.</w:t>
      </w:r>
      <w:r w:rsidRPr="00CC34F8">
        <w:rPr>
          <w:spacing w:val="-11"/>
        </w:rPr>
        <w:t xml:space="preserve"> </w:t>
      </w:r>
      <w:r w:rsidRPr="00CC34F8">
        <w:rPr>
          <w:spacing w:val="-2"/>
        </w:rPr>
        <w:t>85–98.</w:t>
      </w:r>
    </w:p>
    <w:p w14:paraId="05DBCFA0" w14:textId="77777777" w:rsidR="00D05FC9" w:rsidRDefault="00510033">
      <w:pPr>
        <w:pStyle w:val="Ttulo1"/>
        <w:tabs>
          <w:tab w:val="left" w:pos="8414"/>
        </w:tabs>
        <w:spacing w:before="100"/>
      </w:pPr>
      <w:bookmarkStart w:id="1019" w:name="_bookmark27"/>
      <w:bookmarkEnd w:id="1019"/>
      <w:r w:rsidRPr="00CC34F8">
        <w:t>Fotheringham</w:t>
      </w:r>
      <w:r w:rsidRPr="00CC34F8">
        <w:rPr>
          <w:spacing w:val="4"/>
        </w:rPr>
        <w:t xml:space="preserve"> </w:t>
      </w:r>
      <w:r w:rsidRPr="00CC34F8">
        <w:t>A</w:t>
      </w:r>
      <w:r w:rsidRPr="00CC34F8">
        <w:rPr>
          <w:spacing w:val="5"/>
        </w:rPr>
        <w:t xml:space="preserve"> </w:t>
      </w:r>
      <w:r w:rsidRPr="00CC34F8">
        <w:t>Stewart,</w:t>
      </w:r>
      <w:r w:rsidRPr="00CC34F8">
        <w:rPr>
          <w:spacing w:val="5"/>
        </w:rPr>
        <w:t xml:space="preserve"> </w:t>
      </w:r>
      <w:r w:rsidRPr="00CC34F8">
        <w:t>Chris</w:t>
      </w:r>
      <w:r w:rsidRPr="00CC34F8">
        <w:rPr>
          <w:spacing w:val="5"/>
        </w:rPr>
        <w:t xml:space="preserve"> </w:t>
      </w:r>
      <w:r w:rsidRPr="00CC34F8">
        <w:t>Brunsdon,</w:t>
      </w:r>
      <w:r w:rsidRPr="00CC34F8">
        <w:rPr>
          <w:spacing w:val="5"/>
        </w:rPr>
        <w:t xml:space="preserve"> </w:t>
      </w:r>
      <w:r w:rsidRPr="00CC34F8">
        <w:t>ME</w:t>
      </w:r>
      <w:r w:rsidRPr="00CC34F8">
        <w:rPr>
          <w:spacing w:val="5"/>
        </w:rPr>
        <w:t xml:space="preserve"> </w:t>
      </w:r>
      <w:r w:rsidRPr="00CC34F8">
        <w:t>Charlton</w:t>
      </w:r>
      <w:r w:rsidRPr="00CC34F8">
        <w:rPr>
          <w:spacing w:val="5"/>
        </w:rPr>
        <w:t xml:space="preserve">. </w:t>
      </w:r>
      <w:r>
        <w:rPr>
          <w:lang w:val="es-CO"/>
        </w:rPr>
        <w:t>2009.</w:t>
      </w:r>
      <w:r>
        <w:rPr>
          <w:spacing w:val="5"/>
          <w:lang w:val="es-CO"/>
        </w:rPr>
        <w:t xml:space="preserve"> </w:t>
      </w:r>
      <w:r>
        <w:rPr>
          <w:lang w:val="es-CO"/>
        </w:rPr>
        <w:t>“Geographically</w:t>
      </w:r>
      <w:r>
        <w:rPr>
          <w:spacing w:val="5"/>
          <w:lang w:val="es-CO"/>
        </w:rPr>
        <w:t xml:space="preserve"> </w:t>
      </w:r>
      <w:r>
        <w:rPr>
          <w:lang w:val="es-CO"/>
        </w:rPr>
        <w:t>weighted</w:t>
      </w:r>
      <w:r>
        <w:rPr>
          <w:spacing w:val="5"/>
          <w:lang w:val="es-CO"/>
        </w:rPr>
        <w:t xml:space="preserve"> </w:t>
      </w:r>
      <w:r>
        <w:rPr>
          <w:spacing w:val="-5"/>
          <w:lang w:val="es-CO"/>
        </w:rPr>
        <w:t>re</w:t>
      </w:r>
      <w:bookmarkStart w:id="1020" w:name="_bookmark28"/>
      <w:bookmarkEnd w:id="1020"/>
      <w:r>
        <w:rPr>
          <w:spacing w:val="-2"/>
          <w:lang w:val="es-CO"/>
        </w:rPr>
        <w:t>gression”.</w:t>
      </w:r>
      <w:r>
        <w:rPr>
          <w:spacing w:val="-4"/>
          <w:lang w:val="es-CO"/>
        </w:rPr>
        <w:t xml:space="preserve"> </w:t>
      </w:r>
      <w:r w:rsidRPr="00CC34F8">
        <w:rPr>
          <w:spacing w:val="-2"/>
        </w:rPr>
        <w:t>In:</w:t>
      </w:r>
      <w:r w:rsidRPr="00CC34F8">
        <w:rPr>
          <w:spacing w:val="-4"/>
        </w:rPr>
        <w:t xml:space="preserve"> </w:t>
      </w:r>
      <w:r w:rsidRPr="00CC34F8">
        <w:rPr>
          <w:i/>
          <w:spacing w:val="-2"/>
        </w:rPr>
        <w:t>The</w:t>
      </w:r>
      <w:r w:rsidRPr="00CC34F8">
        <w:rPr>
          <w:i/>
          <w:spacing w:val="-4"/>
        </w:rPr>
        <w:t xml:space="preserve"> </w:t>
      </w:r>
      <w:r w:rsidRPr="00CC34F8">
        <w:rPr>
          <w:i/>
          <w:spacing w:val="-2"/>
        </w:rPr>
        <w:t>Sage</w:t>
      </w:r>
      <w:r w:rsidRPr="00CC34F8">
        <w:rPr>
          <w:i/>
          <w:spacing w:val="-4"/>
        </w:rPr>
        <w:t xml:space="preserve"> </w:t>
      </w:r>
      <w:r w:rsidRPr="00CC34F8">
        <w:rPr>
          <w:i/>
          <w:spacing w:val="-2"/>
        </w:rPr>
        <w:t>handbook</w:t>
      </w:r>
      <w:r w:rsidRPr="00CC34F8">
        <w:rPr>
          <w:i/>
          <w:spacing w:val="-3"/>
        </w:rPr>
        <w:t xml:space="preserve"> </w:t>
      </w:r>
      <w:r w:rsidRPr="00CC34F8">
        <w:rPr>
          <w:i/>
          <w:spacing w:val="-2"/>
        </w:rPr>
        <w:t>of</w:t>
      </w:r>
      <w:r w:rsidRPr="00CC34F8">
        <w:rPr>
          <w:i/>
          <w:spacing w:val="-4"/>
        </w:rPr>
        <w:t xml:space="preserve"> </w:t>
      </w:r>
      <w:r w:rsidRPr="00CC34F8">
        <w:rPr>
          <w:i/>
          <w:spacing w:val="-2"/>
        </w:rPr>
        <w:t>spatial</w:t>
      </w:r>
      <w:r w:rsidRPr="00CC34F8">
        <w:rPr>
          <w:i/>
          <w:spacing w:val="-4"/>
        </w:rPr>
        <w:t xml:space="preserve"> </w:t>
      </w:r>
      <w:r w:rsidRPr="00CC34F8">
        <w:rPr>
          <w:i/>
          <w:spacing w:val="-2"/>
        </w:rPr>
        <w:t>analysis</w:t>
      </w:r>
      <w:r w:rsidRPr="00CC34F8">
        <w:rPr>
          <w:i/>
          <w:spacing w:val="1"/>
        </w:rPr>
        <w:t xml:space="preserve"> </w:t>
      </w:r>
      <w:r w:rsidRPr="00CC34F8">
        <w:rPr>
          <w:spacing w:val="-2"/>
        </w:rPr>
        <w:t>1,</w:t>
      </w:r>
      <w:r w:rsidRPr="00CC34F8">
        <w:rPr>
          <w:spacing w:val="-4"/>
        </w:rPr>
        <w:t xml:space="preserve"> </w:t>
      </w:r>
      <w:r w:rsidRPr="00CC34F8">
        <w:rPr>
          <w:spacing w:val="-2"/>
        </w:rPr>
        <w:t>pp.</w:t>
      </w:r>
      <w:r w:rsidRPr="00CC34F8">
        <w:rPr>
          <w:spacing w:val="-3"/>
        </w:rPr>
        <w:t xml:space="preserve"> </w:t>
      </w:r>
      <w:r w:rsidRPr="00CC34F8">
        <w:rPr>
          <w:spacing w:val="-2"/>
        </w:rPr>
        <w:t>243–254.</w:t>
      </w:r>
    </w:p>
    <w:p w14:paraId="5CB8DA01" w14:textId="77777777" w:rsidR="00D05FC9" w:rsidRDefault="00510033">
      <w:pPr>
        <w:pStyle w:val="Ttulo1"/>
        <w:tabs>
          <w:tab w:val="left" w:pos="8414"/>
        </w:tabs>
        <w:spacing w:before="100"/>
      </w:pPr>
      <w:bookmarkStart w:id="1021" w:name="_bookmark29"/>
      <w:bookmarkEnd w:id="1021"/>
      <w:r w:rsidRPr="00CC34F8">
        <w:rPr>
          <w:spacing w:val="-4"/>
        </w:rPr>
        <w:t>Fox</w:t>
      </w:r>
      <w:r w:rsidRPr="00CC34F8">
        <w:rPr>
          <w:spacing w:val="-1"/>
        </w:rPr>
        <w:t xml:space="preserve"> </w:t>
      </w:r>
      <w:r w:rsidRPr="00CC34F8">
        <w:rPr>
          <w:spacing w:val="-4"/>
        </w:rPr>
        <w:t>John</w:t>
      </w:r>
      <w:r w:rsidRPr="00CC34F8">
        <w:rPr>
          <w:spacing w:val="-1"/>
        </w:rPr>
        <w:t xml:space="preserve">. </w:t>
      </w:r>
      <w:r w:rsidRPr="00CC34F8">
        <w:rPr>
          <w:spacing w:val="-4"/>
        </w:rPr>
        <w:t>2015.</w:t>
      </w:r>
      <w:r w:rsidRPr="00CC34F8">
        <w:rPr>
          <w:spacing w:val="-1"/>
        </w:rPr>
        <w:t xml:space="preserve"> </w:t>
      </w:r>
      <w:r w:rsidRPr="00B21BDF">
        <w:rPr>
          <w:i/>
          <w:spacing w:val="-4"/>
        </w:rPr>
        <w:t>Applied</w:t>
      </w:r>
      <w:r w:rsidRPr="00B21BDF">
        <w:rPr>
          <w:i/>
          <w:spacing w:val="-1"/>
        </w:rPr>
        <w:t xml:space="preserve"> </w:t>
      </w:r>
      <w:r w:rsidRPr="00B21BDF">
        <w:rPr>
          <w:i/>
          <w:spacing w:val="-4"/>
        </w:rPr>
        <w:t>regression</w:t>
      </w:r>
      <w:r w:rsidRPr="00B21BDF">
        <w:rPr>
          <w:i/>
          <w:spacing w:val="-1"/>
        </w:rPr>
        <w:t xml:space="preserve"> </w:t>
      </w:r>
      <w:r w:rsidRPr="00B21BDF">
        <w:rPr>
          <w:i/>
          <w:spacing w:val="-4"/>
        </w:rPr>
        <w:t>analysis</w:t>
      </w:r>
      <w:r w:rsidRPr="00B21BDF">
        <w:rPr>
          <w:i/>
        </w:rPr>
        <w:t xml:space="preserve"> </w:t>
      </w:r>
      <w:r w:rsidRPr="00B21BDF">
        <w:rPr>
          <w:i/>
          <w:spacing w:val="-4"/>
        </w:rPr>
        <w:t>and</w:t>
      </w:r>
      <w:r w:rsidRPr="00B21BDF">
        <w:rPr>
          <w:i/>
          <w:spacing w:val="-1"/>
        </w:rPr>
        <w:t xml:space="preserve"> </w:t>
      </w:r>
      <w:r w:rsidRPr="00B21BDF">
        <w:rPr>
          <w:i/>
          <w:spacing w:val="-4"/>
        </w:rPr>
        <w:t>generalized</w:t>
      </w:r>
      <w:r w:rsidRPr="00B21BDF">
        <w:rPr>
          <w:i/>
          <w:spacing w:val="-1"/>
        </w:rPr>
        <w:t xml:space="preserve"> </w:t>
      </w:r>
      <w:r w:rsidRPr="00B21BDF">
        <w:rPr>
          <w:i/>
          <w:spacing w:val="-4"/>
        </w:rPr>
        <w:t>linear</w:t>
      </w:r>
      <w:r w:rsidRPr="00B21BDF">
        <w:rPr>
          <w:i/>
          <w:spacing w:val="-1"/>
        </w:rPr>
        <w:t xml:space="preserve"> </w:t>
      </w:r>
      <w:r w:rsidRPr="00B21BDF">
        <w:rPr>
          <w:i/>
          <w:spacing w:val="-4"/>
        </w:rPr>
        <w:t>models</w:t>
      </w:r>
      <w:r w:rsidRPr="00B21BDF">
        <w:rPr>
          <w:spacing w:val="-4"/>
        </w:rPr>
        <w:t>.</w:t>
      </w:r>
      <w:r w:rsidRPr="00B21BDF">
        <w:rPr>
          <w:spacing w:val="-1"/>
        </w:rPr>
        <w:t xml:space="preserve"> </w:t>
      </w:r>
      <w:r w:rsidRPr="00B21BDF">
        <w:rPr>
          <w:spacing w:val="-4"/>
        </w:rPr>
        <w:t>Sage</w:t>
      </w:r>
      <w:r w:rsidRPr="00B21BDF">
        <w:t xml:space="preserve"> </w:t>
      </w:r>
      <w:r w:rsidRPr="00B21BDF">
        <w:rPr>
          <w:spacing w:val="-4"/>
        </w:rPr>
        <w:t>publications.</w:t>
      </w:r>
    </w:p>
    <w:p w14:paraId="3A905100" w14:textId="77777777" w:rsidR="00D05FC9" w:rsidRDefault="00510033">
      <w:pPr>
        <w:pStyle w:val="Ttulo1"/>
        <w:tabs>
          <w:tab w:val="left" w:pos="8414"/>
        </w:tabs>
        <w:spacing w:before="100"/>
      </w:pPr>
      <w:r w:rsidRPr="00B21BDF">
        <w:t>Funk,</w:t>
      </w:r>
      <w:r w:rsidRPr="00B21BDF">
        <w:rPr>
          <w:spacing w:val="8"/>
        </w:rPr>
        <w:t xml:space="preserve"> </w:t>
      </w:r>
      <w:r w:rsidRPr="00B21BDF">
        <w:t>Chris,</w:t>
      </w:r>
      <w:r w:rsidRPr="00B21BDF">
        <w:rPr>
          <w:spacing w:val="7"/>
        </w:rPr>
        <w:t xml:space="preserve"> </w:t>
      </w:r>
      <w:r w:rsidRPr="00B21BDF">
        <w:t>Pamela</w:t>
      </w:r>
      <w:r w:rsidRPr="00B21BDF">
        <w:rPr>
          <w:spacing w:val="9"/>
        </w:rPr>
        <w:t xml:space="preserve"> </w:t>
      </w:r>
      <w:r w:rsidRPr="00B21BDF">
        <w:t>Peterson,</w:t>
      </w:r>
      <w:r w:rsidRPr="00B21BDF">
        <w:rPr>
          <w:spacing w:val="8"/>
        </w:rPr>
        <w:t xml:space="preserve"> </w:t>
      </w:r>
      <w:r w:rsidRPr="00B21BDF">
        <w:t>Martin</w:t>
      </w:r>
      <w:r w:rsidRPr="00B21BDF">
        <w:rPr>
          <w:spacing w:val="8"/>
        </w:rPr>
        <w:t xml:space="preserve"> </w:t>
      </w:r>
      <w:r w:rsidRPr="00B21BDF">
        <w:t>Landsfeld</w:t>
      </w:r>
      <w:r w:rsidRPr="00B21BDF">
        <w:rPr>
          <w:spacing w:val="7"/>
        </w:rPr>
        <w:t xml:space="preserve">. </w:t>
      </w:r>
      <w:r w:rsidRPr="00B21BDF">
        <w:t>2015.</w:t>
      </w:r>
      <w:r w:rsidRPr="00B21BDF">
        <w:rPr>
          <w:spacing w:val="9"/>
        </w:rPr>
        <w:t xml:space="preserve"> </w:t>
      </w:r>
      <w:r w:rsidRPr="00B21BDF">
        <w:t>“The</w:t>
      </w:r>
      <w:r w:rsidRPr="00B21BDF">
        <w:rPr>
          <w:spacing w:val="8"/>
        </w:rPr>
        <w:t xml:space="preserve"> </w:t>
      </w:r>
      <w:r w:rsidRPr="00B21BDF">
        <w:t>Climate</w:t>
      </w:r>
      <w:r w:rsidRPr="00B21BDF">
        <w:rPr>
          <w:spacing w:val="8"/>
        </w:rPr>
        <w:t xml:space="preserve"> </w:t>
      </w:r>
      <w:r w:rsidRPr="00B21BDF">
        <w:t>Hazard</w:t>
      </w:r>
      <w:r w:rsidRPr="00B21BDF">
        <w:rPr>
          <w:spacing w:val="8"/>
        </w:rPr>
        <w:t xml:space="preserve"> </w:t>
      </w:r>
      <w:r w:rsidRPr="00B21BDF">
        <w:t>Group</w:t>
      </w:r>
      <w:r w:rsidRPr="00B21BDF">
        <w:rPr>
          <w:spacing w:val="7"/>
        </w:rPr>
        <w:t xml:space="preserve"> </w:t>
      </w:r>
      <w:r w:rsidRPr="00B21BDF">
        <w:rPr>
          <w:spacing w:val="-2"/>
        </w:rPr>
        <w:t>InfraRed Precipitation with</w:t>
      </w:r>
      <w:r w:rsidRPr="00B21BDF">
        <w:rPr>
          <w:spacing w:val="-1"/>
        </w:rPr>
        <w:t xml:space="preserve"> </w:t>
      </w:r>
      <w:r w:rsidRPr="00B21BDF">
        <w:rPr>
          <w:spacing w:val="-2"/>
        </w:rPr>
        <w:t>Station</w:t>
      </w:r>
      <w:r w:rsidRPr="00B21BDF">
        <w:rPr>
          <w:spacing w:val="-1"/>
        </w:rPr>
        <w:t xml:space="preserve"> </w:t>
      </w:r>
      <w:r w:rsidRPr="00B21BDF">
        <w:rPr>
          <w:spacing w:val="-2"/>
        </w:rPr>
        <w:t>Data (CHIRPS)”.</w:t>
      </w:r>
      <w:r w:rsidRPr="00B21BDF">
        <w:rPr>
          <w:spacing w:val="-1"/>
        </w:rPr>
        <w:t xml:space="preserve"> </w:t>
      </w:r>
      <w:r w:rsidRPr="00CC34F8">
        <w:rPr>
          <w:spacing w:val="-2"/>
        </w:rPr>
        <w:t>In:</w:t>
      </w:r>
      <w:r w:rsidRPr="00CC34F8">
        <w:rPr>
          <w:spacing w:val="-1"/>
        </w:rPr>
        <w:t xml:space="preserve"> </w:t>
      </w:r>
      <w:r w:rsidRPr="00CC34F8">
        <w:rPr>
          <w:i/>
          <w:spacing w:val="-2"/>
        </w:rPr>
        <w:t>Bulletin</w:t>
      </w:r>
      <w:r w:rsidRPr="00CC34F8">
        <w:rPr>
          <w:i/>
          <w:spacing w:val="-1"/>
        </w:rPr>
        <w:t xml:space="preserve"> </w:t>
      </w:r>
      <w:r w:rsidRPr="00CC34F8">
        <w:rPr>
          <w:i/>
          <w:spacing w:val="-2"/>
        </w:rPr>
        <w:t>of the</w:t>
      </w:r>
      <w:r w:rsidRPr="00CC34F8">
        <w:rPr>
          <w:i/>
          <w:spacing w:val="-1"/>
        </w:rPr>
        <w:t xml:space="preserve"> </w:t>
      </w:r>
      <w:r w:rsidRPr="00CC34F8">
        <w:rPr>
          <w:i/>
          <w:spacing w:val="-2"/>
        </w:rPr>
        <w:t>American</w:t>
      </w:r>
      <w:r w:rsidRPr="00CC34F8">
        <w:rPr>
          <w:i/>
          <w:spacing w:val="-1"/>
        </w:rPr>
        <w:t xml:space="preserve"> </w:t>
      </w:r>
      <w:r w:rsidRPr="00CC34F8">
        <w:rPr>
          <w:i/>
          <w:spacing w:val="-2"/>
        </w:rPr>
        <w:t>Meteorological</w:t>
      </w:r>
      <w:r w:rsidRPr="00CC34F8">
        <w:rPr>
          <w:i/>
          <w:spacing w:val="-1"/>
        </w:rPr>
        <w:t xml:space="preserve"> </w:t>
      </w:r>
      <w:r w:rsidRPr="00CC34F8">
        <w:rPr>
          <w:i/>
          <w:spacing w:val="-2"/>
        </w:rPr>
        <w:t>Society</w:t>
      </w:r>
      <w:r w:rsidRPr="00CC34F8">
        <w:rPr>
          <w:i/>
          <w:spacing w:val="8"/>
        </w:rPr>
        <w:t xml:space="preserve"> </w:t>
      </w:r>
      <w:r w:rsidRPr="00CC34F8">
        <w:rPr>
          <w:spacing w:val="-5"/>
        </w:rPr>
        <w:t>96,</w:t>
      </w:r>
      <w:bookmarkStart w:id="1022" w:name="_bookmark30"/>
      <w:bookmarkEnd w:id="1022"/>
      <w:r w:rsidRPr="00CC34F8">
        <w:rPr>
          <w:spacing w:val="-5"/>
        </w:rPr>
        <w:t xml:space="preserve"> </w:t>
      </w:r>
      <w:r w:rsidRPr="00CC34F8">
        <w:t>pp.</w:t>
      </w:r>
      <w:r w:rsidRPr="00CC34F8">
        <w:rPr>
          <w:spacing w:val="-4"/>
        </w:rPr>
        <w:t xml:space="preserve"> </w:t>
      </w:r>
      <w:r w:rsidRPr="00CC34F8">
        <w:rPr>
          <w:spacing w:val="-2"/>
        </w:rPr>
        <w:t>1401–1419.</w:t>
      </w:r>
    </w:p>
    <w:p w14:paraId="4D803169" w14:textId="77777777" w:rsidR="00D05FC9" w:rsidRPr="00B21BDF" w:rsidRDefault="00510033">
      <w:pPr>
        <w:pStyle w:val="Ttulo1"/>
        <w:tabs>
          <w:tab w:val="left" w:pos="8414"/>
        </w:tabs>
        <w:spacing w:before="100"/>
      </w:pPr>
      <w:r w:rsidRPr="00CC34F8">
        <w:rPr>
          <w:color w:val="000000"/>
        </w:rPr>
        <w:t>Goetz J. N., Brenning A., Petschko H., Leopold, P. 2015. Evaluating machine learning and statistical prediction techniques for landslide susceptibility modeling. </w:t>
      </w:r>
      <w:r w:rsidRPr="00B21BDF">
        <w:rPr>
          <w:color w:val="000000"/>
        </w:rPr>
        <w:t>Computers &amp; geosciences, 81, 1-11.</w:t>
      </w:r>
    </w:p>
    <w:p w14:paraId="49F45CC4" w14:textId="77777777" w:rsidR="00D05FC9" w:rsidRDefault="00510033">
      <w:pPr>
        <w:pStyle w:val="Ttulo1"/>
        <w:tabs>
          <w:tab w:val="left" w:pos="8414"/>
        </w:tabs>
        <w:spacing w:before="100"/>
      </w:pPr>
      <w:r w:rsidRPr="00B21BDF">
        <w:t>Huang</w:t>
      </w:r>
      <w:r w:rsidRPr="00B21BDF">
        <w:rPr>
          <w:spacing w:val="22"/>
        </w:rPr>
        <w:t xml:space="preserve"> </w:t>
      </w:r>
      <w:r w:rsidRPr="00B21BDF">
        <w:t>Faming.</w:t>
      </w:r>
      <w:r w:rsidRPr="00B21BDF">
        <w:rPr>
          <w:spacing w:val="22"/>
        </w:rPr>
        <w:t xml:space="preserve"> </w:t>
      </w:r>
      <w:r w:rsidRPr="00B21BDF">
        <w:t>2020.</w:t>
      </w:r>
      <w:r w:rsidRPr="00B21BDF">
        <w:rPr>
          <w:spacing w:val="23"/>
        </w:rPr>
        <w:t xml:space="preserve"> </w:t>
      </w:r>
      <w:r w:rsidRPr="00B21BDF">
        <w:t>“Comparisons</w:t>
      </w:r>
      <w:r w:rsidRPr="00B21BDF">
        <w:rPr>
          <w:spacing w:val="22"/>
        </w:rPr>
        <w:t xml:space="preserve"> </w:t>
      </w:r>
      <w:r w:rsidRPr="00B21BDF">
        <w:t>of</w:t>
      </w:r>
      <w:r w:rsidRPr="00B21BDF">
        <w:rPr>
          <w:spacing w:val="23"/>
        </w:rPr>
        <w:t xml:space="preserve"> </w:t>
      </w:r>
      <w:r w:rsidRPr="00B21BDF">
        <w:t>heuristic,</w:t>
      </w:r>
      <w:r w:rsidRPr="00B21BDF">
        <w:rPr>
          <w:spacing w:val="22"/>
        </w:rPr>
        <w:t xml:space="preserve"> </w:t>
      </w:r>
      <w:r w:rsidRPr="00B21BDF">
        <w:t>general</w:t>
      </w:r>
      <w:r w:rsidRPr="00B21BDF">
        <w:rPr>
          <w:spacing w:val="23"/>
        </w:rPr>
        <w:t xml:space="preserve"> </w:t>
      </w:r>
      <w:r w:rsidRPr="00B21BDF">
        <w:t>statistical</w:t>
      </w:r>
      <w:r w:rsidRPr="00B21BDF">
        <w:rPr>
          <w:spacing w:val="22"/>
        </w:rPr>
        <w:t xml:space="preserve"> </w:t>
      </w:r>
      <w:r w:rsidRPr="00B21BDF">
        <w:t>and</w:t>
      </w:r>
      <w:r w:rsidRPr="00B21BDF">
        <w:rPr>
          <w:spacing w:val="23"/>
        </w:rPr>
        <w:t xml:space="preserve"> </w:t>
      </w:r>
      <w:r w:rsidRPr="00B21BDF">
        <w:t>machine</w:t>
      </w:r>
      <w:r w:rsidRPr="00B21BDF">
        <w:rPr>
          <w:spacing w:val="22"/>
        </w:rPr>
        <w:t xml:space="preserve"> </w:t>
      </w:r>
      <w:r w:rsidRPr="00B21BDF">
        <w:rPr>
          <w:spacing w:val="-2"/>
        </w:rPr>
        <w:t>learning</w:t>
      </w:r>
      <w:bookmarkStart w:id="1023" w:name="_bookmark31"/>
      <w:bookmarkEnd w:id="1023"/>
      <w:r w:rsidRPr="00B21BDF">
        <w:rPr>
          <w:spacing w:val="-2"/>
        </w:rPr>
        <w:t xml:space="preserve"> </w:t>
      </w:r>
      <w:r w:rsidRPr="00B21BDF">
        <w:t>models</w:t>
      </w:r>
      <w:r w:rsidRPr="00B21BDF">
        <w:rPr>
          <w:spacing w:val="-5"/>
        </w:rPr>
        <w:t xml:space="preserve"> </w:t>
      </w:r>
      <w:r w:rsidRPr="00B21BDF">
        <w:t>for</w:t>
      </w:r>
      <w:r w:rsidRPr="00B21BDF">
        <w:rPr>
          <w:spacing w:val="-4"/>
        </w:rPr>
        <w:t xml:space="preserve"> </w:t>
      </w:r>
      <w:r w:rsidRPr="00B21BDF">
        <w:t>landslide</w:t>
      </w:r>
      <w:r w:rsidRPr="00B21BDF">
        <w:rPr>
          <w:spacing w:val="-5"/>
        </w:rPr>
        <w:t xml:space="preserve"> </w:t>
      </w:r>
      <w:r w:rsidRPr="00B21BDF">
        <w:t>susceptibility</w:t>
      </w:r>
      <w:r w:rsidRPr="00B21BDF">
        <w:rPr>
          <w:spacing w:val="-4"/>
        </w:rPr>
        <w:t xml:space="preserve"> </w:t>
      </w:r>
      <w:r w:rsidRPr="00B21BDF">
        <w:t>prediction</w:t>
      </w:r>
      <w:r w:rsidRPr="00B21BDF">
        <w:rPr>
          <w:spacing w:val="-5"/>
        </w:rPr>
        <w:t xml:space="preserve"> </w:t>
      </w:r>
      <w:r w:rsidRPr="00B21BDF">
        <w:t>and</w:t>
      </w:r>
      <w:r w:rsidRPr="00B21BDF">
        <w:rPr>
          <w:spacing w:val="-4"/>
        </w:rPr>
        <w:t xml:space="preserve"> </w:t>
      </w:r>
      <w:r w:rsidRPr="00B21BDF">
        <w:t>mapping”.</w:t>
      </w:r>
      <w:r w:rsidRPr="00B21BDF">
        <w:rPr>
          <w:spacing w:val="-4"/>
        </w:rPr>
        <w:t xml:space="preserve"> </w:t>
      </w:r>
      <w:r w:rsidRPr="00B21BDF">
        <w:t>In:</w:t>
      </w:r>
      <w:r w:rsidRPr="00B21BDF">
        <w:rPr>
          <w:spacing w:val="-5"/>
        </w:rPr>
        <w:t xml:space="preserve"> </w:t>
      </w:r>
      <w:r w:rsidRPr="00B21BDF">
        <w:rPr>
          <w:i/>
        </w:rPr>
        <w:t>Catena</w:t>
      </w:r>
      <w:r w:rsidRPr="00B21BDF">
        <w:rPr>
          <w:i/>
          <w:spacing w:val="-3"/>
        </w:rPr>
        <w:t xml:space="preserve"> </w:t>
      </w:r>
      <w:r w:rsidRPr="00B21BDF">
        <w:t>191,</w:t>
      </w:r>
      <w:r w:rsidRPr="00B21BDF">
        <w:rPr>
          <w:spacing w:val="-5"/>
        </w:rPr>
        <w:t xml:space="preserve"> </w:t>
      </w:r>
      <w:r w:rsidRPr="00B21BDF">
        <w:t>p.</w:t>
      </w:r>
      <w:r w:rsidRPr="00B21BDF">
        <w:rPr>
          <w:spacing w:val="-4"/>
        </w:rPr>
        <w:t xml:space="preserve"> </w:t>
      </w:r>
      <w:r w:rsidRPr="00B21BDF">
        <w:rPr>
          <w:spacing w:val="-2"/>
        </w:rPr>
        <w:t xml:space="preserve">104580. </w:t>
      </w:r>
    </w:p>
    <w:p w14:paraId="3E9799F4" w14:textId="77777777" w:rsidR="00D05FC9" w:rsidRDefault="00510033">
      <w:pPr>
        <w:pStyle w:val="Ttulo1"/>
        <w:tabs>
          <w:tab w:val="left" w:pos="8414"/>
        </w:tabs>
        <w:spacing w:before="100"/>
      </w:pPr>
      <w:r w:rsidRPr="00B21BDF">
        <w:t>Korup</w:t>
      </w:r>
      <w:r w:rsidRPr="00B21BDF">
        <w:rPr>
          <w:spacing w:val="-1"/>
        </w:rPr>
        <w:t xml:space="preserve"> </w:t>
      </w:r>
      <w:r w:rsidRPr="00B21BDF">
        <w:t>Oliver, Amelie Stolle. 2014. “Landslide prediction from</w:t>
      </w:r>
      <w:r w:rsidRPr="00B21BDF">
        <w:rPr>
          <w:spacing w:val="-1"/>
        </w:rPr>
        <w:t xml:space="preserve"> </w:t>
      </w:r>
      <w:r w:rsidRPr="00B21BDF">
        <w:t xml:space="preserve">machine learning”. </w:t>
      </w:r>
      <w:r w:rsidRPr="00CC34F8">
        <w:t>In:</w:t>
      </w:r>
      <w:r w:rsidRPr="00CC34F8">
        <w:rPr>
          <w:spacing w:val="1"/>
        </w:rPr>
        <w:t xml:space="preserve"> </w:t>
      </w:r>
      <w:r w:rsidRPr="00CC34F8">
        <w:rPr>
          <w:i/>
          <w:spacing w:val="-2"/>
        </w:rPr>
        <w:t>Geology</w:t>
      </w:r>
      <w:bookmarkStart w:id="1024" w:name="_bookmark32"/>
      <w:bookmarkEnd w:id="1024"/>
      <w:r w:rsidRPr="00CC34F8">
        <w:rPr>
          <w:i/>
          <w:spacing w:val="-2"/>
        </w:rPr>
        <w:t xml:space="preserve"> </w:t>
      </w:r>
      <w:r w:rsidRPr="00CC34F8">
        <w:rPr>
          <w:i/>
        </w:rPr>
        <w:t>today</w:t>
      </w:r>
      <w:r w:rsidRPr="00CC34F8">
        <w:rPr>
          <w:i/>
          <w:spacing w:val="-9"/>
        </w:rPr>
        <w:t xml:space="preserve"> </w:t>
      </w:r>
      <w:r w:rsidRPr="00CC34F8">
        <w:t>30.1,</w:t>
      </w:r>
      <w:r w:rsidRPr="00CC34F8">
        <w:rPr>
          <w:spacing w:val="-13"/>
        </w:rPr>
        <w:t xml:space="preserve"> </w:t>
      </w:r>
      <w:r w:rsidRPr="00CC34F8">
        <w:t>pp.</w:t>
      </w:r>
      <w:r w:rsidRPr="00CC34F8">
        <w:rPr>
          <w:spacing w:val="-12"/>
        </w:rPr>
        <w:t xml:space="preserve"> </w:t>
      </w:r>
      <w:r w:rsidRPr="00CC34F8">
        <w:rPr>
          <w:spacing w:val="-2"/>
        </w:rPr>
        <w:t>26–33.</w:t>
      </w:r>
    </w:p>
    <w:p w14:paraId="58F9FBCF" w14:textId="77777777" w:rsidR="00D05FC9" w:rsidRDefault="00510033">
      <w:pPr>
        <w:pStyle w:val="Ttulo1"/>
        <w:tabs>
          <w:tab w:val="left" w:pos="8414"/>
        </w:tabs>
        <w:spacing w:before="100"/>
      </w:pPr>
      <w:r w:rsidRPr="00CC34F8">
        <w:rPr>
          <w:spacing w:val="-2"/>
        </w:rPr>
        <w:t>Kriegler</w:t>
      </w:r>
      <w:r w:rsidRPr="00CC34F8">
        <w:rPr>
          <w:spacing w:val="-1"/>
        </w:rPr>
        <w:t xml:space="preserve"> </w:t>
      </w:r>
      <w:r w:rsidRPr="00CC34F8">
        <w:rPr>
          <w:spacing w:val="-2"/>
        </w:rPr>
        <w:t>F.</w:t>
      </w:r>
      <w:r w:rsidRPr="00CC34F8">
        <w:t xml:space="preserve"> </w:t>
      </w:r>
      <w:r w:rsidRPr="00CC34F8">
        <w:rPr>
          <w:spacing w:val="-2"/>
        </w:rPr>
        <w:t>J.</w:t>
      </w:r>
      <w:r w:rsidRPr="00CC34F8">
        <w:t xml:space="preserve"> </w:t>
      </w:r>
      <w:r w:rsidRPr="00CC34F8">
        <w:rPr>
          <w:spacing w:val="-2"/>
        </w:rPr>
        <w:t>1969.</w:t>
      </w:r>
      <w:r w:rsidRPr="00CC34F8">
        <w:t xml:space="preserve"> </w:t>
      </w:r>
      <w:r w:rsidRPr="00CC34F8">
        <w:rPr>
          <w:spacing w:val="-2"/>
        </w:rPr>
        <w:t>“Normalized</w:t>
      </w:r>
      <w:r w:rsidRPr="00CC34F8">
        <w:rPr>
          <w:spacing w:val="-1"/>
        </w:rPr>
        <w:t xml:space="preserve"> </w:t>
      </w:r>
      <w:r w:rsidRPr="00CC34F8">
        <w:rPr>
          <w:spacing w:val="-2"/>
        </w:rPr>
        <w:t>Difference</w:t>
      </w:r>
      <w:r w:rsidRPr="00CC34F8">
        <w:t xml:space="preserve"> </w:t>
      </w:r>
      <w:r w:rsidRPr="00CC34F8">
        <w:rPr>
          <w:spacing w:val="-2"/>
        </w:rPr>
        <w:t>Vegetation</w:t>
      </w:r>
      <w:r w:rsidRPr="00CC34F8">
        <w:t xml:space="preserve"> </w:t>
      </w:r>
      <w:r w:rsidRPr="00CC34F8">
        <w:rPr>
          <w:spacing w:val="-2"/>
        </w:rPr>
        <w:t>Index</w:t>
      </w:r>
      <w:r w:rsidRPr="00CC34F8">
        <w:t xml:space="preserve"> </w:t>
      </w:r>
      <w:r w:rsidRPr="00CC34F8">
        <w:rPr>
          <w:spacing w:val="-2"/>
        </w:rPr>
        <w:t>(NDVI)”.</w:t>
      </w:r>
      <w:r w:rsidRPr="00CC34F8">
        <w:t xml:space="preserve"> </w:t>
      </w:r>
      <w:r w:rsidRPr="00CC34F8">
        <w:rPr>
          <w:spacing w:val="-2"/>
        </w:rPr>
        <w:t>In:</w:t>
      </w:r>
      <w:r w:rsidRPr="00CC34F8">
        <w:rPr>
          <w:spacing w:val="-1"/>
        </w:rPr>
        <w:t xml:space="preserve"> </w:t>
      </w:r>
      <w:r w:rsidRPr="00CC34F8">
        <w:rPr>
          <w:i/>
          <w:spacing w:val="-2"/>
        </w:rPr>
        <w:t>Journal</w:t>
      </w:r>
      <w:r w:rsidRPr="00CC34F8">
        <w:rPr>
          <w:i/>
        </w:rPr>
        <w:t xml:space="preserve"> </w:t>
      </w:r>
      <w:r w:rsidRPr="00CC34F8">
        <w:rPr>
          <w:i/>
          <w:spacing w:val="-2"/>
        </w:rPr>
        <w:t>of</w:t>
      </w:r>
      <w:r w:rsidRPr="00CC34F8">
        <w:rPr>
          <w:i/>
        </w:rPr>
        <w:t xml:space="preserve"> </w:t>
      </w:r>
      <w:r w:rsidRPr="00CC34F8">
        <w:rPr>
          <w:i/>
          <w:spacing w:val="-2"/>
        </w:rPr>
        <w:t>Forestry</w:t>
      </w:r>
      <w:r w:rsidRPr="00CC34F8">
        <w:rPr>
          <w:i/>
        </w:rPr>
        <w:t xml:space="preserve"> </w:t>
      </w:r>
      <w:r w:rsidRPr="00CC34F8">
        <w:rPr>
          <w:i/>
          <w:spacing w:val="-5"/>
        </w:rPr>
        <w:t>Re</w:t>
      </w:r>
      <w:bookmarkStart w:id="1025" w:name="_bookmark33"/>
      <w:bookmarkEnd w:id="1025"/>
      <w:r w:rsidRPr="00CC34F8">
        <w:rPr>
          <w:i/>
          <w:spacing w:val="-4"/>
        </w:rPr>
        <w:t xml:space="preserve">search </w:t>
      </w:r>
      <w:r w:rsidRPr="00CC34F8">
        <w:rPr>
          <w:spacing w:val="-4"/>
        </w:rPr>
        <w:t>5,</w:t>
      </w:r>
      <w:r w:rsidRPr="00CC34F8">
        <w:rPr>
          <w:spacing w:val="-5"/>
        </w:rPr>
        <w:t xml:space="preserve"> </w:t>
      </w:r>
      <w:r w:rsidRPr="00CC34F8">
        <w:rPr>
          <w:spacing w:val="-4"/>
        </w:rPr>
        <w:t>pp.</w:t>
      </w:r>
      <w:r w:rsidRPr="00CC34F8">
        <w:rPr>
          <w:spacing w:val="-5"/>
        </w:rPr>
        <w:t xml:space="preserve"> </w:t>
      </w:r>
      <w:r w:rsidRPr="00CC34F8">
        <w:rPr>
          <w:spacing w:val="-4"/>
        </w:rPr>
        <w:t>112–116.</w:t>
      </w:r>
    </w:p>
    <w:p w14:paraId="093E09B2" w14:textId="77777777" w:rsidR="00D05FC9" w:rsidRDefault="00510033">
      <w:pPr>
        <w:pStyle w:val="Ttulo1"/>
        <w:tabs>
          <w:tab w:val="left" w:pos="8414"/>
        </w:tabs>
        <w:spacing w:before="100"/>
      </w:pPr>
      <w:r w:rsidRPr="00CC34F8">
        <w:rPr>
          <w:spacing w:val="-2"/>
        </w:rPr>
        <w:t>Kumar</w:t>
      </w:r>
      <w:r w:rsidRPr="00CC34F8">
        <w:rPr>
          <w:spacing w:val="-3"/>
        </w:rPr>
        <w:t xml:space="preserve"> </w:t>
      </w:r>
      <w:r w:rsidRPr="00CC34F8">
        <w:rPr>
          <w:spacing w:val="-2"/>
        </w:rPr>
        <w:t>Naveen,</w:t>
      </w:r>
      <w:r w:rsidRPr="00CC34F8">
        <w:rPr>
          <w:spacing w:val="-3"/>
        </w:rPr>
        <w:t xml:space="preserve"> </w:t>
      </w:r>
      <w:r w:rsidRPr="00CC34F8">
        <w:rPr>
          <w:spacing w:val="-2"/>
        </w:rPr>
        <w:t>Christina</w:t>
      </w:r>
      <w:r w:rsidRPr="00CC34F8">
        <w:rPr>
          <w:spacing w:val="-3"/>
        </w:rPr>
        <w:t xml:space="preserve"> </w:t>
      </w:r>
      <w:r w:rsidRPr="00CC34F8">
        <w:rPr>
          <w:spacing w:val="-2"/>
        </w:rPr>
        <w:t>Mastrangelo,</w:t>
      </w:r>
      <w:r w:rsidRPr="00CC34F8">
        <w:rPr>
          <w:spacing w:val="-4"/>
        </w:rPr>
        <w:t xml:space="preserve"> </w:t>
      </w:r>
      <w:r w:rsidRPr="00CC34F8">
        <w:rPr>
          <w:spacing w:val="-2"/>
        </w:rPr>
        <w:t>and Doug</w:t>
      </w:r>
      <w:r w:rsidRPr="00CC34F8">
        <w:rPr>
          <w:spacing w:val="-3"/>
        </w:rPr>
        <w:t xml:space="preserve"> </w:t>
      </w:r>
      <w:r w:rsidRPr="00CC34F8">
        <w:rPr>
          <w:spacing w:val="-2"/>
        </w:rPr>
        <w:t>Montgomery</w:t>
      </w:r>
      <w:r w:rsidRPr="00CC34F8">
        <w:rPr>
          <w:spacing w:val="-3"/>
        </w:rPr>
        <w:t xml:space="preserve">. </w:t>
      </w:r>
      <w:r w:rsidRPr="00B21BDF">
        <w:rPr>
          <w:spacing w:val="-2"/>
        </w:rPr>
        <w:t>2011.</w:t>
      </w:r>
      <w:r w:rsidRPr="00B21BDF">
        <w:rPr>
          <w:spacing w:val="-3"/>
        </w:rPr>
        <w:t xml:space="preserve"> </w:t>
      </w:r>
      <w:r w:rsidRPr="00B21BDF">
        <w:rPr>
          <w:spacing w:val="-2"/>
        </w:rPr>
        <w:t>“Hierarchical</w:t>
      </w:r>
      <w:r w:rsidRPr="00B21BDF">
        <w:rPr>
          <w:spacing w:val="-4"/>
        </w:rPr>
        <w:t xml:space="preserve"> </w:t>
      </w:r>
      <w:r w:rsidRPr="00B21BDF">
        <w:rPr>
          <w:spacing w:val="-2"/>
        </w:rPr>
        <w:t>modeling using</w:t>
      </w:r>
      <w:bookmarkStart w:id="1026" w:name="_bookmark34"/>
      <w:bookmarkEnd w:id="1026"/>
      <w:r w:rsidRPr="00B21BDF">
        <w:rPr>
          <w:spacing w:val="-2"/>
        </w:rPr>
        <w:t xml:space="preserve"> generalized</w:t>
      </w:r>
      <w:r w:rsidRPr="00B21BDF">
        <w:rPr>
          <w:spacing w:val="-4"/>
        </w:rPr>
        <w:t xml:space="preserve"> </w:t>
      </w:r>
      <w:r w:rsidRPr="00B21BDF">
        <w:rPr>
          <w:spacing w:val="-2"/>
        </w:rPr>
        <w:t>linear</w:t>
      </w:r>
      <w:r w:rsidRPr="00B21BDF">
        <w:rPr>
          <w:spacing w:val="-4"/>
        </w:rPr>
        <w:t xml:space="preserve"> </w:t>
      </w:r>
      <w:r w:rsidRPr="00B21BDF">
        <w:rPr>
          <w:spacing w:val="-2"/>
        </w:rPr>
        <w:t>models”.</w:t>
      </w:r>
      <w:r w:rsidRPr="00B21BDF">
        <w:rPr>
          <w:spacing w:val="-4"/>
        </w:rPr>
        <w:t xml:space="preserve"> </w:t>
      </w:r>
      <w:r w:rsidRPr="00CC34F8">
        <w:rPr>
          <w:spacing w:val="-2"/>
        </w:rPr>
        <w:t>In:</w:t>
      </w:r>
      <w:r w:rsidRPr="00CC34F8">
        <w:rPr>
          <w:spacing w:val="-3"/>
        </w:rPr>
        <w:t xml:space="preserve"> </w:t>
      </w:r>
      <w:r w:rsidRPr="00CC34F8">
        <w:rPr>
          <w:i/>
          <w:spacing w:val="-2"/>
        </w:rPr>
        <w:t>Quality</w:t>
      </w:r>
      <w:r w:rsidRPr="00CC34F8">
        <w:rPr>
          <w:i/>
          <w:spacing w:val="-4"/>
        </w:rPr>
        <w:t xml:space="preserve"> </w:t>
      </w:r>
      <w:r w:rsidRPr="00CC34F8">
        <w:rPr>
          <w:i/>
          <w:spacing w:val="-2"/>
        </w:rPr>
        <w:t>and</w:t>
      </w:r>
      <w:r w:rsidRPr="00CC34F8">
        <w:rPr>
          <w:i/>
          <w:spacing w:val="-4"/>
        </w:rPr>
        <w:t xml:space="preserve"> </w:t>
      </w:r>
      <w:r w:rsidRPr="00CC34F8">
        <w:rPr>
          <w:i/>
          <w:spacing w:val="-2"/>
        </w:rPr>
        <w:t>Reliability</w:t>
      </w:r>
      <w:r w:rsidRPr="00CC34F8">
        <w:rPr>
          <w:i/>
          <w:spacing w:val="-4"/>
        </w:rPr>
        <w:t xml:space="preserve"> </w:t>
      </w:r>
      <w:r w:rsidRPr="00CC34F8">
        <w:rPr>
          <w:i/>
          <w:spacing w:val="-2"/>
        </w:rPr>
        <w:t>Engineering</w:t>
      </w:r>
      <w:r w:rsidRPr="00CC34F8">
        <w:rPr>
          <w:i/>
          <w:spacing w:val="-3"/>
        </w:rPr>
        <w:t xml:space="preserve"> </w:t>
      </w:r>
      <w:r w:rsidRPr="00CC34F8">
        <w:rPr>
          <w:i/>
          <w:spacing w:val="-2"/>
        </w:rPr>
        <w:t>International</w:t>
      </w:r>
      <w:r w:rsidRPr="00CC34F8">
        <w:rPr>
          <w:i/>
          <w:spacing w:val="5"/>
        </w:rPr>
        <w:t xml:space="preserve"> </w:t>
      </w:r>
      <w:r w:rsidRPr="00CC34F8">
        <w:rPr>
          <w:spacing w:val="-2"/>
        </w:rPr>
        <w:t>27.6,</w:t>
      </w:r>
      <w:r w:rsidRPr="00CC34F8">
        <w:rPr>
          <w:spacing w:val="-4"/>
        </w:rPr>
        <w:t xml:space="preserve"> </w:t>
      </w:r>
      <w:r w:rsidRPr="00CC34F8">
        <w:rPr>
          <w:spacing w:val="-2"/>
        </w:rPr>
        <w:t>pp.</w:t>
      </w:r>
      <w:r w:rsidRPr="00CC34F8">
        <w:rPr>
          <w:spacing w:val="-4"/>
        </w:rPr>
        <w:t xml:space="preserve"> </w:t>
      </w:r>
      <w:r w:rsidRPr="00CC34F8">
        <w:rPr>
          <w:spacing w:val="-2"/>
        </w:rPr>
        <w:t>835–842.</w:t>
      </w:r>
    </w:p>
    <w:p w14:paraId="2C06AECF" w14:textId="77777777" w:rsidR="00D05FC9" w:rsidRDefault="00510033">
      <w:pPr>
        <w:pStyle w:val="Ttulo1"/>
        <w:tabs>
          <w:tab w:val="left" w:pos="8414"/>
        </w:tabs>
        <w:spacing w:before="100"/>
      </w:pPr>
      <w:r w:rsidRPr="00CC34F8">
        <w:t>Lee</w:t>
      </w:r>
      <w:r w:rsidRPr="00CC34F8">
        <w:rPr>
          <w:spacing w:val="-7"/>
        </w:rPr>
        <w:t xml:space="preserve"> </w:t>
      </w:r>
      <w:r w:rsidRPr="00CC34F8">
        <w:t>Youngjo,</w:t>
      </w:r>
      <w:r w:rsidRPr="00CC34F8">
        <w:rPr>
          <w:spacing w:val="-6"/>
        </w:rPr>
        <w:t xml:space="preserve"> </w:t>
      </w:r>
      <w:r w:rsidRPr="00CC34F8">
        <w:t>John</w:t>
      </w:r>
      <w:r w:rsidRPr="00CC34F8">
        <w:rPr>
          <w:spacing w:val="-7"/>
        </w:rPr>
        <w:t xml:space="preserve"> </w:t>
      </w:r>
      <w:r w:rsidRPr="00CC34F8">
        <w:t>A</w:t>
      </w:r>
      <w:r w:rsidRPr="00CC34F8">
        <w:rPr>
          <w:spacing w:val="-6"/>
        </w:rPr>
        <w:t xml:space="preserve"> </w:t>
      </w:r>
      <w:r w:rsidRPr="00CC34F8">
        <w:t>Nelder</w:t>
      </w:r>
      <w:r w:rsidRPr="00CC34F8">
        <w:rPr>
          <w:spacing w:val="-6"/>
        </w:rPr>
        <w:t xml:space="preserve"> </w:t>
      </w:r>
      <w:r w:rsidRPr="00CC34F8">
        <w:t>1996.</w:t>
      </w:r>
      <w:r w:rsidRPr="00CC34F8">
        <w:rPr>
          <w:spacing w:val="-7"/>
        </w:rPr>
        <w:t xml:space="preserve"> </w:t>
      </w:r>
      <w:r w:rsidRPr="00CC34F8">
        <w:t>“Hierarchical</w:t>
      </w:r>
      <w:r w:rsidRPr="00CC34F8">
        <w:rPr>
          <w:spacing w:val="-6"/>
        </w:rPr>
        <w:t xml:space="preserve"> </w:t>
      </w:r>
      <w:r w:rsidRPr="00CC34F8">
        <w:t>generalized</w:t>
      </w:r>
      <w:r w:rsidRPr="00CC34F8">
        <w:rPr>
          <w:spacing w:val="-6"/>
        </w:rPr>
        <w:t xml:space="preserve"> </w:t>
      </w:r>
      <w:r w:rsidRPr="00CC34F8">
        <w:t>linear</w:t>
      </w:r>
      <w:r w:rsidRPr="00CC34F8">
        <w:rPr>
          <w:spacing w:val="-7"/>
        </w:rPr>
        <w:t xml:space="preserve"> </w:t>
      </w:r>
      <w:r w:rsidRPr="00CC34F8">
        <w:t>models”.</w:t>
      </w:r>
      <w:r w:rsidRPr="00CC34F8">
        <w:rPr>
          <w:spacing w:val="-6"/>
        </w:rPr>
        <w:t xml:space="preserve"> </w:t>
      </w:r>
      <w:r w:rsidRPr="00CC34F8">
        <w:t>In:</w:t>
      </w:r>
      <w:r w:rsidRPr="00CC34F8">
        <w:rPr>
          <w:spacing w:val="-6"/>
        </w:rPr>
        <w:t xml:space="preserve"> </w:t>
      </w:r>
      <w:r w:rsidRPr="00CC34F8">
        <w:rPr>
          <w:i/>
        </w:rPr>
        <w:t>Journal</w:t>
      </w:r>
      <w:r w:rsidRPr="00CC34F8">
        <w:rPr>
          <w:i/>
          <w:spacing w:val="-7"/>
        </w:rPr>
        <w:t xml:space="preserve"> </w:t>
      </w:r>
      <w:r w:rsidRPr="00CC34F8">
        <w:rPr>
          <w:i/>
        </w:rPr>
        <w:t>of</w:t>
      </w:r>
      <w:r w:rsidRPr="00CC34F8">
        <w:rPr>
          <w:i/>
          <w:spacing w:val="-6"/>
        </w:rPr>
        <w:t xml:space="preserve"> </w:t>
      </w:r>
      <w:r w:rsidRPr="00CC34F8">
        <w:rPr>
          <w:i/>
          <w:spacing w:val="-5"/>
        </w:rPr>
        <w:t xml:space="preserve">the </w:t>
      </w:r>
      <w:bookmarkStart w:id="1027" w:name="_bookmark35"/>
      <w:bookmarkEnd w:id="1027"/>
      <w:r w:rsidRPr="00CC34F8">
        <w:rPr>
          <w:i/>
          <w:spacing w:val="-4"/>
        </w:rPr>
        <w:t>Royal</w:t>
      </w:r>
      <w:r w:rsidRPr="00CC34F8">
        <w:rPr>
          <w:i/>
          <w:spacing w:val="-3"/>
        </w:rPr>
        <w:t xml:space="preserve"> </w:t>
      </w:r>
      <w:r w:rsidRPr="00CC34F8">
        <w:rPr>
          <w:i/>
          <w:spacing w:val="-4"/>
        </w:rPr>
        <w:t>Statistical</w:t>
      </w:r>
      <w:r w:rsidRPr="00CC34F8">
        <w:rPr>
          <w:i/>
          <w:spacing w:val="-2"/>
        </w:rPr>
        <w:t xml:space="preserve"> </w:t>
      </w:r>
      <w:r w:rsidRPr="00CC34F8">
        <w:rPr>
          <w:i/>
          <w:spacing w:val="-4"/>
        </w:rPr>
        <w:t>Society</w:t>
      </w:r>
      <w:r w:rsidRPr="00CC34F8">
        <w:rPr>
          <w:i/>
          <w:spacing w:val="-2"/>
        </w:rPr>
        <w:t xml:space="preserve"> </w:t>
      </w:r>
      <w:r w:rsidRPr="00CC34F8">
        <w:rPr>
          <w:i/>
          <w:spacing w:val="-4"/>
        </w:rPr>
        <w:t>Series</w:t>
      </w:r>
      <w:r w:rsidRPr="00CC34F8">
        <w:rPr>
          <w:i/>
          <w:spacing w:val="-2"/>
        </w:rPr>
        <w:t xml:space="preserve"> </w:t>
      </w:r>
      <w:r w:rsidRPr="00CC34F8">
        <w:rPr>
          <w:i/>
          <w:spacing w:val="-4"/>
        </w:rPr>
        <w:t>B:</w:t>
      </w:r>
      <w:r w:rsidRPr="00CC34F8">
        <w:rPr>
          <w:i/>
          <w:spacing w:val="-2"/>
        </w:rPr>
        <w:t xml:space="preserve"> </w:t>
      </w:r>
      <w:r w:rsidRPr="00CC34F8">
        <w:rPr>
          <w:i/>
          <w:spacing w:val="-4"/>
        </w:rPr>
        <w:t>Statistical</w:t>
      </w:r>
      <w:r w:rsidRPr="00CC34F8">
        <w:rPr>
          <w:i/>
          <w:spacing w:val="-2"/>
        </w:rPr>
        <w:t xml:space="preserve"> </w:t>
      </w:r>
      <w:r w:rsidRPr="00CC34F8">
        <w:rPr>
          <w:i/>
          <w:spacing w:val="-4"/>
        </w:rPr>
        <w:t>Methodology</w:t>
      </w:r>
      <w:r w:rsidRPr="00CC34F8">
        <w:rPr>
          <w:i/>
          <w:spacing w:val="8"/>
        </w:rPr>
        <w:t xml:space="preserve"> </w:t>
      </w:r>
      <w:r w:rsidRPr="00CC34F8">
        <w:rPr>
          <w:spacing w:val="-4"/>
        </w:rPr>
        <w:t>58.4,</w:t>
      </w:r>
      <w:r w:rsidRPr="00CC34F8">
        <w:rPr>
          <w:spacing w:val="-2"/>
        </w:rPr>
        <w:t xml:space="preserve"> </w:t>
      </w:r>
      <w:r w:rsidRPr="00CC34F8">
        <w:rPr>
          <w:spacing w:val="-4"/>
        </w:rPr>
        <w:t>pp.</w:t>
      </w:r>
      <w:r w:rsidRPr="00CC34F8">
        <w:rPr>
          <w:spacing w:val="-2"/>
        </w:rPr>
        <w:t xml:space="preserve"> </w:t>
      </w:r>
      <w:r w:rsidRPr="00CC34F8">
        <w:rPr>
          <w:spacing w:val="-4"/>
        </w:rPr>
        <w:t>619–656.</w:t>
      </w:r>
    </w:p>
    <w:p w14:paraId="176CF712" w14:textId="77777777" w:rsidR="00D05FC9" w:rsidRDefault="00510033">
      <w:pPr>
        <w:pStyle w:val="Ttulo1"/>
        <w:tabs>
          <w:tab w:val="left" w:pos="8414"/>
        </w:tabs>
        <w:spacing w:before="100"/>
      </w:pPr>
      <w:r w:rsidRPr="00B21BDF">
        <w:lastRenderedPageBreak/>
        <w:t>LeSage</w:t>
      </w:r>
      <w:r w:rsidRPr="00B21BDF">
        <w:rPr>
          <w:spacing w:val="4"/>
        </w:rPr>
        <w:t xml:space="preserve"> </w:t>
      </w:r>
      <w:r w:rsidRPr="00B21BDF">
        <w:t>James,</w:t>
      </w:r>
      <w:r w:rsidRPr="00B21BDF">
        <w:rPr>
          <w:spacing w:val="5"/>
        </w:rPr>
        <w:t xml:space="preserve"> </w:t>
      </w:r>
      <w:r w:rsidRPr="00B21BDF">
        <w:t>Robert</w:t>
      </w:r>
      <w:r w:rsidRPr="00B21BDF">
        <w:rPr>
          <w:spacing w:val="5"/>
        </w:rPr>
        <w:t xml:space="preserve"> </w:t>
      </w:r>
      <w:r w:rsidRPr="00B21BDF">
        <w:t>Kelley</w:t>
      </w:r>
      <w:r w:rsidRPr="00B21BDF">
        <w:rPr>
          <w:spacing w:val="5"/>
        </w:rPr>
        <w:t xml:space="preserve"> </w:t>
      </w:r>
      <w:r w:rsidRPr="00B21BDF">
        <w:t>Pace</w:t>
      </w:r>
      <w:r w:rsidRPr="00B21BDF">
        <w:rPr>
          <w:spacing w:val="5"/>
        </w:rPr>
        <w:t xml:space="preserve">. </w:t>
      </w:r>
      <w:r w:rsidRPr="00B21BDF">
        <w:t>2009.</w:t>
      </w:r>
      <w:r w:rsidRPr="00B21BDF">
        <w:rPr>
          <w:spacing w:val="5"/>
        </w:rPr>
        <w:t xml:space="preserve"> </w:t>
      </w:r>
      <w:r w:rsidRPr="00B21BDF">
        <w:rPr>
          <w:i/>
        </w:rPr>
        <w:t>Introduction</w:t>
      </w:r>
      <w:r w:rsidRPr="00B21BDF">
        <w:rPr>
          <w:i/>
          <w:spacing w:val="5"/>
        </w:rPr>
        <w:t xml:space="preserve"> </w:t>
      </w:r>
      <w:r w:rsidRPr="00B21BDF">
        <w:rPr>
          <w:i/>
        </w:rPr>
        <w:t>to</w:t>
      </w:r>
      <w:r w:rsidRPr="00B21BDF">
        <w:rPr>
          <w:i/>
          <w:spacing w:val="5"/>
        </w:rPr>
        <w:t xml:space="preserve"> </w:t>
      </w:r>
      <w:r w:rsidRPr="00B21BDF">
        <w:rPr>
          <w:i/>
        </w:rPr>
        <w:t>spatial</w:t>
      </w:r>
      <w:r w:rsidRPr="00B21BDF">
        <w:rPr>
          <w:i/>
          <w:spacing w:val="5"/>
        </w:rPr>
        <w:t xml:space="preserve"> </w:t>
      </w:r>
      <w:r w:rsidRPr="00B21BDF">
        <w:rPr>
          <w:i/>
        </w:rPr>
        <w:t>econometrics</w:t>
      </w:r>
      <w:r w:rsidRPr="00B21BDF">
        <w:t>.</w:t>
      </w:r>
      <w:r w:rsidRPr="00B21BDF">
        <w:rPr>
          <w:spacing w:val="6"/>
        </w:rPr>
        <w:t xml:space="preserve"> </w:t>
      </w:r>
      <w:r w:rsidRPr="00CC34F8">
        <w:t>Chapman</w:t>
      </w:r>
      <w:r w:rsidRPr="00CC34F8">
        <w:rPr>
          <w:spacing w:val="5"/>
        </w:rPr>
        <w:t xml:space="preserve"> </w:t>
      </w:r>
      <w:r w:rsidRPr="00CC34F8">
        <w:rPr>
          <w:spacing w:val="-5"/>
        </w:rPr>
        <w:t xml:space="preserve">and </w:t>
      </w:r>
      <w:bookmarkStart w:id="1028" w:name="_bookmark36"/>
      <w:bookmarkEnd w:id="1028"/>
      <w:r w:rsidRPr="00CC34F8">
        <w:rPr>
          <w:spacing w:val="-2"/>
        </w:rPr>
        <w:t>Hall/CRC.</w:t>
      </w:r>
    </w:p>
    <w:p w14:paraId="4A4F2609" w14:textId="77777777" w:rsidR="00D05FC9" w:rsidRDefault="00510033">
      <w:pPr>
        <w:pStyle w:val="Ttulo1"/>
        <w:tabs>
          <w:tab w:val="left" w:pos="8414"/>
        </w:tabs>
        <w:spacing w:before="100"/>
      </w:pPr>
      <w:r w:rsidRPr="00CC34F8">
        <w:t>Li</w:t>
      </w:r>
      <w:r w:rsidRPr="00CC34F8">
        <w:rPr>
          <w:spacing w:val="-13"/>
        </w:rPr>
        <w:t xml:space="preserve"> </w:t>
      </w:r>
      <w:r w:rsidRPr="00CC34F8">
        <w:t>Ping,</w:t>
      </w:r>
      <w:r w:rsidRPr="00CC34F8">
        <w:rPr>
          <w:spacing w:val="-12"/>
        </w:rPr>
        <w:t xml:space="preserve"> </w:t>
      </w:r>
      <w:r w:rsidRPr="00CC34F8">
        <w:t>Qingni</w:t>
      </w:r>
      <w:r w:rsidRPr="00CC34F8">
        <w:rPr>
          <w:spacing w:val="-13"/>
        </w:rPr>
        <w:t xml:space="preserve"> </w:t>
      </w:r>
      <w:r w:rsidRPr="00CC34F8">
        <w:t>Shen,</w:t>
      </w:r>
      <w:r w:rsidRPr="00CC34F8">
        <w:rPr>
          <w:spacing w:val="-13"/>
        </w:rPr>
        <w:t xml:space="preserve"> </w:t>
      </w:r>
      <w:r w:rsidRPr="00CC34F8">
        <w:t>Yun</w:t>
      </w:r>
      <w:r w:rsidRPr="00CC34F8">
        <w:rPr>
          <w:spacing w:val="-12"/>
        </w:rPr>
        <w:t xml:space="preserve"> </w:t>
      </w:r>
      <w:r w:rsidRPr="00CC34F8">
        <w:t>Guo</w:t>
      </w:r>
      <w:r w:rsidRPr="00CC34F8">
        <w:rPr>
          <w:spacing w:val="-13"/>
        </w:rPr>
        <w:t xml:space="preserve"> </w:t>
      </w:r>
      <w:r w:rsidRPr="00CC34F8">
        <w:t>2014.</w:t>
      </w:r>
      <w:r w:rsidRPr="00CC34F8">
        <w:rPr>
          <w:spacing w:val="-12"/>
        </w:rPr>
        <w:t xml:space="preserve"> </w:t>
      </w:r>
      <w:r w:rsidRPr="00CC34F8">
        <w:t>“Bare</w:t>
      </w:r>
      <w:r w:rsidRPr="00CC34F8">
        <w:rPr>
          <w:spacing w:val="-13"/>
        </w:rPr>
        <w:t xml:space="preserve"> </w:t>
      </w:r>
      <w:r w:rsidRPr="00CC34F8">
        <w:t>Soil</w:t>
      </w:r>
      <w:r w:rsidRPr="00CC34F8">
        <w:rPr>
          <w:spacing w:val="-12"/>
        </w:rPr>
        <w:t xml:space="preserve"> </w:t>
      </w:r>
      <w:r w:rsidRPr="00CC34F8">
        <w:t>Index</w:t>
      </w:r>
      <w:r w:rsidRPr="00CC34F8">
        <w:rPr>
          <w:spacing w:val="-13"/>
        </w:rPr>
        <w:t xml:space="preserve"> </w:t>
      </w:r>
      <w:r w:rsidRPr="00CC34F8">
        <w:t>for</w:t>
      </w:r>
      <w:r w:rsidRPr="00CC34F8">
        <w:rPr>
          <w:spacing w:val="-12"/>
        </w:rPr>
        <w:t xml:space="preserve"> </w:t>
      </w:r>
      <w:r w:rsidRPr="00CC34F8">
        <w:t>Land</w:t>
      </w:r>
      <w:r w:rsidRPr="00CC34F8">
        <w:rPr>
          <w:spacing w:val="-13"/>
        </w:rPr>
        <w:t xml:space="preserve"> </w:t>
      </w:r>
      <w:r w:rsidRPr="00CC34F8">
        <w:t>Cover</w:t>
      </w:r>
      <w:r w:rsidRPr="00CC34F8">
        <w:rPr>
          <w:spacing w:val="-12"/>
        </w:rPr>
        <w:t xml:space="preserve"> </w:t>
      </w:r>
      <w:r w:rsidRPr="00CC34F8">
        <w:t>Analysis”.</w:t>
      </w:r>
      <w:r w:rsidRPr="00CC34F8">
        <w:rPr>
          <w:spacing w:val="-13"/>
        </w:rPr>
        <w:t xml:space="preserve"> </w:t>
      </w:r>
      <w:r w:rsidRPr="00CC34F8">
        <w:t>In:</w:t>
      </w:r>
      <w:r w:rsidRPr="00CC34F8">
        <w:rPr>
          <w:spacing w:val="-12"/>
        </w:rPr>
        <w:t xml:space="preserve"> </w:t>
      </w:r>
      <w:r w:rsidRPr="00CC34F8">
        <w:rPr>
          <w:i/>
        </w:rPr>
        <w:t>Journal</w:t>
      </w:r>
      <w:r w:rsidRPr="00CC34F8">
        <w:rPr>
          <w:i/>
          <w:spacing w:val="-13"/>
        </w:rPr>
        <w:t xml:space="preserve"> </w:t>
      </w:r>
      <w:r w:rsidRPr="00CC34F8">
        <w:rPr>
          <w:i/>
        </w:rPr>
        <w:t>of</w:t>
      </w:r>
      <w:r w:rsidRPr="00CC34F8">
        <w:rPr>
          <w:spacing w:val="42"/>
        </w:rPr>
        <w:t xml:space="preserve"> </w:t>
      </w:r>
      <w:bookmarkStart w:id="1029" w:name="_bookmark37"/>
      <w:bookmarkEnd w:id="1029"/>
      <w:r w:rsidRPr="00CC34F8">
        <w:rPr>
          <w:i/>
          <w:spacing w:val="-2"/>
        </w:rPr>
        <w:t>Applied</w:t>
      </w:r>
      <w:r w:rsidRPr="00CC34F8">
        <w:rPr>
          <w:i/>
          <w:spacing w:val="-10"/>
        </w:rPr>
        <w:t xml:space="preserve"> </w:t>
      </w:r>
      <w:r w:rsidRPr="00CC34F8">
        <w:rPr>
          <w:i/>
          <w:spacing w:val="-2"/>
        </w:rPr>
        <w:t>Remote</w:t>
      </w:r>
      <w:r w:rsidRPr="00CC34F8">
        <w:rPr>
          <w:i/>
          <w:spacing w:val="-10"/>
        </w:rPr>
        <w:t xml:space="preserve"> </w:t>
      </w:r>
      <w:r w:rsidRPr="00CC34F8">
        <w:rPr>
          <w:i/>
          <w:spacing w:val="-2"/>
        </w:rPr>
        <w:t>Sensing</w:t>
      </w:r>
      <w:r w:rsidRPr="00CC34F8">
        <w:rPr>
          <w:i/>
          <w:spacing w:val="-3"/>
        </w:rPr>
        <w:t xml:space="preserve"> </w:t>
      </w:r>
      <w:r w:rsidRPr="00CC34F8">
        <w:rPr>
          <w:spacing w:val="-2"/>
        </w:rPr>
        <w:t>8,</w:t>
      </w:r>
      <w:r w:rsidRPr="00CC34F8">
        <w:rPr>
          <w:spacing w:val="-10"/>
        </w:rPr>
        <w:t xml:space="preserve"> </w:t>
      </w:r>
      <w:r w:rsidRPr="00CC34F8">
        <w:rPr>
          <w:spacing w:val="-2"/>
        </w:rPr>
        <w:t>pp.</w:t>
      </w:r>
      <w:r w:rsidRPr="00CC34F8">
        <w:rPr>
          <w:spacing w:val="-9"/>
        </w:rPr>
        <w:t xml:space="preserve"> </w:t>
      </w:r>
      <w:r w:rsidRPr="00CC34F8">
        <w:rPr>
          <w:spacing w:val="-2"/>
        </w:rPr>
        <w:t>123–134.</w:t>
      </w:r>
    </w:p>
    <w:p w14:paraId="5972FF75" w14:textId="77777777" w:rsidR="00D05FC9" w:rsidRDefault="00510033">
      <w:pPr>
        <w:pStyle w:val="Ttulo1"/>
        <w:tabs>
          <w:tab w:val="left" w:pos="8414"/>
        </w:tabs>
        <w:spacing w:before="100"/>
      </w:pPr>
      <w:r w:rsidRPr="00CC34F8">
        <w:rPr>
          <w:spacing w:val="-2"/>
        </w:rPr>
        <w:t>Logan</w:t>
      </w:r>
      <w:r w:rsidRPr="00CC34F8">
        <w:rPr>
          <w:spacing w:val="-13"/>
        </w:rPr>
        <w:t xml:space="preserve"> </w:t>
      </w:r>
      <w:r w:rsidRPr="00CC34F8">
        <w:rPr>
          <w:spacing w:val="-2"/>
        </w:rPr>
        <w:t>Thomas</w:t>
      </w:r>
      <w:r w:rsidRPr="00CC34F8">
        <w:rPr>
          <w:spacing w:val="-13"/>
        </w:rPr>
        <w:t xml:space="preserve"> </w:t>
      </w:r>
      <w:r w:rsidRPr="00CC34F8">
        <w:rPr>
          <w:spacing w:val="-2"/>
        </w:rPr>
        <w:t>L.</w:t>
      </w:r>
      <w:r w:rsidRPr="00CC34F8">
        <w:rPr>
          <w:spacing w:val="-13"/>
        </w:rPr>
        <w:t>,</w:t>
      </w:r>
      <w:r w:rsidRPr="00CC34F8">
        <w:rPr>
          <w:spacing w:val="-2"/>
        </w:rPr>
        <w:t>Channing</w:t>
      </w:r>
      <w:r w:rsidRPr="00CC34F8">
        <w:rPr>
          <w:spacing w:val="-13"/>
        </w:rPr>
        <w:t xml:space="preserve"> </w:t>
      </w:r>
      <w:r w:rsidRPr="00CC34F8">
        <w:rPr>
          <w:spacing w:val="-2"/>
        </w:rPr>
        <w:t>L.</w:t>
      </w:r>
      <w:r w:rsidRPr="00CC34F8">
        <w:rPr>
          <w:spacing w:val="-13"/>
        </w:rPr>
        <w:t xml:space="preserve"> </w:t>
      </w:r>
      <w:r w:rsidRPr="00CC34F8">
        <w:rPr>
          <w:spacing w:val="-2"/>
        </w:rPr>
        <w:t>Karr.</w:t>
      </w:r>
      <w:r w:rsidRPr="00CC34F8">
        <w:rPr>
          <w:spacing w:val="-13"/>
        </w:rPr>
        <w:t xml:space="preserve"> </w:t>
      </w:r>
      <w:r w:rsidRPr="00CC34F8">
        <w:rPr>
          <w:spacing w:val="-2"/>
        </w:rPr>
        <w:t>2014.</w:t>
      </w:r>
      <w:r w:rsidRPr="00CC34F8">
        <w:rPr>
          <w:spacing w:val="-13"/>
        </w:rPr>
        <w:t xml:space="preserve"> </w:t>
      </w:r>
      <w:r w:rsidRPr="00B21BDF">
        <w:rPr>
          <w:spacing w:val="-2"/>
        </w:rPr>
        <w:t>“Advanced</w:t>
      </w:r>
      <w:r w:rsidRPr="00B21BDF">
        <w:rPr>
          <w:spacing w:val="-13"/>
        </w:rPr>
        <w:t xml:space="preserve"> </w:t>
      </w:r>
      <w:r w:rsidRPr="00B21BDF">
        <w:rPr>
          <w:spacing w:val="-2"/>
        </w:rPr>
        <w:t>Land</w:t>
      </w:r>
      <w:r w:rsidRPr="00B21BDF">
        <w:rPr>
          <w:spacing w:val="-13"/>
        </w:rPr>
        <w:t xml:space="preserve"> </w:t>
      </w:r>
      <w:r w:rsidRPr="00B21BDF">
        <w:rPr>
          <w:spacing w:val="-2"/>
        </w:rPr>
        <w:t>Observing</w:t>
      </w:r>
      <w:r w:rsidRPr="00B21BDF">
        <w:rPr>
          <w:spacing w:val="-13"/>
        </w:rPr>
        <w:t xml:space="preserve"> </w:t>
      </w:r>
      <w:r w:rsidRPr="00B21BDF">
        <w:rPr>
          <w:spacing w:val="-2"/>
        </w:rPr>
        <w:t>Satellite</w:t>
      </w:r>
      <w:r w:rsidRPr="00B21BDF">
        <w:rPr>
          <w:spacing w:val="-13"/>
        </w:rPr>
        <w:t xml:space="preserve"> </w:t>
      </w:r>
      <w:r w:rsidRPr="00B21BDF">
        <w:rPr>
          <w:spacing w:val="-2"/>
        </w:rPr>
        <w:t>(ALOS)</w:t>
      </w:r>
      <w:r w:rsidRPr="00B21BDF">
        <w:rPr>
          <w:spacing w:val="-13"/>
        </w:rPr>
        <w:t xml:space="preserve"> </w:t>
      </w:r>
      <w:r w:rsidRPr="00B21BDF">
        <w:rPr>
          <w:spacing w:val="-2"/>
        </w:rPr>
        <w:t>–</w:t>
      </w:r>
      <w:r w:rsidRPr="00B21BDF">
        <w:rPr>
          <w:spacing w:val="-13"/>
        </w:rPr>
        <w:t xml:space="preserve"> </w:t>
      </w:r>
      <w:r w:rsidRPr="00B21BDF">
        <w:rPr>
          <w:spacing w:val="-2"/>
        </w:rPr>
        <w:t xml:space="preserve">Phased </w:t>
      </w:r>
      <w:r w:rsidRPr="00B21BDF">
        <w:t>Array-Type</w:t>
      </w:r>
      <w:r w:rsidRPr="00B21BDF">
        <w:rPr>
          <w:spacing w:val="1"/>
        </w:rPr>
        <w:t xml:space="preserve"> </w:t>
      </w:r>
      <w:r w:rsidRPr="00B21BDF">
        <w:t>L-Band</w:t>
      </w:r>
      <w:r w:rsidRPr="00B21BDF">
        <w:rPr>
          <w:spacing w:val="1"/>
        </w:rPr>
        <w:t xml:space="preserve"> </w:t>
      </w:r>
      <w:r w:rsidRPr="00B21BDF">
        <w:t>Synthetic</w:t>
      </w:r>
      <w:r w:rsidRPr="00B21BDF">
        <w:rPr>
          <w:spacing w:val="1"/>
        </w:rPr>
        <w:t xml:space="preserve"> </w:t>
      </w:r>
      <w:r w:rsidRPr="00B21BDF">
        <w:t>Aperture</w:t>
      </w:r>
      <w:r w:rsidRPr="00B21BDF">
        <w:rPr>
          <w:spacing w:val="1"/>
        </w:rPr>
        <w:t xml:space="preserve"> </w:t>
      </w:r>
      <w:r w:rsidRPr="00B21BDF">
        <w:t>Radar</w:t>
      </w:r>
      <w:r w:rsidRPr="00B21BDF">
        <w:rPr>
          <w:spacing w:val="2"/>
        </w:rPr>
        <w:t xml:space="preserve"> </w:t>
      </w:r>
      <w:r w:rsidRPr="00B21BDF">
        <w:t>(PALSAR)”.</w:t>
      </w:r>
      <w:r w:rsidRPr="00B21BDF">
        <w:rPr>
          <w:spacing w:val="1"/>
        </w:rPr>
        <w:t xml:space="preserve"> </w:t>
      </w:r>
      <w:r w:rsidRPr="00CC34F8">
        <w:t>In:</w:t>
      </w:r>
      <w:r w:rsidRPr="00CC34F8">
        <w:rPr>
          <w:spacing w:val="1"/>
        </w:rPr>
        <w:t xml:space="preserve"> </w:t>
      </w:r>
      <w:r w:rsidRPr="00CC34F8">
        <w:rPr>
          <w:i/>
        </w:rPr>
        <w:t>Journal</w:t>
      </w:r>
      <w:r w:rsidRPr="00CC34F8">
        <w:rPr>
          <w:i/>
          <w:spacing w:val="1"/>
        </w:rPr>
        <w:t xml:space="preserve"> </w:t>
      </w:r>
      <w:r w:rsidRPr="00CC34F8">
        <w:rPr>
          <w:i/>
        </w:rPr>
        <w:t>of</w:t>
      </w:r>
      <w:r w:rsidRPr="00CC34F8">
        <w:rPr>
          <w:i/>
          <w:spacing w:val="2"/>
        </w:rPr>
        <w:t xml:space="preserve"> </w:t>
      </w:r>
      <w:r w:rsidRPr="00CC34F8">
        <w:rPr>
          <w:i/>
        </w:rPr>
        <w:t>Geospatial</w:t>
      </w:r>
      <w:r w:rsidRPr="00CC34F8">
        <w:rPr>
          <w:i/>
          <w:spacing w:val="1"/>
        </w:rPr>
        <w:t xml:space="preserve"> </w:t>
      </w:r>
      <w:r w:rsidRPr="00CC34F8">
        <w:rPr>
          <w:i/>
        </w:rPr>
        <w:t>Research</w:t>
      </w:r>
      <w:r w:rsidRPr="00CC34F8">
        <w:rPr>
          <w:i/>
          <w:spacing w:val="2"/>
        </w:rPr>
        <w:t xml:space="preserve"> </w:t>
      </w:r>
      <w:r w:rsidRPr="00CC34F8">
        <w:t>7,</w:t>
      </w:r>
      <w:bookmarkStart w:id="1030" w:name="_bookmark38"/>
      <w:bookmarkEnd w:id="1030"/>
      <w:r w:rsidRPr="00CC34F8">
        <w:t xml:space="preserve"> pp.</w:t>
      </w:r>
      <w:r w:rsidRPr="00CC34F8">
        <w:rPr>
          <w:spacing w:val="-4"/>
        </w:rPr>
        <w:t xml:space="preserve"> </w:t>
      </w:r>
      <w:r w:rsidRPr="00CC34F8">
        <w:rPr>
          <w:spacing w:val="-2"/>
        </w:rPr>
        <w:t>102–119.</w:t>
      </w:r>
    </w:p>
    <w:p w14:paraId="2BBF23B1" w14:textId="77777777" w:rsidR="00D05FC9" w:rsidRDefault="00510033">
      <w:pPr>
        <w:pStyle w:val="Ttulo1"/>
        <w:tabs>
          <w:tab w:val="left" w:pos="8414"/>
        </w:tabs>
        <w:spacing w:before="100"/>
        <w:rPr>
          <w:spacing w:val="-2"/>
          <w:lang w:val="es-CO"/>
        </w:rPr>
      </w:pPr>
      <w:r w:rsidRPr="00CC34F8">
        <w:rPr>
          <w:color w:val="000000"/>
          <w:spacing w:val="-2"/>
        </w:rPr>
        <w:t>Lombardo L., Mai, P. M. 2018. Presenting logistic regression-based landslide susceptibility results. </w:t>
      </w:r>
      <w:r>
        <w:rPr>
          <w:color w:val="000000"/>
          <w:spacing w:val="-2"/>
          <w:lang w:val="es-CO"/>
        </w:rPr>
        <w:t>Engineering geology, 244, 14-24.</w:t>
      </w:r>
    </w:p>
    <w:p w14:paraId="5EC8FE43" w14:textId="77777777" w:rsidR="00D05FC9" w:rsidRDefault="00510033">
      <w:pPr>
        <w:pStyle w:val="Ttulo1"/>
        <w:tabs>
          <w:tab w:val="left" w:pos="8414"/>
        </w:tabs>
        <w:spacing w:before="100"/>
      </w:pPr>
      <w:r>
        <w:rPr>
          <w:lang w:val="es-CO"/>
        </w:rPr>
        <w:t>Lombardo</w:t>
      </w:r>
      <w:r>
        <w:rPr>
          <w:spacing w:val="-14"/>
          <w:lang w:val="es-CO"/>
        </w:rPr>
        <w:t xml:space="preserve"> </w:t>
      </w:r>
      <w:r>
        <w:rPr>
          <w:lang w:val="es-CO"/>
        </w:rPr>
        <w:t>Luigi,</w:t>
      </w:r>
      <w:r>
        <w:rPr>
          <w:spacing w:val="-12"/>
          <w:lang w:val="es-CO"/>
        </w:rPr>
        <w:t xml:space="preserve"> </w:t>
      </w:r>
      <w:r>
        <w:rPr>
          <w:lang w:val="es-CO"/>
        </w:rPr>
        <w:t>Thomas</w:t>
      </w:r>
      <w:r>
        <w:rPr>
          <w:spacing w:val="-11"/>
          <w:lang w:val="es-CO"/>
        </w:rPr>
        <w:t xml:space="preserve"> </w:t>
      </w:r>
      <w:r>
        <w:rPr>
          <w:lang w:val="es-CO"/>
        </w:rPr>
        <w:t>Opitz,</w:t>
      </w:r>
      <w:r>
        <w:rPr>
          <w:spacing w:val="-12"/>
          <w:lang w:val="es-CO"/>
        </w:rPr>
        <w:t xml:space="preserve"> </w:t>
      </w:r>
      <w:r>
        <w:rPr>
          <w:lang w:val="es-CO"/>
        </w:rPr>
        <w:t>Francesca</w:t>
      </w:r>
      <w:r>
        <w:rPr>
          <w:spacing w:val="-11"/>
          <w:lang w:val="es-CO"/>
        </w:rPr>
        <w:t xml:space="preserve"> </w:t>
      </w:r>
      <w:r>
        <w:rPr>
          <w:lang w:val="es-CO"/>
        </w:rPr>
        <w:t>Ardizzone. 2020.</w:t>
      </w:r>
      <w:r>
        <w:rPr>
          <w:spacing w:val="-12"/>
          <w:lang w:val="es-CO"/>
        </w:rPr>
        <w:t xml:space="preserve"> </w:t>
      </w:r>
      <w:r>
        <w:rPr>
          <w:lang w:val="es-CO"/>
        </w:rPr>
        <w:t>“Space-time</w:t>
      </w:r>
      <w:r>
        <w:rPr>
          <w:spacing w:val="-11"/>
          <w:lang w:val="es-CO"/>
        </w:rPr>
        <w:t xml:space="preserve"> </w:t>
      </w:r>
      <w:r>
        <w:rPr>
          <w:lang w:val="es-CO"/>
        </w:rPr>
        <w:t>landslide</w:t>
      </w:r>
      <w:r>
        <w:rPr>
          <w:spacing w:val="-12"/>
          <w:lang w:val="es-CO"/>
        </w:rPr>
        <w:t xml:space="preserve"> </w:t>
      </w:r>
      <w:r>
        <w:rPr>
          <w:lang w:val="es-CO"/>
        </w:rPr>
        <w:t>predictive</w:t>
      </w:r>
      <w:r>
        <w:rPr>
          <w:spacing w:val="52"/>
          <w:lang w:val="es-CO"/>
        </w:rPr>
        <w:t xml:space="preserve"> </w:t>
      </w:r>
      <w:bookmarkStart w:id="1031" w:name="_bookmark39"/>
      <w:bookmarkEnd w:id="1031"/>
      <w:r>
        <w:rPr>
          <w:spacing w:val="-4"/>
          <w:lang w:val="es-CO"/>
        </w:rPr>
        <w:t>modelling”.</w:t>
      </w:r>
      <w:r>
        <w:rPr>
          <w:spacing w:val="-3"/>
          <w:lang w:val="es-CO"/>
        </w:rPr>
        <w:t xml:space="preserve"> </w:t>
      </w:r>
      <w:r w:rsidRPr="00CC34F8">
        <w:rPr>
          <w:spacing w:val="-4"/>
        </w:rPr>
        <w:t>In:</w:t>
      </w:r>
      <w:r w:rsidRPr="00CC34F8">
        <w:rPr>
          <w:spacing w:val="-2"/>
        </w:rPr>
        <w:t xml:space="preserve"> </w:t>
      </w:r>
      <w:r w:rsidRPr="00CC34F8">
        <w:rPr>
          <w:i/>
          <w:spacing w:val="-4"/>
        </w:rPr>
        <w:t>Earth-Science</w:t>
      </w:r>
      <w:r w:rsidRPr="00CC34F8">
        <w:rPr>
          <w:i/>
          <w:spacing w:val="-2"/>
        </w:rPr>
        <w:t xml:space="preserve"> </w:t>
      </w:r>
      <w:r w:rsidRPr="00CC34F8">
        <w:rPr>
          <w:i/>
          <w:spacing w:val="-4"/>
        </w:rPr>
        <w:t>Reviews</w:t>
      </w:r>
      <w:r w:rsidRPr="00CC34F8">
        <w:rPr>
          <w:i/>
          <w:spacing w:val="2"/>
        </w:rPr>
        <w:t xml:space="preserve"> </w:t>
      </w:r>
      <w:r w:rsidRPr="00CC34F8">
        <w:rPr>
          <w:spacing w:val="-4"/>
        </w:rPr>
        <w:t>209,</w:t>
      </w:r>
      <w:r w:rsidRPr="00CC34F8">
        <w:rPr>
          <w:spacing w:val="-2"/>
        </w:rPr>
        <w:t xml:space="preserve"> </w:t>
      </w:r>
      <w:r w:rsidRPr="00CC34F8">
        <w:rPr>
          <w:spacing w:val="-4"/>
        </w:rPr>
        <w:t>p.</w:t>
      </w:r>
      <w:r w:rsidRPr="00CC34F8">
        <w:rPr>
          <w:spacing w:val="-2"/>
        </w:rPr>
        <w:t xml:space="preserve"> </w:t>
      </w:r>
      <w:r w:rsidRPr="00CC34F8">
        <w:rPr>
          <w:spacing w:val="-4"/>
        </w:rPr>
        <w:t>103318.</w:t>
      </w:r>
    </w:p>
    <w:p w14:paraId="5FCF3CAF" w14:textId="77777777" w:rsidR="00D05FC9" w:rsidRDefault="00510033">
      <w:pPr>
        <w:pStyle w:val="Ttulo1"/>
        <w:tabs>
          <w:tab w:val="left" w:pos="8414"/>
        </w:tabs>
        <w:spacing w:before="100"/>
      </w:pPr>
      <w:r w:rsidRPr="00CC34F8">
        <w:t>Lombardo</w:t>
      </w:r>
      <w:r w:rsidRPr="00CC34F8">
        <w:rPr>
          <w:spacing w:val="-11"/>
        </w:rPr>
        <w:t xml:space="preserve"> </w:t>
      </w:r>
      <w:r w:rsidRPr="00CC34F8">
        <w:t>Luigi,</w:t>
      </w:r>
      <w:r w:rsidRPr="00CC34F8">
        <w:rPr>
          <w:spacing w:val="-11"/>
        </w:rPr>
        <w:t xml:space="preserve"> </w:t>
      </w:r>
      <w:r w:rsidRPr="00CC34F8">
        <w:t>Thomas</w:t>
      </w:r>
      <w:r w:rsidRPr="00CC34F8">
        <w:rPr>
          <w:spacing w:val="-11"/>
        </w:rPr>
        <w:t xml:space="preserve"> </w:t>
      </w:r>
      <w:r w:rsidRPr="00CC34F8">
        <w:t>Opitz,</w:t>
      </w:r>
      <w:r w:rsidRPr="00CC34F8">
        <w:rPr>
          <w:spacing w:val="-11"/>
        </w:rPr>
        <w:t xml:space="preserve"> </w:t>
      </w:r>
      <w:r w:rsidRPr="00CC34F8">
        <w:t>Raphaël</w:t>
      </w:r>
      <w:r w:rsidRPr="00CC34F8">
        <w:rPr>
          <w:spacing w:val="-11"/>
        </w:rPr>
        <w:t xml:space="preserve"> </w:t>
      </w:r>
      <w:r w:rsidRPr="00CC34F8">
        <w:t>Huser</w:t>
      </w:r>
      <w:r w:rsidRPr="00CC34F8">
        <w:rPr>
          <w:spacing w:val="-11"/>
        </w:rPr>
        <w:t xml:space="preserve"> </w:t>
      </w:r>
      <w:r w:rsidRPr="00CC34F8">
        <w:t>2018.</w:t>
      </w:r>
      <w:r w:rsidRPr="00CC34F8">
        <w:rPr>
          <w:spacing w:val="-10"/>
        </w:rPr>
        <w:t xml:space="preserve"> </w:t>
      </w:r>
      <w:r w:rsidRPr="00CC34F8">
        <w:t>“Point</w:t>
      </w:r>
      <w:r w:rsidRPr="00CC34F8">
        <w:rPr>
          <w:spacing w:val="-11"/>
        </w:rPr>
        <w:t xml:space="preserve"> </w:t>
      </w:r>
      <w:r w:rsidRPr="00CC34F8">
        <w:t>process-based</w:t>
      </w:r>
      <w:r w:rsidRPr="00CC34F8">
        <w:rPr>
          <w:spacing w:val="-11"/>
        </w:rPr>
        <w:t xml:space="preserve"> </w:t>
      </w:r>
      <w:r w:rsidRPr="00CC34F8">
        <w:t>modeling</w:t>
      </w:r>
      <w:r w:rsidRPr="00CC34F8">
        <w:rPr>
          <w:spacing w:val="-11"/>
        </w:rPr>
        <w:t xml:space="preserve"> </w:t>
      </w:r>
      <w:r w:rsidRPr="00CC34F8">
        <w:t>of</w:t>
      </w:r>
      <w:r w:rsidRPr="00CC34F8">
        <w:rPr>
          <w:spacing w:val="-10"/>
        </w:rPr>
        <w:t xml:space="preserve"> </w:t>
      </w:r>
      <w:r w:rsidRPr="00CC34F8">
        <w:t>multiple</w:t>
      </w:r>
      <w:r w:rsidRPr="00CC34F8">
        <w:rPr>
          <w:spacing w:val="-6"/>
        </w:rPr>
        <w:t xml:space="preserve"> </w:t>
      </w:r>
      <w:r w:rsidRPr="00CC34F8">
        <w:t>debris</w:t>
      </w:r>
      <w:r w:rsidRPr="00CC34F8">
        <w:rPr>
          <w:spacing w:val="-6"/>
        </w:rPr>
        <w:t xml:space="preserve"> </w:t>
      </w:r>
      <w:r w:rsidRPr="00CC34F8">
        <w:t>flow</w:t>
      </w:r>
      <w:r w:rsidRPr="00CC34F8">
        <w:rPr>
          <w:spacing w:val="-5"/>
        </w:rPr>
        <w:t xml:space="preserve"> </w:t>
      </w:r>
      <w:r w:rsidRPr="00CC34F8">
        <w:t>landslides</w:t>
      </w:r>
      <w:r w:rsidRPr="00CC34F8">
        <w:rPr>
          <w:spacing w:val="-6"/>
        </w:rPr>
        <w:t xml:space="preserve"> </w:t>
      </w:r>
      <w:r w:rsidRPr="00CC34F8">
        <w:t>using</w:t>
      </w:r>
      <w:r w:rsidRPr="00CC34F8">
        <w:rPr>
          <w:spacing w:val="-5"/>
        </w:rPr>
        <w:t xml:space="preserve"> </w:t>
      </w:r>
      <w:r w:rsidRPr="00CC34F8">
        <w:t>INLA:</w:t>
      </w:r>
      <w:r w:rsidRPr="00CC34F8">
        <w:rPr>
          <w:spacing w:val="-6"/>
        </w:rPr>
        <w:t xml:space="preserve"> </w:t>
      </w:r>
      <w:r w:rsidRPr="00CC34F8">
        <w:t>an</w:t>
      </w:r>
      <w:r w:rsidRPr="00CC34F8">
        <w:rPr>
          <w:spacing w:val="-5"/>
        </w:rPr>
        <w:t xml:space="preserve"> </w:t>
      </w:r>
      <w:r w:rsidRPr="00CC34F8">
        <w:t>application</w:t>
      </w:r>
      <w:r w:rsidRPr="00CC34F8">
        <w:rPr>
          <w:spacing w:val="-6"/>
        </w:rPr>
        <w:t xml:space="preserve"> </w:t>
      </w:r>
      <w:r w:rsidRPr="00CC34F8">
        <w:t>to</w:t>
      </w:r>
      <w:r w:rsidRPr="00CC34F8">
        <w:rPr>
          <w:spacing w:val="-5"/>
        </w:rPr>
        <w:t xml:space="preserve"> </w:t>
      </w:r>
      <w:r w:rsidRPr="00CC34F8">
        <w:t>the</w:t>
      </w:r>
      <w:r w:rsidRPr="00CC34F8">
        <w:rPr>
          <w:spacing w:val="-6"/>
        </w:rPr>
        <w:t xml:space="preserve"> </w:t>
      </w:r>
      <w:r w:rsidRPr="00CC34F8">
        <w:t>2009</w:t>
      </w:r>
      <w:r w:rsidRPr="00CC34F8">
        <w:rPr>
          <w:spacing w:val="-5"/>
        </w:rPr>
        <w:t xml:space="preserve"> </w:t>
      </w:r>
      <w:r w:rsidRPr="00CC34F8">
        <w:t>Messina</w:t>
      </w:r>
      <w:r w:rsidRPr="00CC34F8">
        <w:rPr>
          <w:spacing w:val="-6"/>
        </w:rPr>
        <w:t xml:space="preserve"> </w:t>
      </w:r>
      <w:r w:rsidRPr="00CC34F8">
        <w:t>disaster”.</w:t>
      </w:r>
      <w:r w:rsidRPr="00CC34F8">
        <w:rPr>
          <w:spacing w:val="-5"/>
        </w:rPr>
        <w:t xml:space="preserve"> </w:t>
      </w:r>
      <w:r w:rsidRPr="00CC34F8">
        <w:t>In:</w:t>
      </w:r>
      <w:r w:rsidRPr="00CC34F8">
        <w:rPr>
          <w:spacing w:val="-6"/>
        </w:rPr>
        <w:t xml:space="preserve"> </w:t>
      </w:r>
      <w:r w:rsidRPr="00CC34F8">
        <w:rPr>
          <w:i/>
        </w:rPr>
        <w:t>Stochastic</w:t>
      </w:r>
      <w:r w:rsidRPr="00CC34F8">
        <w:rPr>
          <w:spacing w:val="61"/>
        </w:rPr>
        <w:t xml:space="preserve"> </w:t>
      </w:r>
      <w:bookmarkStart w:id="1032" w:name="_bookmark40"/>
      <w:bookmarkEnd w:id="1032"/>
      <w:r w:rsidRPr="00CC34F8">
        <w:rPr>
          <w:i/>
          <w:spacing w:val="-2"/>
        </w:rPr>
        <w:t>environmental</w:t>
      </w:r>
      <w:r w:rsidRPr="00CC34F8">
        <w:rPr>
          <w:i/>
          <w:spacing w:val="-10"/>
        </w:rPr>
        <w:t xml:space="preserve"> </w:t>
      </w:r>
      <w:r w:rsidRPr="00CC34F8">
        <w:rPr>
          <w:i/>
          <w:spacing w:val="-2"/>
        </w:rPr>
        <w:t>research</w:t>
      </w:r>
      <w:r w:rsidRPr="00CC34F8">
        <w:rPr>
          <w:i/>
          <w:spacing w:val="-10"/>
        </w:rPr>
        <w:t xml:space="preserve"> </w:t>
      </w:r>
      <w:r w:rsidRPr="00CC34F8">
        <w:rPr>
          <w:i/>
          <w:spacing w:val="-2"/>
        </w:rPr>
        <w:t>and</w:t>
      </w:r>
      <w:r w:rsidRPr="00CC34F8">
        <w:rPr>
          <w:i/>
          <w:spacing w:val="-9"/>
        </w:rPr>
        <w:t xml:space="preserve"> </w:t>
      </w:r>
      <w:r w:rsidRPr="00CC34F8">
        <w:rPr>
          <w:i/>
          <w:spacing w:val="-2"/>
        </w:rPr>
        <w:t>risk</w:t>
      </w:r>
      <w:r w:rsidRPr="00CC34F8">
        <w:rPr>
          <w:i/>
          <w:spacing w:val="-10"/>
        </w:rPr>
        <w:t xml:space="preserve"> </w:t>
      </w:r>
      <w:r w:rsidRPr="00CC34F8">
        <w:rPr>
          <w:i/>
          <w:spacing w:val="-2"/>
        </w:rPr>
        <w:t>assessment</w:t>
      </w:r>
      <w:r w:rsidRPr="00CC34F8">
        <w:rPr>
          <w:i/>
          <w:spacing w:val="1"/>
        </w:rPr>
        <w:t xml:space="preserve"> </w:t>
      </w:r>
      <w:r w:rsidRPr="00CC34F8">
        <w:rPr>
          <w:spacing w:val="-2"/>
        </w:rPr>
        <w:t>32,</w:t>
      </w:r>
      <w:r w:rsidRPr="00CC34F8">
        <w:rPr>
          <w:spacing w:val="-10"/>
        </w:rPr>
        <w:t xml:space="preserve"> </w:t>
      </w:r>
      <w:r w:rsidRPr="00CC34F8">
        <w:rPr>
          <w:spacing w:val="-2"/>
        </w:rPr>
        <w:t>pp.</w:t>
      </w:r>
      <w:r w:rsidRPr="00CC34F8">
        <w:rPr>
          <w:spacing w:val="-9"/>
        </w:rPr>
        <w:t xml:space="preserve"> </w:t>
      </w:r>
      <w:r w:rsidRPr="00CC34F8">
        <w:rPr>
          <w:spacing w:val="-2"/>
        </w:rPr>
        <w:t>2179–2198.</w:t>
      </w:r>
    </w:p>
    <w:p w14:paraId="2C57F871" w14:textId="77777777" w:rsidR="00D05FC9" w:rsidRDefault="00510033">
      <w:pPr>
        <w:pStyle w:val="Ttulo1"/>
        <w:tabs>
          <w:tab w:val="left" w:pos="8414"/>
        </w:tabs>
        <w:spacing w:before="100"/>
      </w:pPr>
      <w:r w:rsidRPr="00CC34F8">
        <w:t>Marin</w:t>
      </w:r>
      <w:r w:rsidRPr="00CC34F8">
        <w:rPr>
          <w:spacing w:val="-10"/>
        </w:rPr>
        <w:t xml:space="preserve"> </w:t>
      </w:r>
      <w:r w:rsidRPr="00CC34F8">
        <w:t>Roberto,</w:t>
      </w:r>
      <w:r w:rsidRPr="00CC34F8">
        <w:rPr>
          <w:spacing w:val="-11"/>
        </w:rPr>
        <w:t xml:space="preserve"> </w:t>
      </w:r>
      <w:r w:rsidRPr="00CC34F8">
        <w:t>Edwin</w:t>
      </w:r>
      <w:r w:rsidRPr="00CC34F8">
        <w:rPr>
          <w:spacing w:val="-9"/>
        </w:rPr>
        <w:t xml:space="preserve"> </w:t>
      </w:r>
      <w:r w:rsidRPr="00CC34F8">
        <w:t>Garcia,</w:t>
      </w:r>
      <w:r w:rsidRPr="00CC34F8">
        <w:rPr>
          <w:spacing w:val="-9"/>
        </w:rPr>
        <w:t xml:space="preserve"> </w:t>
      </w:r>
      <w:r w:rsidRPr="00CC34F8">
        <w:t>Edier</w:t>
      </w:r>
      <w:r w:rsidRPr="00CC34F8">
        <w:rPr>
          <w:spacing w:val="-11"/>
        </w:rPr>
        <w:t xml:space="preserve"> </w:t>
      </w:r>
      <w:r w:rsidRPr="00CC34F8">
        <w:t>Aristizabal.</w:t>
      </w:r>
      <w:r w:rsidRPr="00CC34F8">
        <w:rPr>
          <w:spacing w:val="-9"/>
        </w:rPr>
        <w:t xml:space="preserve"> </w:t>
      </w:r>
      <w:r w:rsidRPr="00B21BDF">
        <w:t>2021.</w:t>
      </w:r>
      <w:r w:rsidRPr="00B21BDF">
        <w:rPr>
          <w:spacing w:val="-11"/>
        </w:rPr>
        <w:t xml:space="preserve"> </w:t>
      </w:r>
      <w:r w:rsidRPr="00B21BDF">
        <w:t>“Assessing</w:t>
      </w:r>
      <w:r w:rsidRPr="00B21BDF">
        <w:rPr>
          <w:spacing w:val="-9"/>
        </w:rPr>
        <w:t xml:space="preserve"> </w:t>
      </w:r>
      <w:r w:rsidRPr="00B21BDF">
        <w:t>the</w:t>
      </w:r>
      <w:r w:rsidRPr="00B21BDF">
        <w:rPr>
          <w:spacing w:val="-11"/>
        </w:rPr>
        <w:t xml:space="preserve"> </w:t>
      </w:r>
      <w:r w:rsidRPr="00B21BDF">
        <w:t>effectiveness</w:t>
      </w:r>
      <w:r w:rsidRPr="00B21BDF">
        <w:rPr>
          <w:spacing w:val="-10"/>
        </w:rPr>
        <w:t xml:space="preserve"> </w:t>
      </w:r>
      <w:r w:rsidRPr="00B21BDF">
        <w:t>of</w:t>
      </w:r>
      <w:r w:rsidRPr="00B21BDF">
        <w:rPr>
          <w:spacing w:val="-10"/>
        </w:rPr>
        <w:t xml:space="preserve"> </w:t>
      </w:r>
      <w:r w:rsidRPr="00B21BDF">
        <w:t>TRIGRS for</w:t>
      </w:r>
      <w:r w:rsidRPr="00B21BDF">
        <w:rPr>
          <w:spacing w:val="7"/>
        </w:rPr>
        <w:t xml:space="preserve"> </w:t>
      </w:r>
      <w:r w:rsidRPr="00B21BDF">
        <w:t>predicting</w:t>
      </w:r>
      <w:r w:rsidRPr="00B21BDF">
        <w:rPr>
          <w:spacing w:val="8"/>
        </w:rPr>
        <w:t xml:space="preserve"> </w:t>
      </w:r>
      <w:r w:rsidRPr="00B21BDF">
        <w:t>unstable</w:t>
      </w:r>
      <w:r w:rsidRPr="00B21BDF">
        <w:rPr>
          <w:spacing w:val="8"/>
        </w:rPr>
        <w:t xml:space="preserve"> </w:t>
      </w:r>
      <w:r w:rsidRPr="00B21BDF">
        <w:t>areas</w:t>
      </w:r>
      <w:r w:rsidRPr="00B21BDF">
        <w:rPr>
          <w:spacing w:val="8"/>
        </w:rPr>
        <w:t xml:space="preserve"> </w:t>
      </w:r>
      <w:r w:rsidRPr="00B21BDF">
        <w:t>in</w:t>
      </w:r>
      <w:r w:rsidRPr="00B21BDF">
        <w:rPr>
          <w:spacing w:val="8"/>
        </w:rPr>
        <w:t xml:space="preserve"> </w:t>
      </w:r>
      <w:r w:rsidRPr="00B21BDF">
        <w:t>a</w:t>
      </w:r>
      <w:r w:rsidRPr="00B21BDF">
        <w:rPr>
          <w:spacing w:val="8"/>
        </w:rPr>
        <w:t xml:space="preserve"> </w:t>
      </w:r>
      <w:r w:rsidRPr="00B21BDF">
        <w:t>tropical</w:t>
      </w:r>
      <w:r w:rsidRPr="00B21BDF">
        <w:rPr>
          <w:spacing w:val="7"/>
        </w:rPr>
        <w:t xml:space="preserve"> </w:t>
      </w:r>
      <w:r w:rsidRPr="00B21BDF">
        <w:t>mountain</w:t>
      </w:r>
      <w:r w:rsidRPr="00B21BDF">
        <w:rPr>
          <w:spacing w:val="8"/>
        </w:rPr>
        <w:t xml:space="preserve"> </w:t>
      </w:r>
      <w:r w:rsidRPr="00B21BDF">
        <w:t>basin</w:t>
      </w:r>
      <w:r w:rsidRPr="00B21BDF">
        <w:rPr>
          <w:spacing w:val="8"/>
        </w:rPr>
        <w:t xml:space="preserve"> </w:t>
      </w:r>
      <w:r w:rsidRPr="00B21BDF">
        <w:t>(Colombian</w:t>
      </w:r>
      <w:r w:rsidRPr="00B21BDF">
        <w:rPr>
          <w:spacing w:val="8"/>
        </w:rPr>
        <w:t xml:space="preserve"> </w:t>
      </w:r>
      <w:r w:rsidRPr="00B21BDF">
        <w:t>Andes)”.</w:t>
      </w:r>
      <w:r w:rsidRPr="00B21BDF">
        <w:rPr>
          <w:spacing w:val="8"/>
        </w:rPr>
        <w:t xml:space="preserve"> </w:t>
      </w:r>
      <w:r w:rsidRPr="00CC34F8">
        <w:t>In:</w:t>
      </w:r>
      <w:r w:rsidRPr="00CC34F8">
        <w:rPr>
          <w:spacing w:val="9"/>
        </w:rPr>
        <w:t xml:space="preserve"> </w:t>
      </w:r>
      <w:r w:rsidRPr="00CC34F8">
        <w:rPr>
          <w:i/>
        </w:rPr>
        <w:t>Geotechnical</w:t>
      </w:r>
      <w:r w:rsidRPr="00CC34F8">
        <w:rPr>
          <w:spacing w:val="72"/>
        </w:rPr>
        <w:t xml:space="preserve"> </w:t>
      </w:r>
      <w:bookmarkStart w:id="1033" w:name="_bookmark41"/>
      <w:bookmarkEnd w:id="1033"/>
      <w:r w:rsidRPr="00CC34F8">
        <w:rPr>
          <w:i/>
          <w:spacing w:val="-4"/>
        </w:rPr>
        <w:t>and</w:t>
      </w:r>
      <w:r w:rsidRPr="00CC34F8">
        <w:rPr>
          <w:i/>
          <w:spacing w:val="-9"/>
        </w:rPr>
        <w:t xml:space="preserve"> </w:t>
      </w:r>
      <w:r w:rsidRPr="00CC34F8">
        <w:rPr>
          <w:i/>
          <w:spacing w:val="-4"/>
        </w:rPr>
        <w:t>Geological</w:t>
      </w:r>
      <w:r w:rsidRPr="00CC34F8">
        <w:rPr>
          <w:i/>
          <w:spacing w:val="-8"/>
        </w:rPr>
        <w:t xml:space="preserve"> </w:t>
      </w:r>
      <w:r w:rsidRPr="00CC34F8">
        <w:rPr>
          <w:i/>
          <w:spacing w:val="-4"/>
        </w:rPr>
        <w:t>Engineering</w:t>
      </w:r>
      <w:r w:rsidRPr="00CC34F8">
        <w:rPr>
          <w:i/>
          <w:spacing w:val="-1"/>
        </w:rPr>
        <w:t xml:space="preserve"> </w:t>
      </w:r>
      <w:r w:rsidRPr="00CC34F8">
        <w:rPr>
          <w:spacing w:val="-4"/>
        </w:rPr>
        <w:t>39.3,</w:t>
      </w:r>
      <w:r w:rsidRPr="00CC34F8">
        <w:rPr>
          <w:spacing w:val="-8"/>
        </w:rPr>
        <w:t xml:space="preserve"> </w:t>
      </w:r>
      <w:r w:rsidRPr="00CC34F8">
        <w:rPr>
          <w:spacing w:val="-4"/>
        </w:rPr>
        <w:t>pp.</w:t>
      </w:r>
      <w:r w:rsidRPr="00CC34F8">
        <w:rPr>
          <w:spacing w:val="-8"/>
        </w:rPr>
        <w:t xml:space="preserve"> </w:t>
      </w:r>
      <w:r w:rsidRPr="00CC34F8">
        <w:rPr>
          <w:spacing w:val="-4"/>
        </w:rPr>
        <w:t xml:space="preserve">2329–2346. </w:t>
      </w:r>
    </w:p>
    <w:p w14:paraId="45E2CBFC" w14:textId="77777777" w:rsidR="00D05FC9" w:rsidRDefault="00510033">
      <w:pPr>
        <w:pStyle w:val="Ttulo1"/>
        <w:tabs>
          <w:tab w:val="left" w:pos="8414"/>
        </w:tabs>
        <w:spacing w:before="100"/>
      </w:pPr>
      <w:r w:rsidRPr="00CC34F8">
        <w:t>Montgomery</w:t>
      </w:r>
      <w:r w:rsidRPr="00CC34F8">
        <w:rPr>
          <w:spacing w:val="-13"/>
        </w:rPr>
        <w:t xml:space="preserve"> </w:t>
      </w:r>
      <w:r w:rsidRPr="00CC34F8">
        <w:t>David</w:t>
      </w:r>
      <w:r w:rsidRPr="00CC34F8">
        <w:rPr>
          <w:spacing w:val="-13"/>
        </w:rPr>
        <w:t xml:space="preserve"> </w:t>
      </w:r>
      <w:r w:rsidRPr="00CC34F8">
        <w:t>R.</w:t>
      </w:r>
      <w:r w:rsidRPr="00CC34F8">
        <w:rPr>
          <w:spacing w:val="-13"/>
        </w:rPr>
        <w:t xml:space="preserve">, </w:t>
      </w:r>
      <w:r w:rsidRPr="00CC34F8">
        <w:t>William</w:t>
      </w:r>
      <w:r w:rsidRPr="00CC34F8">
        <w:rPr>
          <w:spacing w:val="-13"/>
        </w:rPr>
        <w:t xml:space="preserve"> </w:t>
      </w:r>
      <w:r w:rsidRPr="00CC34F8">
        <w:t>E.</w:t>
      </w:r>
      <w:r w:rsidRPr="00CC34F8">
        <w:rPr>
          <w:spacing w:val="-13"/>
        </w:rPr>
        <w:t xml:space="preserve"> </w:t>
      </w:r>
      <w:r w:rsidRPr="00CC34F8">
        <w:t>Dietrich</w:t>
      </w:r>
      <w:r w:rsidRPr="00CC34F8">
        <w:rPr>
          <w:spacing w:val="-13"/>
        </w:rPr>
        <w:t xml:space="preserve">. </w:t>
      </w:r>
      <w:r w:rsidRPr="00B21BDF">
        <w:t>1994.</w:t>
      </w:r>
      <w:r w:rsidRPr="00B21BDF">
        <w:rPr>
          <w:spacing w:val="-13"/>
        </w:rPr>
        <w:t xml:space="preserve"> </w:t>
      </w:r>
      <w:r w:rsidRPr="00B21BDF">
        <w:t>“A</w:t>
      </w:r>
      <w:r w:rsidRPr="00B21BDF">
        <w:rPr>
          <w:spacing w:val="-13"/>
        </w:rPr>
        <w:t xml:space="preserve"> </w:t>
      </w:r>
      <w:r w:rsidRPr="00B21BDF">
        <w:t>physically</w:t>
      </w:r>
      <w:r w:rsidRPr="00B21BDF">
        <w:rPr>
          <w:spacing w:val="-13"/>
        </w:rPr>
        <w:t xml:space="preserve"> </w:t>
      </w:r>
      <w:r w:rsidRPr="00B21BDF">
        <w:t>based</w:t>
      </w:r>
      <w:r w:rsidRPr="00B21BDF">
        <w:rPr>
          <w:spacing w:val="-13"/>
        </w:rPr>
        <w:t xml:space="preserve"> </w:t>
      </w:r>
      <w:r w:rsidRPr="00B21BDF">
        <w:t>model</w:t>
      </w:r>
      <w:r w:rsidRPr="00B21BDF">
        <w:rPr>
          <w:spacing w:val="-13"/>
        </w:rPr>
        <w:t xml:space="preserve"> </w:t>
      </w:r>
      <w:r w:rsidRPr="00B21BDF">
        <w:t>for</w:t>
      </w:r>
      <w:r w:rsidRPr="00B21BDF">
        <w:rPr>
          <w:spacing w:val="-13"/>
        </w:rPr>
        <w:t xml:space="preserve"> </w:t>
      </w:r>
      <w:r w:rsidRPr="00B21BDF">
        <w:t>the</w:t>
      </w:r>
      <w:r w:rsidRPr="00B21BDF">
        <w:rPr>
          <w:spacing w:val="-13"/>
        </w:rPr>
        <w:t xml:space="preserve"> </w:t>
      </w:r>
      <w:r w:rsidRPr="00B21BDF">
        <w:t xml:space="preserve">topographic </w:t>
      </w:r>
      <w:bookmarkStart w:id="1034" w:name="_bookmark42"/>
      <w:bookmarkEnd w:id="1034"/>
      <w:r w:rsidRPr="00B21BDF">
        <w:rPr>
          <w:spacing w:val="-2"/>
        </w:rPr>
        <w:t>control</w:t>
      </w:r>
      <w:r w:rsidRPr="00B21BDF">
        <w:rPr>
          <w:spacing w:val="-7"/>
        </w:rPr>
        <w:t xml:space="preserve"> </w:t>
      </w:r>
      <w:r w:rsidRPr="00B21BDF">
        <w:rPr>
          <w:spacing w:val="-2"/>
        </w:rPr>
        <w:t>on</w:t>
      </w:r>
      <w:r w:rsidRPr="00B21BDF">
        <w:rPr>
          <w:spacing w:val="-7"/>
        </w:rPr>
        <w:t xml:space="preserve"> </w:t>
      </w:r>
      <w:r w:rsidRPr="00B21BDF">
        <w:rPr>
          <w:spacing w:val="-2"/>
        </w:rPr>
        <w:t>shallow</w:t>
      </w:r>
      <w:r w:rsidRPr="00B21BDF">
        <w:rPr>
          <w:spacing w:val="-6"/>
        </w:rPr>
        <w:t xml:space="preserve"> </w:t>
      </w:r>
      <w:r w:rsidRPr="00B21BDF">
        <w:rPr>
          <w:spacing w:val="-2"/>
        </w:rPr>
        <w:t>landsliding”.</w:t>
      </w:r>
      <w:r w:rsidRPr="00B21BDF">
        <w:rPr>
          <w:spacing w:val="-7"/>
        </w:rPr>
        <w:t xml:space="preserve"> </w:t>
      </w:r>
      <w:r w:rsidRPr="00CC34F8">
        <w:rPr>
          <w:spacing w:val="-2"/>
        </w:rPr>
        <w:t>In:</w:t>
      </w:r>
      <w:r w:rsidRPr="00CC34F8">
        <w:rPr>
          <w:spacing w:val="-7"/>
        </w:rPr>
        <w:t xml:space="preserve"> </w:t>
      </w:r>
      <w:r w:rsidRPr="00CC34F8">
        <w:rPr>
          <w:i/>
          <w:spacing w:val="-2"/>
        </w:rPr>
        <w:t>Water</w:t>
      </w:r>
      <w:r w:rsidRPr="00CC34F8">
        <w:rPr>
          <w:i/>
          <w:spacing w:val="-6"/>
        </w:rPr>
        <w:t xml:space="preserve"> </w:t>
      </w:r>
      <w:r w:rsidRPr="00CC34F8">
        <w:rPr>
          <w:i/>
          <w:spacing w:val="-2"/>
        </w:rPr>
        <w:t>resources</w:t>
      </w:r>
      <w:r w:rsidRPr="00CC34F8">
        <w:rPr>
          <w:i/>
          <w:spacing w:val="-7"/>
        </w:rPr>
        <w:t xml:space="preserve"> </w:t>
      </w:r>
      <w:r w:rsidRPr="00CC34F8">
        <w:rPr>
          <w:i/>
          <w:spacing w:val="-2"/>
        </w:rPr>
        <w:t>research</w:t>
      </w:r>
      <w:r w:rsidRPr="00CC34F8">
        <w:rPr>
          <w:i/>
          <w:spacing w:val="-5"/>
        </w:rPr>
        <w:t xml:space="preserve"> </w:t>
      </w:r>
      <w:r w:rsidRPr="00CC34F8">
        <w:rPr>
          <w:spacing w:val="-2"/>
        </w:rPr>
        <w:t>30.4,</w:t>
      </w:r>
      <w:r w:rsidRPr="00CC34F8">
        <w:rPr>
          <w:spacing w:val="-6"/>
        </w:rPr>
        <w:t xml:space="preserve"> </w:t>
      </w:r>
      <w:r w:rsidRPr="00CC34F8">
        <w:rPr>
          <w:spacing w:val="-2"/>
        </w:rPr>
        <w:t>pp.</w:t>
      </w:r>
      <w:r w:rsidRPr="00CC34F8">
        <w:rPr>
          <w:spacing w:val="-7"/>
        </w:rPr>
        <w:t xml:space="preserve"> </w:t>
      </w:r>
      <w:r w:rsidRPr="00CC34F8">
        <w:rPr>
          <w:spacing w:val="-2"/>
        </w:rPr>
        <w:t>1153–1171.</w:t>
      </w:r>
    </w:p>
    <w:p w14:paraId="28B86095" w14:textId="77777777" w:rsidR="00D05FC9" w:rsidRDefault="00510033">
      <w:pPr>
        <w:pStyle w:val="Ttulo1"/>
        <w:tabs>
          <w:tab w:val="left" w:pos="8414"/>
        </w:tabs>
        <w:spacing w:before="100"/>
      </w:pPr>
      <w:r w:rsidRPr="00CC34F8">
        <w:t>Palacio</w:t>
      </w:r>
      <w:r w:rsidRPr="00CC34F8">
        <w:rPr>
          <w:spacing w:val="-9"/>
        </w:rPr>
        <w:t xml:space="preserve"> </w:t>
      </w:r>
      <w:r w:rsidRPr="00CC34F8">
        <w:t>Johnnatan,</w:t>
      </w:r>
      <w:r w:rsidRPr="00CC34F8">
        <w:rPr>
          <w:spacing w:val="-9"/>
        </w:rPr>
        <w:t xml:space="preserve"> </w:t>
      </w:r>
      <w:r w:rsidRPr="00CC34F8">
        <w:t>Martin</w:t>
      </w:r>
      <w:r w:rsidRPr="00CC34F8">
        <w:rPr>
          <w:spacing w:val="-9"/>
        </w:rPr>
        <w:t xml:space="preserve"> </w:t>
      </w:r>
      <w:r w:rsidRPr="00CC34F8">
        <w:t>Mergili,</w:t>
      </w:r>
      <w:r w:rsidRPr="00CC34F8">
        <w:rPr>
          <w:spacing w:val="-9"/>
        </w:rPr>
        <w:t xml:space="preserve"> </w:t>
      </w:r>
      <w:r w:rsidRPr="00CC34F8">
        <w:t>Edier</w:t>
      </w:r>
      <w:r w:rsidRPr="00CC34F8">
        <w:rPr>
          <w:spacing w:val="-9"/>
        </w:rPr>
        <w:t xml:space="preserve"> </w:t>
      </w:r>
      <w:r w:rsidRPr="00CC34F8">
        <w:t>Aristizabal</w:t>
      </w:r>
      <w:r w:rsidRPr="00CC34F8">
        <w:rPr>
          <w:spacing w:val="-9"/>
        </w:rPr>
        <w:t xml:space="preserve">. </w:t>
      </w:r>
      <w:r w:rsidRPr="00CC34F8">
        <w:t>2020.</w:t>
      </w:r>
      <w:r w:rsidRPr="00CC34F8">
        <w:rPr>
          <w:spacing w:val="-9"/>
        </w:rPr>
        <w:t xml:space="preserve"> </w:t>
      </w:r>
      <w:r w:rsidRPr="00CC34F8">
        <w:t>“Probabilistic</w:t>
      </w:r>
      <w:r w:rsidRPr="00CC34F8">
        <w:rPr>
          <w:spacing w:val="-9"/>
        </w:rPr>
        <w:t xml:space="preserve"> </w:t>
      </w:r>
      <w:r w:rsidRPr="00CC34F8">
        <w:t>landslide</w:t>
      </w:r>
      <w:r w:rsidRPr="00CC34F8">
        <w:rPr>
          <w:spacing w:val="-9"/>
        </w:rPr>
        <w:t xml:space="preserve"> </w:t>
      </w:r>
      <w:r w:rsidRPr="00CC34F8">
        <w:t>susceptibility analysis in tropical mountainous terrain using the physically based r. slope. stability model”.</w:t>
      </w:r>
      <w:r w:rsidRPr="00CC34F8">
        <w:rPr>
          <w:spacing w:val="80"/>
        </w:rPr>
        <w:t xml:space="preserve"> </w:t>
      </w:r>
      <w:bookmarkStart w:id="1035" w:name="_bookmark43"/>
      <w:bookmarkEnd w:id="1035"/>
      <w:r w:rsidRPr="00CC34F8">
        <w:rPr>
          <w:spacing w:val="-2"/>
        </w:rPr>
        <w:t>In:</w:t>
      </w:r>
      <w:r w:rsidRPr="00CC34F8">
        <w:rPr>
          <w:spacing w:val="-9"/>
        </w:rPr>
        <w:t xml:space="preserve"> </w:t>
      </w:r>
      <w:r w:rsidRPr="00CC34F8">
        <w:rPr>
          <w:i/>
          <w:spacing w:val="-2"/>
        </w:rPr>
        <w:t>Natural</w:t>
      </w:r>
      <w:r w:rsidRPr="00CC34F8">
        <w:rPr>
          <w:i/>
          <w:spacing w:val="-9"/>
        </w:rPr>
        <w:t xml:space="preserve"> </w:t>
      </w:r>
      <w:r w:rsidRPr="00CC34F8">
        <w:rPr>
          <w:i/>
          <w:spacing w:val="-2"/>
        </w:rPr>
        <w:t>Hazards</w:t>
      </w:r>
      <w:r w:rsidRPr="00CC34F8">
        <w:rPr>
          <w:i/>
          <w:spacing w:val="-8"/>
        </w:rPr>
        <w:t xml:space="preserve"> </w:t>
      </w:r>
      <w:r w:rsidRPr="00CC34F8">
        <w:rPr>
          <w:i/>
          <w:spacing w:val="-2"/>
        </w:rPr>
        <w:t>and</w:t>
      </w:r>
      <w:r w:rsidRPr="00CC34F8">
        <w:rPr>
          <w:i/>
          <w:spacing w:val="-9"/>
        </w:rPr>
        <w:t xml:space="preserve"> </w:t>
      </w:r>
      <w:r w:rsidRPr="00CC34F8">
        <w:rPr>
          <w:i/>
          <w:spacing w:val="-2"/>
        </w:rPr>
        <w:t>Earth</w:t>
      </w:r>
      <w:r w:rsidRPr="00CC34F8">
        <w:rPr>
          <w:i/>
          <w:spacing w:val="-9"/>
        </w:rPr>
        <w:t xml:space="preserve"> </w:t>
      </w:r>
      <w:r w:rsidRPr="00CC34F8">
        <w:rPr>
          <w:i/>
          <w:spacing w:val="-2"/>
        </w:rPr>
        <w:t>System</w:t>
      </w:r>
      <w:r w:rsidRPr="00CC34F8">
        <w:rPr>
          <w:i/>
          <w:spacing w:val="-9"/>
        </w:rPr>
        <w:t xml:space="preserve"> </w:t>
      </w:r>
      <w:r w:rsidRPr="00CC34F8">
        <w:rPr>
          <w:i/>
          <w:spacing w:val="-2"/>
        </w:rPr>
        <w:t>Sciences</w:t>
      </w:r>
      <w:r w:rsidRPr="00CC34F8">
        <w:rPr>
          <w:i/>
          <w:spacing w:val="-4"/>
        </w:rPr>
        <w:t xml:space="preserve"> </w:t>
      </w:r>
      <w:r w:rsidRPr="00CC34F8">
        <w:rPr>
          <w:spacing w:val="-2"/>
        </w:rPr>
        <w:t>20.3,</w:t>
      </w:r>
      <w:r w:rsidRPr="00CC34F8">
        <w:rPr>
          <w:spacing w:val="-9"/>
        </w:rPr>
        <w:t xml:space="preserve"> </w:t>
      </w:r>
      <w:r w:rsidRPr="00CC34F8">
        <w:rPr>
          <w:spacing w:val="-2"/>
        </w:rPr>
        <w:t>pp.</w:t>
      </w:r>
      <w:r w:rsidRPr="00CC34F8">
        <w:rPr>
          <w:spacing w:val="-8"/>
        </w:rPr>
        <w:t xml:space="preserve"> </w:t>
      </w:r>
      <w:r w:rsidRPr="00CC34F8">
        <w:rPr>
          <w:spacing w:val="-2"/>
        </w:rPr>
        <w:t>815–829.</w:t>
      </w:r>
    </w:p>
    <w:p w14:paraId="445E0C65" w14:textId="77777777" w:rsidR="00D05FC9" w:rsidRDefault="00510033">
      <w:pPr>
        <w:pStyle w:val="Ttulo1"/>
        <w:tabs>
          <w:tab w:val="left" w:pos="8414"/>
        </w:tabs>
        <w:spacing w:before="100"/>
      </w:pPr>
      <w:r w:rsidRPr="00CC34F8">
        <w:t>Pedregosa</w:t>
      </w:r>
      <w:r w:rsidRPr="00CC34F8">
        <w:rPr>
          <w:spacing w:val="5"/>
        </w:rPr>
        <w:t xml:space="preserve"> </w:t>
      </w:r>
      <w:r w:rsidRPr="00CC34F8">
        <w:t>F.</w:t>
      </w:r>
      <w:r w:rsidRPr="00CC34F8">
        <w:rPr>
          <w:spacing w:val="5"/>
        </w:rPr>
        <w:t xml:space="preserve"> </w:t>
      </w:r>
      <w:r w:rsidRPr="00CC34F8">
        <w:t>2011.</w:t>
      </w:r>
      <w:r w:rsidRPr="00CC34F8">
        <w:rPr>
          <w:spacing w:val="6"/>
        </w:rPr>
        <w:t xml:space="preserve"> </w:t>
      </w:r>
      <w:r w:rsidRPr="00CC34F8">
        <w:rPr>
          <w:i/>
        </w:rPr>
        <w:t>Scikit-learn:</w:t>
      </w:r>
      <w:r w:rsidRPr="00CC34F8">
        <w:rPr>
          <w:i/>
          <w:spacing w:val="5"/>
        </w:rPr>
        <w:t xml:space="preserve"> </w:t>
      </w:r>
      <w:r w:rsidRPr="00CC34F8">
        <w:rPr>
          <w:i/>
        </w:rPr>
        <w:t>Machine</w:t>
      </w:r>
      <w:r w:rsidRPr="00CC34F8">
        <w:rPr>
          <w:i/>
          <w:spacing w:val="6"/>
        </w:rPr>
        <w:t xml:space="preserve"> </w:t>
      </w:r>
      <w:r w:rsidRPr="00CC34F8">
        <w:rPr>
          <w:i/>
        </w:rPr>
        <w:t>Learning</w:t>
      </w:r>
      <w:r w:rsidRPr="00CC34F8">
        <w:rPr>
          <w:i/>
          <w:spacing w:val="6"/>
        </w:rPr>
        <w:t xml:space="preserve"> </w:t>
      </w:r>
      <w:r w:rsidRPr="00CC34F8">
        <w:rPr>
          <w:i/>
        </w:rPr>
        <w:t>in</w:t>
      </w:r>
      <w:r w:rsidRPr="00CC34F8">
        <w:rPr>
          <w:i/>
          <w:spacing w:val="5"/>
        </w:rPr>
        <w:t xml:space="preserve"> </w:t>
      </w:r>
      <w:r w:rsidRPr="00CC34F8">
        <w:rPr>
          <w:i/>
        </w:rPr>
        <w:t>Python</w:t>
      </w:r>
      <w:r w:rsidRPr="00CC34F8">
        <w:t>.</w:t>
      </w:r>
      <w:r w:rsidRPr="00CC34F8">
        <w:rPr>
          <w:spacing w:val="6"/>
        </w:rPr>
        <w:t xml:space="preserve"> </w:t>
      </w:r>
      <w:r w:rsidRPr="00CC34F8">
        <w:t>Journal</w:t>
      </w:r>
      <w:r w:rsidRPr="00CC34F8">
        <w:rPr>
          <w:spacing w:val="6"/>
        </w:rPr>
        <w:t xml:space="preserve"> </w:t>
      </w:r>
      <w:r w:rsidRPr="00CC34F8">
        <w:t>of</w:t>
      </w:r>
      <w:r w:rsidRPr="00CC34F8">
        <w:rPr>
          <w:spacing w:val="5"/>
        </w:rPr>
        <w:t xml:space="preserve"> </w:t>
      </w:r>
      <w:r w:rsidRPr="00CC34F8">
        <w:t>Machine</w:t>
      </w:r>
      <w:r w:rsidRPr="00CC34F8">
        <w:rPr>
          <w:spacing w:val="6"/>
        </w:rPr>
        <w:t xml:space="preserve"> </w:t>
      </w:r>
      <w:r w:rsidRPr="00CC34F8">
        <w:t>Learning</w:t>
      </w:r>
      <w:bookmarkStart w:id="1036" w:name="_bookmark44"/>
      <w:bookmarkEnd w:id="1036"/>
      <w:r w:rsidRPr="00CC34F8">
        <w:t xml:space="preserve"> </w:t>
      </w:r>
      <w:r w:rsidRPr="00CC34F8">
        <w:rPr>
          <w:spacing w:val="-4"/>
        </w:rPr>
        <w:t>Research</w:t>
      </w:r>
      <w:r w:rsidRPr="00CC34F8">
        <w:rPr>
          <w:spacing w:val="-1"/>
        </w:rPr>
        <w:t xml:space="preserve"> </w:t>
      </w:r>
      <w:r w:rsidRPr="00CC34F8">
        <w:rPr>
          <w:spacing w:val="-4"/>
        </w:rPr>
        <w:t>12,</w:t>
      </w:r>
      <w:r w:rsidRPr="00CC34F8">
        <w:t xml:space="preserve"> </w:t>
      </w:r>
      <w:r w:rsidRPr="00CC34F8">
        <w:rPr>
          <w:spacing w:val="-4"/>
        </w:rPr>
        <w:t>pp.</w:t>
      </w:r>
      <w:r w:rsidRPr="00CC34F8">
        <w:t xml:space="preserve"> </w:t>
      </w:r>
      <w:r w:rsidRPr="00CC34F8">
        <w:rPr>
          <w:spacing w:val="-4"/>
        </w:rPr>
        <w:t>2825-2830.</w:t>
      </w:r>
    </w:p>
    <w:p w14:paraId="670E577B" w14:textId="77777777" w:rsidR="00D05FC9" w:rsidRDefault="00510033">
      <w:pPr>
        <w:pStyle w:val="Ttulo1"/>
        <w:tabs>
          <w:tab w:val="left" w:pos="8414"/>
        </w:tabs>
        <w:spacing w:before="100"/>
      </w:pPr>
      <w:r w:rsidRPr="00CC34F8">
        <w:t>Petschko</w:t>
      </w:r>
      <w:r w:rsidRPr="00CC34F8">
        <w:rPr>
          <w:spacing w:val="-13"/>
        </w:rPr>
        <w:t xml:space="preserve"> </w:t>
      </w:r>
      <w:r w:rsidRPr="00CC34F8">
        <w:t>H</w:t>
      </w:r>
      <w:r w:rsidRPr="00CC34F8">
        <w:rPr>
          <w:spacing w:val="-13"/>
        </w:rPr>
        <w:t xml:space="preserve">. </w:t>
      </w:r>
      <w:r w:rsidRPr="00CC34F8">
        <w:t>2012.</w:t>
      </w:r>
      <w:r w:rsidRPr="00CC34F8">
        <w:rPr>
          <w:spacing w:val="-13"/>
        </w:rPr>
        <w:t xml:space="preserve"> </w:t>
      </w:r>
      <w:r w:rsidRPr="00CC34F8">
        <w:t>“Landslide</w:t>
      </w:r>
      <w:r w:rsidRPr="00CC34F8">
        <w:rPr>
          <w:spacing w:val="-13"/>
        </w:rPr>
        <w:t xml:space="preserve"> </w:t>
      </w:r>
      <w:r w:rsidRPr="00CC34F8">
        <w:t>susceptibility</w:t>
      </w:r>
      <w:r w:rsidRPr="00CC34F8">
        <w:rPr>
          <w:spacing w:val="-13"/>
        </w:rPr>
        <w:t xml:space="preserve"> </w:t>
      </w:r>
      <w:r w:rsidRPr="00CC34F8">
        <w:t>modeling</w:t>
      </w:r>
      <w:r w:rsidRPr="00CC34F8">
        <w:rPr>
          <w:spacing w:val="-13"/>
        </w:rPr>
        <w:t xml:space="preserve"> </w:t>
      </w:r>
      <w:r w:rsidRPr="00CC34F8">
        <w:t>with</w:t>
      </w:r>
      <w:r w:rsidRPr="00CC34F8">
        <w:rPr>
          <w:spacing w:val="-13"/>
        </w:rPr>
        <w:t xml:space="preserve"> </w:t>
      </w:r>
      <w:r w:rsidRPr="00CC34F8">
        <w:t>generalized</w:t>
      </w:r>
      <w:r w:rsidRPr="00CC34F8">
        <w:rPr>
          <w:spacing w:val="-13"/>
        </w:rPr>
        <w:t xml:space="preserve"> </w:t>
      </w:r>
      <w:r w:rsidRPr="00CC34F8">
        <w:t>additive</w:t>
      </w:r>
      <w:r w:rsidRPr="00CC34F8">
        <w:rPr>
          <w:spacing w:val="-13"/>
        </w:rPr>
        <w:t xml:space="preserve"> </w:t>
      </w:r>
      <w:r w:rsidRPr="00CC34F8">
        <w:t xml:space="preserve">models–facing </w:t>
      </w:r>
      <w:r w:rsidRPr="00CC34F8">
        <w:rPr>
          <w:spacing w:val="-2"/>
        </w:rPr>
        <w:t>the</w:t>
      </w:r>
      <w:r w:rsidRPr="00CC34F8">
        <w:rPr>
          <w:spacing w:val="-11"/>
        </w:rPr>
        <w:t xml:space="preserve"> </w:t>
      </w:r>
      <w:r w:rsidRPr="00CC34F8">
        <w:rPr>
          <w:spacing w:val="-2"/>
        </w:rPr>
        <w:t>heterogeneity</w:t>
      </w:r>
      <w:r w:rsidRPr="00CC34F8">
        <w:rPr>
          <w:spacing w:val="-11"/>
        </w:rPr>
        <w:t xml:space="preserve"> </w:t>
      </w:r>
      <w:r w:rsidRPr="00CC34F8">
        <w:rPr>
          <w:spacing w:val="-2"/>
        </w:rPr>
        <w:t>of</w:t>
      </w:r>
      <w:r w:rsidRPr="00CC34F8">
        <w:rPr>
          <w:spacing w:val="-11"/>
        </w:rPr>
        <w:t xml:space="preserve"> </w:t>
      </w:r>
      <w:r w:rsidRPr="00CC34F8">
        <w:rPr>
          <w:spacing w:val="-2"/>
        </w:rPr>
        <w:t>large</w:t>
      </w:r>
      <w:r w:rsidRPr="00CC34F8">
        <w:rPr>
          <w:spacing w:val="-11"/>
        </w:rPr>
        <w:t xml:space="preserve"> </w:t>
      </w:r>
      <w:r w:rsidRPr="00CC34F8">
        <w:rPr>
          <w:spacing w:val="-2"/>
        </w:rPr>
        <w:t>regions”.</w:t>
      </w:r>
      <w:r w:rsidRPr="00CC34F8">
        <w:rPr>
          <w:spacing w:val="-11"/>
        </w:rPr>
        <w:t xml:space="preserve"> </w:t>
      </w:r>
      <w:r w:rsidRPr="00CC34F8">
        <w:rPr>
          <w:spacing w:val="-2"/>
        </w:rPr>
        <w:t>In:</w:t>
      </w:r>
      <w:r w:rsidRPr="00CC34F8">
        <w:rPr>
          <w:spacing w:val="-11"/>
        </w:rPr>
        <w:t xml:space="preserve"> </w:t>
      </w:r>
      <w:r w:rsidRPr="00CC34F8">
        <w:rPr>
          <w:i/>
          <w:spacing w:val="-2"/>
        </w:rPr>
        <w:t>Landslides</w:t>
      </w:r>
      <w:r w:rsidRPr="00CC34F8">
        <w:rPr>
          <w:i/>
          <w:spacing w:val="-11"/>
        </w:rPr>
        <w:t xml:space="preserve"> </w:t>
      </w:r>
      <w:r w:rsidRPr="00CC34F8">
        <w:rPr>
          <w:i/>
          <w:spacing w:val="-2"/>
        </w:rPr>
        <w:t>and</w:t>
      </w:r>
      <w:r w:rsidRPr="00CC34F8">
        <w:rPr>
          <w:i/>
          <w:spacing w:val="-11"/>
        </w:rPr>
        <w:t xml:space="preserve"> </w:t>
      </w:r>
      <w:r w:rsidRPr="00CC34F8">
        <w:rPr>
          <w:i/>
          <w:spacing w:val="-2"/>
        </w:rPr>
        <w:t>Engineered</w:t>
      </w:r>
      <w:r w:rsidRPr="00CC34F8">
        <w:rPr>
          <w:i/>
          <w:spacing w:val="-11"/>
        </w:rPr>
        <w:t xml:space="preserve"> </w:t>
      </w:r>
      <w:r w:rsidRPr="00CC34F8">
        <w:rPr>
          <w:i/>
          <w:spacing w:val="-2"/>
        </w:rPr>
        <w:t>Slopes,</w:t>
      </w:r>
      <w:r w:rsidRPr="00CC34F8">
        <w:rPr>
          <w:i/>
          <w:spacing w:val="-11"/>
        </w:rPr>
        <w:t xml:space="preserve"> </w:t>
      </w:r>
      <w:r w:rsidRPr="00CC34F8">
        <w:rPr>
          <w:i/>
          <w:spacing w:val="-2"/>
        </w:rPr>
        <w:t>Protecting</w:t>
      </w:r>
      <w:r w:rsidRPr="00CC34F8">
        <w:rPr>
          <w:i/>
          <w:spacing w:val="-11"/>
        </w:rPr>
        <w:t xml:space="preserve"> </w:t>
      </w:r>
      <w:r w:rsidRPr="00CC34F8">
        <w:rPr>
          <w:i/>
          <w:spacing w:val="-2"/>
        </w:rPr>
        <w:t>Society</w:t>
      </w:r>
      <w:r w:rsidRPr="00CC34F8">
        <w:rPr>
          <w:i/>
          <w:spacing w:val="-11"/>
        </w:rPr>
        <w:t xml:space="preserve"> </w:t>
      </w:r>
      <w:r w:rsidRPr="00CC34F8">
        <w:rPr>
          <w:i/>
          <w:spacing w:val="-2"/>
        </w:rPr>
        <w:t>through</w:t>
      </w:r>
      <w:r w:rsidRPr="00CC34F8">
        <w:rPr>
          <w:spacing w:val="51"/>
        </w:rPr>
        <w:t xml:space="preserve"> </w:t>
      </w:r>
      <w:bookmarkStart w:id="1037" w:name="_bookmark45"/>
      <w:bookmarkEnd w:id="1037"/>
      <w:r w:rsidRPr="00CC34F8">
        <w:rPr>
          <w:i/>
          <w:spacing w:val="-4"/>
        </w:rPr>
        <w:t>Improved</w:t>
      </w:r>
      <w:r w:rsidRPr="00CC34F8">
        <w:rPr>
          <w:i/>
          <w:spacing w:val="-1"/>
        </w:rPr>
        <w:t xml:space="preserve"> </w:t>
      </w:r>
      <w:r w:rsidRPr="00CC34F8">
        <w:rPr>
          <w:i/>
          <w:spacing w:val="-4"/>
        </w:rPr>
        <w:t>Understanding</w:t>
      </w:r>
      <w:r w:rsidRPr="00CC34F8">
        <w:rPr>
          <w:i/>
          <w:spacing w:val="8"/>
        </w:rPr>
        <w:t xml:space="preserve"> </w:t>
      </w:r>
      <w:r w:rsidRPr="00CC34F8">
        <w:rPr>
          <w:spacing w:val="-4"/>
        </w:rPr>
        <w:t>1,</w:t>
      </w:r>
      <w:r w:rsidRPr="00CC34F8">
        <w:t xml:space="preserve"> </w:t>
      </w:r>
      <w:r w:rsidRPr="00CC34F8">
        <w:rPr>
          <w:spacing w:val="-4"/>
        </w:rPr>
        <w:t>pp.</w:t>
      </w:r>
      <w:r w:rsidRPr="00CC34F8">
        <w:t xml:space="preserve"> </w:t>
      </w:r>
      <w:r w:rsidRPr="00CC34F8">
        <w:rPr>
          <w:spacing w:val="-4"/>
        </w:rPr>
        <w:t>769–777.</w:t>
      </w:r>
    </w:p>
    <w:p w14:paraId="2C3EECE4" w14:textId="77777777" w:rsidR="00D05FC9" w:rsidRDefault="00510033">
      <w:pPr>
        <w:pStyle w:val="Ttulo1"/>
        <w:tabs>
          <w:tab w:val="left" w:pos="8414"/>
        </w:tabs>
        <w:spacing w:before="100"/>
      </w:pPr>
      <w:r w:rsidRPr="00B21BDF">
        <w:t>Reichenbach</w:t>
      </w:r>
      <w:r w:rsidRPr="00B21BDF">
        <w:rPr>
          <w:spacing w:val="-10"/>
        </w:rPr>
        <w:t xml:space="preserve"> </w:t>
      </w:r>
      <w:r w:rsidRPr="00B21BDF">
        <w:t>Paola</w:t>
      </w:r>
      <w:r w:rsidRPr="00B21BDF">
        <w:rPr>
          <w:spacing w:val="-10"/>
        </w:rPr>
        <w:t xml:space="preserve">. </w:t>
      </w:r>
      <w:r w:rsidRPr="00B21BDF">
        <w:t>2018.</w:t>
      </w:r>
      <w:r w:rsidRPr="00B21BDF">
        <w:rPr>
          <w:spacing w:val="-9"/>
        </w:rPr>
        <w:t xml:space="preserve"> </w:t>
      </w:r>
      <w:r w:rsidRPr="00B21BDF">
        <w:t>“A</w:t>
      </w:r>
      <w:r w:rsidRPr="00B21BDF">
        <w:rPr>
          <w:spacing w:val="-9"/>
        </w:rPr>
        <w:t xml:space="preserve"> </w:t>
      </w:r>
      <w:r w:rsidRPr="00B21BDF">
        <w:t>review</w:t>
      </w:r>
      <w:r w:rsidRPr="00B21BDF">
        <w:rPr>
          <w:spacing w:val="-10"/>
        </w:rPr>
        <w:t xml:space="preserve"> </w:t>
      </w:r>
      <w:r w:rsidRPr="00B21BDF">
        <w:t>of</w:t>
      </w:r>
      <w:r w:rsidRPr="00B21BDF">
        <w:rPr>
          <w:spacing w:val="-9"/>
        </w:rPr>
        <w:t xml:space="preserve"> </w:t>
      </w:r>
      <w:r w:rsidRPr="00B21BDF">
        <w:t>statistically-based</w:t>
      </w:r>
      <w:r w:rsidRPr="00B21BDF">
        <w:rPr>
          <w:spacing w:val="-10"/>
        </w:rPr>
        <w:t xml:space="preserve"> </w:t>
      </w:r>
      <w:r w:rsidRPr="00B21BDF">
        <w:t>landslide</w:t>
      </w:r>
      <w:r w:rsidRPr="00B21BDF">
        <w:rPr>
          <w:spacing w:val="-9"/>
        </w:rPr>
        <w:t xml:space="preserve"> </w:t>
      </w:r>
      <w:r w:rsidRPr="00B21BDF">
        <w:t>susceptibility</w:t>
      </w:r>
      <w:r w:rsidRPr="00B21BDF">
        <w:rPr>
          <w:spacing w:val="-10"/>
        </w:rPr>
        <w:t xml:space="preserve"> </w:t>
      </w:r>
      <w:r w:rsidRPr="00B21BDF">
        <w:t>models”.</w:t>
      </w:r>
      <w:r w:rsidRPr="00B21BDF">
        <w:rPr>
          <w:spacing w:val="-9"/>
        </w:rPr>
        <w:t xml:space="preserve"> </w:t>
      </w:r>
      <w:r w:rsidRPr="00CC34F8">
        <w:t>In:</w:t>
      </w:r>
      <w:r w:rsidRPr="00CC34F8">
        <w:rPr>
          <w:spacing w:val="59"/>
        </w:rPr>
        <w:t xml:space="preserve"> </w:t>
      </w:r>
      <w:bookmarkStart w:id="1038" w:name="_bookmark46"/>
      <w:bookmarkEnd w:id="1038"/>
      <w:r w:rsidRPr="00CC34F8">
        <w:rPr>
          <w:i/>
          <w:spacing w:val="-4"/>
        </w:rPr>
        <w:t>Earth-science</w:t>
      </w:r>
      <w:r w:rsidRPr="00CC34F8">
        <w:rPr>
          <w:i/>
          <w:spacing w:val="-7"/>
        </w:rPr>
        <w:t xml:space="preserve"> </w:t>
      </w:r>
      <w:r w:rsidRPr="00CC34F8">
        <w:rPr>
          <w:i/>
          <w:spacing w:val="-4"/>
        </w:rPr>
        <w:t>reviews</w:t>
      </w:r>
      <w:r w:rsidRPr="00CC34F8">
        <w:rPr>
          <w:i/>
          <w:spacing w:val="-2"/>
        </w:rPr>
        <w:t xml:space="preserve"> </w:t>
      </w:r>
      <w:r w:rsidRPr="00CC34F8">
        <w:rPr>
          <w:spacing w:val="-4"/>
        </w:rPr>
        <w:t>180,</w:t>
      </w:r>
      <w:r w:rsidRPr="00CC34F8">
        <w:rPr>
          <w:spacing w:val="-7"/>
        </w:rPr>
        <w:t xml:space="preserve"> </w:t>
      </w:r>
      <w:r w:rsidRPr="00CC34F8">
        <w:rPr>
          <w:spacing w:val="-4"/>
        </w:rPr>
        <w:t>pp.</w:t>
      </w:r>
      <w:r w:rsidRPr="00CC34F8">
        <w:rPr>
          <w:spacing w:val="-7"/>
        </w:rPr>
        <w:t xml:space="preserve"> </w:t>
      </w:r>
      <w:r w:rsidRPr="00CC34F8">
        <w:rPr>
          <w:spacing w:val="-4"/>
        </w:rPr>
        <w:t>60–91.</w:t>
      </w:r>
    </w:p>
    <w:p w14:paraId="0512AD31" w14:textId="77777777" w:rsidR="00D05FC9" w:rsidRDefault="00510033">
      <w:pPr>
        <w:pStyle w:val="Ttulo1"/>
        <w:tabs>
          <w:tab w:val="left" w:pos="8414"/>
        </w:tabs>
        <w:spacing w:before="100"/>
      </w:pPr>
      <w:r w:rsidRPr="00CC34F8">
        <w:t>Rousseeuw</w:t>
      </w:r>
      <w:r w:rsidRPr="00CC34F8">
        <w:rPr>
          <w:spacing w:val="17"/>
        </w:rPr>
        <w:t xml:space="preserve"> </w:t>
      </w:r>
      <w:r w:rsidRPr="00CC34F8">
        <w:t>Peter</w:t>
      </w:r>
      <w:r w:rsidRPr="00CC34F8">
        <w:rPr>
          <w:spacing w:val="18"/>
        </w:rPr>
        <w:t xml:space="preserve"> </w:t>
      </w:r>
      <w:r w:rsidRPr="00CC34F8">
        <w:t>J.</w:t>
      </w:r>
      <w:r w:rsidRPr="00CC34F8">
        <w:rPr>
          <w:spacing w:val="18"/>
        </w:rPr>
        <w:t xml:space="preserve"> </w:t>
      </w:r>
      <w:r w:rsidRPr="00CC34F8">
        <w:t>1987.</w:t>
      </w:r>
      <w:r w:rsidRPr="00CC34F8">
        <w:rPr>
          <w:spacing w:val="18"/>
        </w:rPr>
        <w:t xml:space="preserve"> </w:t>
      </w:r>
      <w:r w:rsidRPr="00CC34F8">
        <w:t>“Silhouettes:</w:t>
      </w:r>
      <w:r w:rsidRPr="00CC34F8">
        <w:rPr>
          <w:spacing w:val="18"/>
        </w:rPr>
        <w:t xml:space="preserve"> </w:t>
      </w:r>
      <w:r w:rsidRPr="00CC34F8">
        <w:t>A</w:t>
      </w:r>
      <w:r w:rsidRPr="00CC34F8">
        <w:rPr>
          <w:spacing w:val="18"/>
        </w:rPr>
        <w:t xml:space="preserve"> </w:t>
      </w:r>
      <w:r w:rsidRPr="00CC34F8">
        <w:t>Graphical</w:t>
      </w:r>
      <w:r w:rsidRPr="00CC34F8">
        <w:rPr>
          <w:spacing w:val="18"/>
        </w:rPr>
        <w:t xml:space="preserve"> </w:t>
      </w:r>
      <w:r w:rsidRPr="00CC34F8">
        <w:t>Aid</w:t>
      </w:r>
      <w:r w:rsidRPr="00CC34F8">
        <w:rPr>
          <w:spacing w:val="18"/>
        </w:rPr>
        <w:t xml:space="preserve"> </w:t>
      </w:r>
      <w:r w:rsidRPr="00CC34F8">
        <w:t>to</w:t>
      </w:r>
      <w:r w:rsidRPr="00CC34F8">
        <w:rPr>
          <w:spacing w:val="18"/>
        </w:rPr>
        <w:t xml:space="preserve"> </w:t>
      </w:r>
      <w:r w:rsidRPr="00CC34F8">
        <w:t>the</w:t>
      </w:r>
      <w:r w:rsidRPr="00CC34F8">
        <w:rPr>
          <w:spacing w:val="18"/>
        </w:rPr>
        <w:t xml:space="preserve"> </w:t>
      </w:r>
      <w:r w:rsidRPr="00CC34F8">
        <w:t>Interpretation</w:t>
      </w:r>
      <w:r w:rsidRPr="00CC34F8">
        <w:rPr>
          <w:spacing w:val="18"/>
        </w:rPr>
        <w:t xml:space="preserve"> </w:t>
      </w:r>
      <w:r w:rsidRPr="00CC34F8">
        <w:t>and</w:t>
      </w:r>
      <w:r w:rsidRPr="00CC34F8">
        <w:rPr>
          <w:spacing w:val="18"/>
        </w:rPr>
        <w:t xml:space="preserve"> </w:t>
      </w:r>
      <w:r w:rsidRPr="00CC34F8">
        <w:t>Validation</w:t>
      </w:r>
      <w:r w:rsidRPr="00CC34F8">
        <w:rPr>
          <w:spacing w:val="18"/>
        </w:rPr>
        <w:t xml:space="preserve"> </w:t>
      </w:r>
      <w:r w:rsidRPr="00CC34F8">
        <w:t>of</w:t>
      </w:r>
      <w:r w:rsidRPr="00CC34F8">
        <w:rPr>
          <w:spacing w:val="67"/>
        </w:rPr>
        <w:t xml:space="preserve"> </w:t>
      </w:r>
      <w:bookmarkStart w:id="1039" w:name="_bookmark47"/>
      <w:bookmarkEnd w:id="1039"/>
      <w:r w:rsidRPr="00CC34F8">
        <w:rPr>
          <w:spacing w:val="-2"/>
        </w:rPr>
        <w:t xml:space="preserve">Cluster Analysis”. In: </w:t>
      </w:r>
      <w:r w:rsidRPr="00CC34F8">
        <w:rPr>
          <w:i/>
          <w:spacing w:val="-2"/>
        </w:rPr>
        <w:t>Journal of Computational</w:t>
      </w:r>
      <w:r w:rsidRPr="00CC34F8">
        <w:rPr>
          <w:i/>
          <w:spacing w:val="-1"/>
        </w:rPr>
        <w:t xml:space="preserve"> </w:t>
      </w:r>
      <w:r w:rsidRPr="00CC34F8">
        <w:rPr>
          <w:i/>
          <w:spacing w:val="-2"/>
        </w:rPr>
        <w:t>and Applied Mathematics</w:t>
      </w:r>
      <w:r w:rsidRPr="00CC34F8">
        <w:rPr>
          <w:i/>
          <w:spacing w:val="3"/>
        </w:rPr>
        <w:t xml:space="preserve"> </w:t>
      </w:r>
      <w:r w:rsidRPr="00CC34F8">
        <w:rPr>
          <w:spacing w:val="-2"/>
        </w:rPr>
        <w:t>20, pp.</w:t>
      </w:r>
      <w:r w:rsidRPr="00CC34F8">
        <w:rPr>
          <w:spacing w:val="-1"/>
        </w:rPr>
        <w:t xml:space="preserve"> </w:t>
      </w:r>
      <w:r w:rsidRPr="00CC34F8">
        <w:rPr>
          <w:spacing w:val="-2"/>
        </w:rPr>
        <w:t>53–65.</w:t>
      </w:r>
    </w:p>
    <w:p w14:paraId="388AD36B" w14:textId="77777777" w:rsidR="00D05FC9" w:rsidRPr="00B21BDF" w:rsidRDefault="00510033">
      <w:pPr>
        <w:pStyle w:val="Ttulo1"/>
        <w:tabs>
          <w:tab w:val="left" w:pos="8414"/>
        </w:tabs>
        <w:spacing w:before="100"/>
        <w:rPr>
          <w:lang w:val="es-CL"/>
        </w:rPr>
      </w:pPr>
      <w:r w:rsidRPr="00CC34F8">
        <w:t>Sannino</w:t>
      </w:r>
      <w:r w:rsidRPr="00CC34F8">
        <w:rPr>
          <w:spacing w:val="-13"/>
        </w:rPr>
        <w:t xml:space="preserve"> </w:t>
      </w:r>
      <w:r w:rsidRPr="00CC34F8">
        <w:t>Giada</w:t>
      </w:r>
      <w:r w:rsidRPr="00CC34F8">
        <w:rPr>
          <w:spacing w:val="-13"/>
        </w:rPr>
        <w:t xml:space="preserve"> </w:t>
      </w:r>
      <w:r w:rsidRPr="00CC34F8">
        <w:t>et</w:t>
      </w:r>
      <w:r w:rsidRPr="00CC34F8">
        <w:rPr>
          <w:spacing w:val="-13"/>
        </w:rPr>
        <w:t xml:space="preserve"> </w:t>
      </w:r>
      <w:r w:rsidRPr="00CC34F8">
        <w:t>al.</w:t>
      </w:r>
      <w:r w:rsidRPr="00CC34F8">
        <w:rPr>
          <w:spacing w:val="-13"/>
        </w:rPr>
        <w:t xml:space="preserve"> 2</w:t>
      </w:r>
      <w:r w:rsidRPr="00CC34F8">
        <w:t>024.</w:t>
      </w:r>
      <w:r w:rsidRPr="00CC34F8">
        <w:rPr>
          <w:spacing w:val="-13"/>
        </w:rPr>
        <w:t xml:space="preserve"> </w:t>
      </w:r>
      <w:r w:rsidRPr="00CC34F8">
        <w:t>“Deterministic</w:t>
      </w:r>
      <w:r w:rsidRPr="00CC34F8">
        <w:rPr>
          <w:spacing w:val="-13"/>
        </w:rPr>
        <w:t xml:space="preserve"> </w:t>
      </w:r>
      <w:r w:rsidRPr="00CC34F8">
        <w:t>Physically</w:t>
      </w:r>
      <w:r w:rsidRPr="00CC34F8">
        <w:rPr>
          <w:spacing w:val="-13"/>
        </w:rPr>
        <w:t xml:space="preserve"> </w:t>
      </w:r>
      <w:r w:rsidRPr="00CC34F8">
        <w:t>Based</w:t>
      </w:r>
      <w:r w:rsidRPr="00CC34F8">
        <w:rPr>
          <w:spacing w:val="-13"/>
        </w:rPr>
        <w:t xml:space="preserve"> </w:t>
      </w:r>
      <w:r w:rsidRPr="00CC34F8">
        <w:t>Distributed</w:t>
      </w:r>
      <w:r w:rsidRPr="00CC34F8">
        <w:rPr>
          <w:spacing w:val="-13"/>
        </w:rPr>
        <w:t xml:space="preserve"> </w:t>
      </w:r>
      <w:r w:rsidRPr="00CC34F8">
        <w:t>Models</w:t>
      </w:r>
      <w:r w:rsidRPr="00CC34F8">
        <w:rPr>
          <w:spacing w:val="-13"/>
        </w:rPr>
        <w:t xml:space="preserve"> </w:t>
      </w:r>
      <w:r w:rsidRPr="00CC34F8">
        <w:t>for</w:t>
      </w:r>
      <w:r w:rsidRPr="00CC34F8">
        <w:rPr>
          <w:spacing w:val="-13"/>
        </w:rPr>
        <w:t xml:space="preserve"> </w:t>
      </w:r>
      <w:r w:rsidRPr="00CC34F8">
        <w:t>Rainfall-Induced</w:t>
      </w:r>
      <w:r w:rsidRPr="00CC34F8">
        <w:rPr>
          <w:spacing w:val="33"/>
        </w:rPr>
        <w:t xml:space="preserve"> </w:t>
      </w:r>
      <w:bookmarkStart w:id="1040" w:name="_bookmark48"/>
      <w:bookmarkEnd w:id="1040"/>
      <w:r w:rsidRPr="00CC34F8">
        <w:rPr>
          <w:spacing w:val="-4"/>
        </w:rPr>
        <w:t>Shallow</w:t>
      </w:r>
      <w:r w:rsidRPr="00CC34F8">
        <w:rPr>
          <w:spacing w:val="-6"/>
        </w:rPr>
        <w:t xml:space="preserve"> </w:t>
      </w:r>
      <w:r w:rsidRPr="00CC34F8">
        <w:rPr>
          <w:spacing w:val="-4"/>
        </w:rPr>
        <w:t>Landslides”.</w:t>
      </w:r>
      <w:r w:rsidRPr="00CC34F8">
        <w:rPr>
          <w:spacing w:val="-6"/>
        </w:rPr>
        <w:t xml:space="preserve"> </w:t>
      </w:r>
      <w:r>
        <w:rPr>
          <w:spacing w:val="-4"/>
          <w:lang w:val="es-CO"/>
        </w:rPr>
        <w:t>In:</w:t>
      </w:r>
      <w:r>
        <w:rPr>
          <w:spacing w:val="-6"/>
          <w:lang w:val="es-CO"/>
        </w:rPr>
        <w:t xml:space="preserve"> </w:t>
      </w:r>
      <w:r>
        <w:rPr>
          <w:i/>
          <w:spacing w:val="-4"/>
          <w:lang w:val="es-CO"/>
        </w:rPr>
        <w:t>Geosciences</w:t>
      </w:r>
      <w:r>
        <w:rPr>
          <w:i/>
          <w:spacing w:val="-2"/>
          <w:lang w:val="es-CO"/>
        </w:rPr>
        <w:t xml:space="preserve"> </w:t>
      </w:r>
      <w:r>
        <w:rPr>
          <w:spacing w:val="-4"/>
          <w:lang w:val="es-CO"/>
        </w:rPr>
        <w:t>14.10,</w:t>
      </w:r>
      <w:r>
        <w:rPr>
          <w:spacing w:val="-5"/>
          <w:lang w:val="es-CO"/>
        </w:rPr>
        <w:t xml:space="preserve"> </w:t>
      </w:r>
      <w:r>
        <w:rPr>
          <w:spacing w:val="-4"/>
          <w:lang w:val="es-CO"/>
        </w:rPr>
        <w:t>p.</w:t>
      </w:r>
      <w:r>
        <w:rPr>
          <w:spacing w:val="-6"/>
          <w:lang w:val="es-CO"/>
        </w:rPr>
        <w:t xml:space="preserve"> </w:t>
      </w:r>
      <w:r>
        <w:rPr>
          <w:spacing w:val="-4"/>
          <w:lang w:val="es-CO"/>
        </w:rPr>
        <w:t>255.</w:t>
      </w:r>
    </w:p>
    <w:p w14:paraId="40DD8690" w14:textId="77777777" w:rsidR="00D05FC9" w:rsidRPr="00B21BDF" w:rsidRDefault="00510033">
      <w:pPr>
        <w:pStyle w:val="Ttulo1"/>
        <w:tabs>
          <w:tab w:val="left" w:pos="8414"/>
        </w:tabs>
        <w:spacing w:before="100"/>
        <w:rPr>
          <w:lang w:val="es-CL"/>
        </w:rPr>
      </w:pPr>
      <w:r>
        <w:rPr>
          <w:lang w:val="es-CO"/>
        </w:rPr>
        <w:t>SGC Servicio</w:t>
      </w:r>
      <w:r>
        <w:rPr>
          <w:spacing w:val="2"/>
          <w:lang w:val="es-CO"/>
        </w:rPr>
        <w:t xml:space="preserve"> </w:t>
      </w:r>
      <w:r>
        <w:rPr>
          <w:lang w:val="es-CO"/>
        </w:rPr>
        <w:t>Geológico</w:t>
      </w:r>
      <w:r>
        <w:rPr>
          <w:spacing w:val="2"/>
          <w:lang w:val="es-CO"/>
        </w:rPr>
        <w:t xml:space="preserve"> </w:t>
      </w:r>
      <w:r>
        <w:rPr>
          <w:lang w:val="es-CO"/>
        </w:rPr>
        <w:t>Colombiano</w:t>
      </w:r>
      <w:r>
        <w:rPr>
          <w:spacing w:val="2"/>
          <w:lang w:val="es-CO"/>
        </w:rPr>
        <w:t xml:space="preserve">. </w:t>
      </w:r>
      <w:r>
        <w:rPr>
          <w:lang w:val="es-CO"/>
        </w:rPr>
        <w:t>2013.</w:t>
      </w:r>
      <w:r>
        <w:rPr>
          <w:spacing w:val="2"/>
          <w:lang w:val="es-CO"/>
        </w:rPr>
        <w:t xml:space="preserve"> </w:t>
      </w:r>
      <w:r>
        <w:rPr>
          <w:lang w:val="es-CO"/>
        </w:rPr>
        <w:t>“Documento</w:t>
      </w:r>
      <w:r>
        <w:rPr>
          <w:spacing w:val="2"/>
          <w:lang w:val="es-CO"/>
        </w:rPr>
        <w:t xml:space="preserve"> </w:t>
      </w:r>
      <w:r>
        <w:rPr>
          <w:lang w:val="es-CO"/>
        </w:rPr>
        <w:t>metodológico</w:t>
      </w:r>
      <w:r>
        <w:rPr>
          <w:spacing w:val="3"/>
          <w:lang w:val="es-CO"/>
        </w:rPr>
        <w:t xml:space="preserve"> </w:t>
      </w:r>
      <w:r>
        <w:rPr>
          <w:lang w:val="es-CO"/>
        </w:rPr>
        <w:t>de</w:t>
      </w:r>
      <w:r>
        <w:rPr>
          <w:spacing w:val="2"/>
          <w:lang w:val="es-CO"/>
        </w:rPr>
        <w:t xml:space="preserve"> </w:t>
      </w:r>
      <w:r>
        <w:rPr>
          <w:lang w:val="es-CO"/>
        </w:rPr>
        <w:t>la</w:t>
      </w:r>
      <w:r>
        <w:rPr>
          <w:spacing w:val="2"/>
          <w:lang w:val="es-CO"/>
        </w:rPr>
        <w:t xml:space="preserve"> </w:t>
      </w:r>
      <w:r>
        <w:rPr>
          <w:lang w:val="es-CO"/>
        </w:rPr>
        <w:t>zonificación</w:t>
      </w:r>
      <w:r>
        <w:rPr>
          <w:spacing w:val="2"/>
          <w:lang w:val="es-CO"/>
        </w:rPr>
        <w:t xml:space="preserve"> </w:t>
      </w:r>
      <w:r>
        <w:rPr>
          <w:lang w:val="es-CO"/>
        </w:rPr>
        <w:t>de</w:t>
      </w:r>
      <w:r>
        <w:rPr>
          <w:spacing w:val="2"/>
          <w:lang w:val="es-CO"/>
        </w:rPr>
        <w:t xml:space="preserve"> </w:t>
      </w:r>
      <w:r>
        <w:rPr>
          <w:lang w:val="es-CO"/>
        </w:rPr>
        <w:t>susceptibilidad</w:t>
      </w:r>
      <w:r>
        <w:rPr>
          <w:spacing w:val="-9"/>
          <w:lang w:val="es-CO"/>
        </w:rPr>
        <w:t xml:space="preserve"> </w:t>
      </w:r>
      <w:r>
        <w:rPr>
          <w:lang w:val="es-CO"/>
        </w:rPr>
        <w:t>y</w:t>
      </w:r>
      <w:r>
        <w:rPr>
          <w:spacing w:val="-9"/>
          <w:lang w:val="es-CO"/>
        </w:rPr>
        <w:t xml:space="preserve"> </w:t>
      </w:r>
      <w:r>
        <w:rPr>
          <w:lang w:val="es-CO"/>
        </w:rPr>
        <w:t>amenaza</w:t>
      </w:r>
      <w:r>
        <w:rPr>
          <w:spacing w:val="-8"/>
          <w:lang w:val="es-CO"/>
        </w:rPr>
        <w:t xml:space="preserve"> </w:t>
      </w:r>
      <w:r>
        <w:rPr>
          <w:lang w:val="es-CO"/>
        </w:rPr>
        <w:t>por</w:t>
      </w:r>
      <w:r>
        <w:rPr>
          <w:spacing w:val="-9"/>
          <w:lang w:val="es-CO"/>
        </w:rPr>
        <w:t xml:space="preserve"> </w:t>
      </w:r>
      <w:r>
        <w:rPr>
          <w:lang w:val="es-CO"/>
        </w:rPr>
        <w:t>movimientos</w:t>
      </w:r>
      <w:r>
        <w:rPr>
          <w:spacing w:val="-8"/>
          <w:lang w:val="es-CO"/>
        </w:rPr>
        <w:t xml:space="preserve"> </w:t>
      </w:r>
      <w:r>
        <w:rPr>
          <w:lang w:val="es-CO"/>
        </w:rPr>
        <w:t>en</w:t>
      </w:r>
      <w:r>
        <w:rPr>
          <w:spacing w:val="-9"/>
          <w:lang w:val="es-CO"/>
        </w:rPr>
        <w:t xml:space="preserve"> </w:t>
      </w:r>
      <w:r>
        <w:rPr>
          <w:lang w:val="es-CO"/>
        </w:rPr>
        <w:t>masa</w:t>
      </w:r>
      <w:r>
        <w:rPr>
          <w:spacing w:val="-8"/>
          <w:lang w:val="es-CO"/>
        </w:rPr>
        <w:t xml:space="preserve"> </w:t>
      </w:r>
      <w:r>
        <w:rPr>
          <w:lang w:val="es-CO"/>
        </w:rPr>
        <w:t>escala</w:t>
      </w:r>
      <w:r>
        <w:rPr>
          <w:spacing w:val="-9"/>
          <w:lang w:val="es-CO"/>
        </w:rPr>
        <w:t xml:space="preserve"> </w:t>
      </w:r>
      <w:r>
        <w:rPr>
          <w:lang w:val="es-CO"/>
        </w:rPr>
        <w:t>1:</w:t>
      </w:r>
      <w:r>
        <w:rPr>
          <w:spacing w:val="-8"/>
          <w:lang w:val="es-CO"/>
        </w:rPr>
        <w:t xml:space="preserve"> </w:t>
      </w:r>
      <w:r>
        <w:rPr>
          <w:lang w:val="es-CO"/>
        </w:rPr>
        <w:t>100.000”.</w:t>
      </w:r>
      <w:r>
        <w:rPr>
          <w:spacing w:val="-9"/>
          <w:lang w:val="es-CO"/>
        </w:rPr>
        <w:t xml:space="preserve"> </w:t>
      </w:r>
      <w:r>
        <w:rPr>
          <w:lang w:val="es-CO"/>
        </w:rPr>
        <w:t>In:</w:t>
      </w:r>
      <w:r>
        <w:rPr>
          <w:spacing w:val="-8"/>
          <w:lang w:val="es-CO"/>
        </w:rPr>
        <w:t xml:space="preserve"> </w:t>
      </w:r>
      <w:r>
        <w:rPr>
          <w:i/>
          <w:lang w:val="es-CO"/>
        </w:rPr>
        <w:t>Bogotá</w:t>
      </w:r>
      <w:r>
        <w:rPr>
          <w:i/>
          <w:spacing w:val="-9"/>
          <w:lang w:val="es-CO"/>
        </w:rPr>
        <w:t xml:space="preserve"> </w:t>
      </w:r>
      <w:r>
        <w:rPr>
          <w:i/>
          <w:lang w:val="es-CO"/>
        </w:rPr>
        <w:t>DC,</w:t>
      </w:r>
      <w:r>
        <w:rPr>
          <w:i/>
          <w:spacing w:val="-8"/>
          <w:lang w:val="es-CO"/>
        </w:rPr>
        <w:t xml:space="preserve"> </w:t>
      </w:r>
      <w:r>
        <w:rPr>
          <w:i/>
          <w:lang w:val="es-CO"/>
        </w:rPr>
        <w:t>Colombia</w:t>
      </w:r>
      <w:r>
        <w:rPr>
          <w:lang w:val="es-CO"/>
        </w:rPr>
        <w:t>.</w:t>
      </w:r>
    </w:p>
    <w:p w14:paraId="0D802239" w14:textId="77777777" w:rsidR="00D05FC9" w:rsidRDefault="00510033">
      <w:pPr>
        <w:pStyle w:val="Ttulo1"/>
        <w:tabs>
          <w:tab w:val="left" w:pos="8414"/>
        </w:tabs>
        <w:spacing w:before="100"/>
      </w:pPr>
      <w:bookmarkStart w:id="1041" w:name="_bookmark49"/>
      <w:bookmarkStart w:id="1042" w:name="_bookmark50"/>
      <w:bookmarkEnd w:id="1041"/>
      <w:bookmarkEnd w:id="1042"/>
      <w:r>
        <w:rPr>
          <w:lang w:val="es-CO"/>
        </w:rPr>
        <w:t>Soeters</w:t>
      </w:r>
      <w:r>
        <w:rPr>
          <w:spacing w:val="-10"/>
          <w:lang w:val="es-CO"/>
        </w:rPr>
        <w:t xml:space="preserve"> </w:t>
      </w:r>
      <w:r>
        <w:rPr>
          <w:lang w:val="es-CO"/>
        </w:rPr>
        <w:t>Robert,</w:t>
      </w:r>
      <w:r>
        <w:rPr>
          <w:spacing w:val="-9"/>
          <w:lang w:val="es-CO"/>
        </w:rPr>
        <w:t xml:space="preserve"> </w:t>
      </w:r>
      <w:r>
        <w:rPr>
          <w:lang w:val="es-CO"/>
        </w:rPr>
        <w:t>CJ</w:t>
      </w:r>
      <w:r>
        <w:rPr>
          <w:spacing w:val="-9"/>
          <w:lang w:val="es-CO"/>
        </w:rPr>
        <w:t xml:space="preserve"> </w:t>
      </w:r>
      <w:r>
        <w:rPr>
          <w:lang w:val="es-CO"/>
        </w:rPr>
        <w:t>Van</w:t>
      </w:r>
      <w:r>
        <w:rPr>
          <w:spacing w:val="-9"/>
          <w:lang w:val="es-CO"/>
        </w:rPr>
        <w:t xml:space="preserve"> </w:t>
      </w:r>
      <w:r>
        <w:rPr>
          <w:lang w:val="es-CO"/>
        </w:rPr>
        <w:t>Westen</w:t>
      </w:r>
      <w:r>
        <w:rPr>
          <w:spacing w:val="-9"/>
          <w:lang w:val="es-CO"/>
        </w:rPr>
        <w:t xml:space="preserve">. </w:t>
      </w:r>
      <w:r>
        <w:rPr>
          <w:lang w:val="es-CO"/>
        </w:rPr>
        <w:t>1996.</w:t>
      </w:r>
      <w:r>
        <w:rPr>
          <w:spacing w:val="-9"/>
          <w:lang w:val="es-CO"/>
        </w:rPr>
        <w:t xml:space="preserve"> </w:t>
      </w:r>
      <w:r w:rsidRPr="00B21BDF">
        <w:t>“Slope</w:t>
      </w:r>
      <w:r w:rsidRPr="00B21BDF">
        <w:rPr>
          <w:spacing w:val="-9"/>
        </w:rPr>
        <w:t xml:space="preserve"> </w:t>
      </w:r>
      <w:r w:rsidRPr="00B21BDF">
        <w:t>instability</w:t>
      </w:r>
      <w:r w:rsidRPr="00B21BDF">
        <w:rPr>
          <w:spacing w:val="-9"/>
        </w:rPr>
        <w:t xml:space="preserve"> </w:t>
      </w:r>
      <w:r w:rsidRPr="00B21BDF">
        <w:t>recognition,</w:t>
      </w:r>
      <w:r w:rsidRPr="00B21BDF">
        <w:rPr>
          <w:spacing w:val="-9"/>
        </w:rPr>
        <w:t xml:space="preserve"> </w:t>
      </w:r>
      <w:r w:rsidRPr="00B21BDF">
        <w:t>analysis</w:t>
      </w:r>
      <w:r w:rsidRPr="00B21BDF">
        <w:rPr>
          <w:spacing w:val="-9"/>
        </w:rPr>
        <w:t xml:space="preserve"> </w:t>
      </w:r>
      <w:r w:rsidRPr="00B21BDF">
        <w:t>and</w:t>
      </w:r>
      <w:r w:rsidRPr="00B21BDF">
        <w:rPr>
          <w:spacing w:val="-9"/>
        </w:rPr>
        <w:t xml:space="preserve"> </w:t>
      </w:r>
      <w:r w:rsidRPr="00B21BDF">
        <w:t>zonation”.</w:t>
      </w:r>
      <w:r w:rsidRPr="00B21BDF">
        <w:rPr>
          <w:spacing w:val="-9"/>
        </w:rPr>
        <w:t xml:space="preserve"> </w:t>
      </w:r>
      <w:r w:rsidRPr="00CC34F8">
        <w:rPr>
          <w:spacing w:val="-5"/>
        </w:rPr>
        <w:t>In:</w:t>
      </w:r>
      <w:bookmarkStart w:id="1043" w:name="_bookmark51"/>
      <w:bookmarkEnd w:id="1043"/>
      <w:r w:rsidRPr="00CC34F8">
        <w:rPr>
          <w:spacing w:val="-5"/>
        </w:rPr>
        <w:t xml:space="preserve"> </w:t>
      </w:r>
      <w:r w:rsidRPr="00CC34F8">
        <w:rPr>
          <w:color w:val="000000"/>
          <w:spacing w:val="-2"/>
        </w:rPr>
        <w:t>Landslides: investigation and mitigation 247, pp. 129–177.</w:t>
      </w:r>
    </w:p>
    <w:p w14:paraId="07ADAB5E" w14:textId="77777777" w:rsidR="00D05FC9" w:rsidRPr="00B21BDF" w:rsidRDefault="00510033">
      <w:pPr>
        <w:pStyle w:val="Ttulo1"/>
        <w:tabs>
          <w:tab w:val="left" w:pos="8414"/>
        </w:tabs>
        <w:spacing w:before="100"/>
        <w:rPr>
          <w:spacing w:val="-2"/>
        </w:rPr>
      </w:pPr>
      <w:r w:rsidRPr="00CC34F8">
        <w:rPr>
          <w:color w:val="000000"/>
          <w:spacing w:val="-2"/>
        </w:rPr>
        <w:t>Steger S., Brenning A., Bell R., Petschko, H., Glade, T. 2016. Exploring discrepancies between quantitative validation results and the geomorphic plausibility of statistical landslide susceptibility maps. </w:t>
      </w:r>
      <w:r w:rsidRPr="00B21BDF">
        <w:rPr>
          <w:color w:val="000000"/>
          <w:spacing w:val="-2"/>
        </w:rPr>
        <w:t>Geomorphology, 262, 8-23.</w:t>
      </w:r>
    </w:p>
    <w:p w14:paraId="2C93F3A4" w14:textId="77777777" w:rsidR="00D05FC9" w:rsidRPr="00CC34F8" w:rsidRDefault="00510033">
      <w:pPr>
        <w:pStyle w:val="Ttulo1"/>
        <w:tabs>
          <w:tab w:val="left" w:pos="8414"/>
        </w:tabs>
        <w:spacing w:before="100"/>
        <w:rPr>
          <w:spacing w:val="-2"/>
        </w:rPr>
      </w:pPr>
      <w:r w:rsidRPr="00B21BDF">
        <w:rPr>
          <w:color w:val="000000"/>
          <w:spacing w:val="-2"/>
        </w:rPr>
        <w:t>Tehrani Faraz S, M Calvello, Z Liu, L Zhang, S Lacasse. 2022. “Machine learning and landslide studies: recent advances and applica</w:t>
      </w:r>
      <w:bookmarkStart w:id="1044" w:name="_bookmark52"/>
      <w:bookmarkEnd w:id="1044"/>
      <w:r w:rsidRPr="00B21BDF">
        <w:rPr>
          <w:color w:val="000000"/>
          <w:spacing w:val="-2"/>
        </w:rPr>
        <w:t xml:space="preserve">tions”. </w:t>
      </w:r>
      <w:r w:rsidRPr="00CC34F8">
        <w:rPr>
          <w:color w:val="000000"/>
          <w:spacing w:val="-2"/>
        </w:rPr>
        <w:t xml:space="preserve">In: Natural Hazards 114.2, pp. 1197–1245. </w:t>
      </w:r>
    </w:p>
    <w:p w14:paraId="42F6A0C9" w14:textId="77777777" w:rsidR="00D05FC9" w:rsidRPr="00CC34F8" w:rsidRDefault="00510033">
      <w:pPr>
        <w:pStyle w:val="Ttulo1"/>
        <w:tabs>
          <w:tab w:val="left" w:pos="8414"/>
        </w:tabs>
        <w:spacing w:before="100"/>
        <w:rPr>
          <w:spacing w:val="-2"/>
        </w:rPr>
      </w:pPr>
      <w:r w:rsidRPr="00CC34F8">
        <w:rPr>
          <w:color w:val="000000"/>
          <w:spacing w:val="-2"/>
        </w:rPr>
        <w:t>Thorndike,R. L. 1953. “Who Belongs in the Family?” In: Psychometrika 18, pp. 267–276.</w:t>
      </w:r>
    </w:p>
    <w:p w14:paraId="0A83206E" w14:textId="77777777" w:rsidR="00D05FC9" w:rsidRPr="00B21BDF" w:rsidRDefault="00510033">
      <w:pPr>
        <w:pStyle w:val="Ttulo1"/>
        <w:tabs>
          <w:tab w:val="left" w:pos="8414"/>
        </w:tabs>
        <w:spacing w:before="100"/>
        <w:rPr>
          <w:spacing w:val="-2"/>
        </w:rPr>
      </w:pPr>
      <w:r w:rsidRPr="00CC34F8">
        <w:rPr>
          <w:color w:val="000000"/>
          <w:spacing w:val="-2"/>
        </w:rPr>
        <w:t>Van Westen C. J., Castellanos E., Kuriakose S. L. 2008. Spatial data for landslide susceptibility, hazard, and vulnerability assessment: An overview. </w:t>
      </w:r>
      <w:r w:rsidRPr="00B21BDF">
        <w:rPr>
          <w:color w:val="000000"/>
          <w:spacing w:val="-2"/>
        </w:rPr>
        <w:t>Engineering geology, 102(3-4), 112-131.</w:t>
      </w:r>
    </w:p>
    <w:p w14:paraId="637FD488" w14:textId="77777777" w:rsidR="00D05FC9" w:rsidRPr="00CC34F8" w:rsidRDefault="00510033">
      <w:pPr>
        <w:pStyle w:val="Ttulo1"/>
        <w:tabs>
          <w:tab w:val="left" w:pos="8414"/>
        </w:tabs>
        <w:spacing w:before="100"/>
        <w:rPr>
          <w:spacing w:val="-2"/>
        </w:rPr>
      </w:pPr>
      <w:r w:rsidRPr="00B21BDF">
        <w:rPr>
          <w:color w:val="000000"/>
          <w:spacing w:val="-2"/>
        </w:rPr>
        <w:t xml:space="preserve">Wong George Y, William M Mason. 1985. “The hierarchical </w:t>
      </w:r>
      <w:r w:rsidRPr="00B21BDF">
        <w:rPr>
          <w:spacing w:val="-2"/>
        </w:rPr>
        <w:t>logistic regression model for mul</w:t>
      </w:r>
      <w:bookmarkStart w:id="1045" w:name="_bookmark54"/>
      <w:bookmarkEnd w:id="1045"/>
      <w:r w:rsidRPr="00B21BDF">
        <w:rPr>
          <w:spacing w:val="-2"/>
        </w:rPr>
        <w:t xml:space="preserve">tilevel analysis”. </w:t>
      </w:r>
      <w:r w:rsidRPr="00CC34F8">
        <w:rPr>
          <w:spacing w:val="-2"/>
        </w:rPr>
        <w:t>In: Journal of the American Statistical Association 80.391, pp. 513–524.</w:t>
      </w:r>
    </w:p>
    <w:p w14:paraId="3A094491" w14:textId="77777777" w:rsidR="00D05FC9" w:rsidRPr="00CC34F8" w:rsidRDefault="00510033">
      <w:pPr>
        <w:pStyle w:val="Ttulo1"/>
        <w:tabs>
          <w:tab w:val="left" w:pos="8414"/>
        </w:tabs>
        <w:spacing w:before="100"/>
        <w:rPr>
          <w:spacing w:val="-2"/>
        </w:rPr>
      </w:pPr>
      <w:r w:rsidRPr="00CC34F8">
        <w:rPr>
          <w:spacing w:val="-2"/>
        </w:rPr>
        <w:lastRenderedPageBreak/>
        <w:t xml:space="preserve">Xu Hanqiu. </w:t>
      </w:r>
      <w:r w:rsidRPr="00B21BDF">
        <w:rPr>
          <w:spacing w:val="-2"/>
        </w:rPr>
        <w:t xml:space="preserve">2006. “Modification of Normalized Difference Water Index (MNDWI) to Enhance Open Water Features in Remotely Sensed Imagery”. </w:t>
      </w:r>
      <w:r w:rsidRPr="00CC34F8">
        <w:rPr>
          <w:spacing w:val="-2"/>
        </w:rPr>
        <w:t>In: International Journal of Remote Sensing 27,</w:t>
      </w:r>
      <w:bookmarkStart w:id="1046" w:name="_bookmark55"/>
      <w:bookmarkEnd w:id="1046"/>
      <w:r w:rsidRPr="00CC34F8">
        <w:rPr>
          <w:spacing w:val="-2"/>
        </w:rPr>
        <w:t xml:space="preserve"> pp. 3025–3033.</w:t>
      </w:r>
      <w:r w:rsidRPr="00CC34F8">
        <w:rPr>
          <w:spacing w:val="-2"/>
        </w:rPr>
        <w:tab/>
      </w:r>
    </w:p>
    <w:p w14:paraId="10983C61" w14:textId="77777777" w:rsidR="00D05FC9" w:rsidRPr="00B21BDF" w:rsidRDefault="00510033">
      <w:pPr>
        <w:pStyle w:val="Ttulo1"/>
        <w:tabs>
          <w:tab w:val="left" w:pos="8414"/>
        </w:tabs>
        <w:spacing w:before="100"/>
        <w:rPr>
          <w:spacing w:val="-2"/>
        </w:rPr>
      </w:pPr>
      <w:r w:rsidRPr="00CC34F8">
        <w:rPr>
          <w:spacing w:val="-2"/>
        </w:rPr>
        <w:t xml:space="preserve">Youssef, Khaled et al. 2023. “Landslide susceptibility modeling by interpretable neural network”. </w:t>
      </w:r>
      <w:bookmarkStart w:id="1047" w:name="_bookmark56"/>
      <w:bookmarkEnd w:id="1047"/>
      <w:r w:rsidRPr="00B21BDF">
        <w:rPr>
          <w:spacing w:val="-2"/>
        </w:rPr>
        <w:t>In: Communications Earth &amp; Environment 4.1, p. 162.</w:t>
      </w:r>
    </w:p>
    <w:p w14:paraId="3B511694" w14:textId="77777777" w:rsidR="00D05FC9" w:rsidRPr="00B21BDF" w:rsidRDefault="00510033">
      <w:pPr>
        <w:pStyle w:val="Ttulo1"/>
        <w:tabs>
          <w:tab w:val="left" w:pos="8414"/>
        </w:tabs>
        <w:spacing w:before="100"/>
        <w:rPr>
          <w:spacing w:val="-2"/>
        </w:rPr>
      </w:pPr>
      <w:r w:rsidRPr="00B21BDF">
        <w:rPr>
          <w:spacing w:val="-2"/>
        </w:rPr>
        <w:t>Zha Y., J. Gao, S. Ni. 2003. “Use of Normalized Difference Built-up Index in Automated Urban Area Mapping”. In: Remote Sensing of Environment 87, pp. 467–480.</w:t>
      </w:r>
    </w:p>
    <w:sectPr w:rsidR="00D05FC9" w:rsidRPr="00B21BDF">
      <w:headerReference w:type="even" r:id="rId16"/>
      <w:headerReference w:type="default" r:id="rId17"/>
      <w:headerReference w:type="first" r:id="rId18"/>
      <w:pgSz w:w="9978" w:h="14173"/>
      <w:pgMar w:top="1008" w:right="720" w:bottom="280" w:left="850" w:header="734" w:footer="0" w:gutter="0"/>
      <w:lnNumType w:countBy="1" w:distance="230" w:restart="continuous"/>
      <w:cols w:space="720"/>
      <w:formProt w:val="0"/>
      <w:docGrid w:linePitch="10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Daniel Bertin Ugarte" w:date="2026-01-28T20:47:00Z" w:initials="DB">
    <w:p w14:paraId="7F62F737" w14:textId="77777777" w:rsidR="007D6D85" w:rsidRDefault="00CC34F8" w:rsidP="007D6D85">
      <w:pPr>
        <w:pStyle w:val="Textocomentario"/>
      </w:pPr>
      <w:r>
        <w:rPr>
          <w:rStyle w:val="Refdecomentario"/>
        </w:rPr>
        <w:annotationRef/>
      </w:r>
      <w:r w:rsidR="007D6D85">
        <w:t>En esta página se necesita:</w:t>
      </w:r>
    </w:p>
    <w:p w14:paraId="12B2EDF3" w14:textId="77777777" w:rsidR="007D6D85" w:rsidRDefault="007D6D85" w:rsidP="007D6D85">
      <w:pPr>
        <w:pStyle w:val="Textocomentario"/>
        <w:numPr>
          <w:ilvl w:val="0"/>
          <w:numId w:val="17"/>
        </w:numPr>
      </w:pPr>
      <w:r>
        <w:t>Título en inglés</w:t>
      </w:r>
    </w:p>
    <w:p w14:paraId="755F30C2" w14:textId="77777777" w:rsidR="007D6D85" w:rsidRDefault="007D6D85" w:rsidP="007D6D85">
      <w:pPr>
        <w:pStyle w:val="Textocomentario"/>
        <w:numPr>
          <w:ilvl w:val="0"/>
          <w:numId w:val="17"/>
        </w:numPr>
      </w:pPr>
      <w:r>
        <w:t>Resumen en español</w:t>
      </w:r>
    </w:p>
    <w:p w14:paraId="5FDE6621" w14:textId="77777777" w:rsidR="007D6D85" w:rsidRDefault="007D6D85" w:rsidP="007D6D85">
      <w:pPr>
        <w:pStyle w:val="Textocomentario"/>
        <w:numPr>
          <w:ilvl w:val="0"/>
          <w:numId w:val="17"/>
        </w:numPr>
      </w:pPr>
      <w:r>
        <w:t>Keywords en español</w:t>
      </w:r>
    </w:p>
    <w:p w14:paraId="7200F04E" w14:textId="77777777" w:rsidR="007D6D85" w:rsidRDefault="007D6D85" w:rsidP="007D6D85">
      <w:pPr>
        <w:pStyle w:val="Textocomentario"/>
        <w:numPr>
          <w:ilvl w:val="0"/>
          <w:numId w:val="17"/>
        </w:numPr>
      </w:pPr>
      <w:r>
        <w:t>Email del autor</w:t>
      </w:r>
    </w:p>
    <w:p w14:paraId="7E37E5E2" w14:textId="77777777" w:rsidR="007D6D85" w:rsidRDefault="007D6D85" w:rsidP="007D6D85">
      <w:pPr>
        <w:pStyle w:val="Textocomentario"/>
        <w:numPr>
          <w:ilvl w:val="0"/>
          <w:numId w:val="17"/>
        </w:numPr>
      </w:pPr>
      <w:r>
        <w:t>Dirección de la afiliación</w:t>
      </w:r>
    </w:p>
  </w:comment>
  <w:comment w:id="57" w:author="Daniel Bertin Ugarte" w:date="2026-01-30T10:41:00Z" w:initials="DB">
    <w:p w14:paraId="24DBE9F7" w14:textId="77777777" w:rsidR="00CB4DB0" w:rsidRDefault="00CB4DB0" w:rsidP="00CB4DB0">
      <w:pPr>
        <w:pStyle w:val="Textocomentario"/>
      </w:pPr>
      <w:r>
        <w:rPr>
          <w:rStyle w:val="Refdecomentario"/>
        </w:rPr>
        <w:annotationRef/>
      </w:r>
      <w:r>
        <w:rPr>
          <w:lang w:val="es-CL"/>
        </w:rPr>
        <w:t>Ver discusiones</w:t>
      </w:r>
    </w:p>
  </w:comment>
  <w:comment w:id="66" w:author="Daniel Bertin Ugarte" w:date="2026-01-28T22:56:00Z" w:initials="DB">
    <w:p w14:paraId="7D17AADD" w14:textId="5D012FAD" w:rsidR="001E540E" w:rsidRDefault="001E540E" w:rsidP="001E540E">
      <w:pPr>
        <w:pStyle w:val="Textocomentario"/>
      </w:pPr>
      <w:r>
        <w:rPr>
          <w:rStyle w:val="Refdecomentario"/>
        </w:rPr>
        <w:annotationRef/>
      </w:r>
      <w:r>
        <w:rPr>
          <w:lang w:val="es-CL"/>
        </w:rPr>
        <w:t xml:space="preserve">O </w:t>
      </w:r>
      <w:r>
        <w:rPr>
          <w:u w:val="single"/>
          <w:lang w:val="es-CL"/>
        </w:rPr>
        <w:t>en</w:t>
      </w:r>
      <w:r>
        <w:rPr>
          <w:lang w:val="es-CL"/>
        </w:rPr>
        <w:t xml:space="preserve"> los coeficientes?</w:t>
      </w:r>
    </w:p>
  </w:comment>
  <w:comment w:id="70" w:author="Daniel Bertin Ugarte" w:date="2026-01-28T23:00:00Z" w:initials="DB">
    <w:p w14:paraId="21895007" w14:textId="77777777" w:rsidR="001E540E" w:rsidRDefault="001E540E" w:rsidP="001E540E">
      <w:pPr>
        <w:pStyle w:val="Textocomentario"/>
      </w:pPr>
      <w:r>
        <w:rPr>
          <w:rStyle w:val="Refdecomentario"/>
        </w:rPr>
        <w:annotationRef/>
      </w:r>
      <w:r>
        <w:rPr>
          <w:lang w:val="es-CL"/>
        </w:rPr>
        <w:t>No solo ahí, sino que en muchos otros lados</w:t>
      </w:r>
    </w:p>
  </w:comment>
  <w:comment w:id="84" w:author="Daniel Bertin Ugarte" w:date="2026-01-29T08:23:00Z" w:initials="DB">
    <w:p w14:paraId="253DB2D0" w14:textId="77777777" w:rsidR="00433EF9" w:rsidRDefault="00433EF9" w:rsidP="00433EF9">
      <w:pPr>
        <w:pStyle w:val="Textocomentario"/>
      </w:pPr>
      <w:r>
        <w:rPr>
          <w:rStyle w:val="Refdecomentario"/>
        </w:rPr>
        <w:annotationRef/>
      </w:r>
      <w:r>
        <w:rPr>
          <w:lang w:val="es-CL"/>
        </w:rPr>
        <w:t>Sugiero integrar esto al párrafo anterior</w:t>
      </w:r>
    </w:p>
  </w:comment>
  <w:comment w:id="128" w:author="Daniel Bertin Ugarte" w:date="2026-01-29T08:49:00Z" w:initials="DB">
    <w:p w14:paraId="062966BF" w14:textId="77777777" w:rsidR="002F02BB" w:rsidRDefault="002F02BB" w:rsidP="002F02BB">
      <w:pPr>
        <w:pStyle w:val="Textocomentario"/>
      </w:pPr>
      <w:r>
        <w:rPr>
          <w:rStyle w:val="Refdecomentario"/>
        </w:rPr>
        <w:annotationRef/>
      </w:r>
      <w:r>
        <w:rPr>
          <w:lang w:val="es-CL"/>
        </w:rPr>
        <w:t>¿Está bien que sea x minúscula? No se ha definido antes (solo X mayúscula)</w:t>
      </w:r>
    </w:p>
  </w:comment>
  <w:comment w:id="129" w:author="Daniel Bertin Ugarte" w:date="2026-01-29T08:50:00Z" w:initials="DB">
    <w:p w14:paraId="069ECF32" w14:textId="77777777" w:rsidR="005626AF" w:rsidRDefault="005626AF" w:rsidP="005626AF">
      <w:pPr>
        <w:pStyle w:val="Textocomentario"/>
      </w:pPr>
      <w:r>
        <w:rPr>
          <w:rStyle w:val="Refdecomentario"/>
        </w:rPr>
        <w:annotationRef/>
      </w:r>
      <w:r>
        <w:rPr>
          <w:lang w:val="es-CL"/>
        </w:rPr>
        <w:t>Ver comentario arriba</w:t>
      </w:r>
    </w:p>
  </w:comment>
  <w:comment w:id="130" w:author="Daniel Bertin Ugarte" w:date="2026-01-29T08:50:00Z" w:initials="DB">
    <w:p w14:paraId="6C977E4D" w14:textId="77777777" w:rsidR="005626AF" w:rsidRDefault="005626AF" w:rsidP="005626AF">
      <w:pPr>
        <w:pStyle w:val="Textocomentario"/>
      </w:pPr>
      <w:r>
        <w:rPr>
          <w:rStyle w:val="Refdecomentario"/>
        </w:rPr>
        <w:annotationRef/>
      </w:r>
      <w:r>
        <w:rPr>
          <w:lang w:val="es-CL"/>
        </w:rPr>
        <w:t>Ver comentario arriba</w:t>
      </w:r>
    </w:p>
  </w:comment>
  <w:comment w:id="167" w:author="Daniel Bertin Ugarte" w:date="2026-01-30T11:25:00Z" w:initials="DB">
    <w:p w14:paraId="3D755F6F" w14:textId="77777777" w:rsidR="007D6D85" w:rsidRDefault="007D6D85" w:rsidP="007D6D85">
      <w:pPr>
        <w:pStyle w:val="Textocomentario"/>
      </w:pPr>
      <w:r>
        <w:rPr>
          <w:rStyle w:val="Refdecomentario"/>
        </w:rPr>
        <w:annotationRef/>
      </w:r>
      <w:r>
        <w:rPr>
          <w:lang w:val="es-CL"/>
        </w:rPr>
        <w:t>En esta figura, favor:</w:t>
      </w:r>
    </w:p>
    <w:p w14:paraId="5ADAF605" w14:textId="77777777" w:rsidR="007D6D85" w:rsidRDefault="007D6D85" w:rsidP="007D6D85">
      <w:pPr>
        <w:pStyle w:val="Textocomentario"/>
        <w:numPr>
          <w:ilvl w:val="0"/>
          <w:numId w:val="18"/>
        </w:numPr>
      </w:pPr>
      <w:r>
        <w:rPr>
          <w:lang w:val="es-CL"/>
        </w:rPr>
        <w:t>Quitar los ‘cero minutos’ a las coordenadas</w:t>
      </w:r>
    </w:p>
    <w:p w14:paraId="1D1D0FB6" w14:textId="77777777" w:rsidR="007D6D85" w:rsidRDefault="007D6D85" w:rsidP="007D6D85">
      <w:pPr>
        <w:pStyle w:val="Textocomentario"/>
        <w:numPr>
          <w:ilvl w:val="0"/>
          <w:numId w:val="18"/>
        </w:numPr>
      </w:pPr>
      <w:r>
        <w:rPr>
          <w:lang w:val="es-CL"/>
        </w:rPr>
        <w:t>Coordenada oeste debe abreviarse O en vez de W</w:t>
      </w:r>
    </w:p>
    <w:p w14:paraId="7EF07030" w14:textId="77777777" w:rsidR="007D6D85" w:rsidRDefault="007D6D85" w:rsidP="007D6D85">
      <w:pPr>
        <w:pStyle w:val="Textocomentario"/>
        <w:numPr>
          <w:ilvl w:val="0"/>
          <w:numId w:val="18"/>
        </w:numPr>
      </w:pPr>
      <w:r>
        <w:rPr>
          <w:lang w:val="es-CL"/>
        </w:rPr>
        <w:t>Incluir labels ‘Río Atrato’, ‘Río Cauca’ y ‘Río Magdalena’</w:t>
      </w:r>
    </w:p>
    <w:p w14:paraId="259DF62F" w14:textId="77777777" w:rsidR="007D6D85" w:rsidRDefault="007D6D85" w:rsidP="007D6D85">
      <w:pPr>
        <w:pStyle w:val="Textocomentario"/>
        <w:numPr>
          <w:ilvl w:val="0"/>
          <w:numId w:val="18"/>
        </w:numPr>
      </w:pPr>
      <w:r>
        <w:rPr>
          <w:lang w:val="es-CL"/>
        </w:rPr>
        <w:t>Si es posible mostrar las tres cuencas. Muestran el contorno exterior pero faltan los interiores. Podrían agregarse como líneas negras segmentadas. Si no es posible, remover la parte ‘delimitación de…’ del pie de figura o bien indicar que corresponde al borde externo de las tres cuencas combinadas.</w:t>
      </w:r>
    </w:p>
  </w:comment>
  <w:comment w:id="170" w:author="Daniel Bertin Ugarte" w:date="2026-01-29T09:34:00Z" w:initials="DB">
    <w:p w14:paraId="33EA8B2D" w14:textId="77777777" w:rsidR="00E10EC6" w:rsidRDefault="00E10EC6" w:rsidP="00E10EC6">
      <w:pPr>
        <w:pStyle w:val="Textocomentario"/>
      </w:pPr>
      <w:r>
        <w:rPr>
          <w:rStyle w:val="Refdecomentario"/>
        </w:rPr>
        <w:annotationRef/>
      </w:r>
      <w:r>
        <w:rPr>
          <w:lang w:val="es-CL"/>
        </w:rPr>
        <w:t>No se ve eso</w:t>
      </w:r>
    </w:p>
  </w:comment>
  <w:comment w:id="174" w:author="Daniel Bertin Ugarte" w:date="2026-01-29T10:26:00Z" w:initials="DB">
    <w:p w14:paraId="04AEF083" w14:textId="6E838C92" w:rsidR="0093538B" w:rsidRDefault="0093538B" w:rsidP="0093538B">
      <w:pPr>
        <w:pStyle w:val="Textocomentario"/>
      </w:pPr>
      <w:r>
        <w:rPr>
          <w:rStyle w:val="Refdecomentario"/>
        </w:rPr>
        <w:annotationRef/>
      </w:r>
      <w:r>
        <w:rPr>
          <w:lang w:val="es-CL"/>
        </w:rPr>
        <w:t>Relativo, favor dar intervalo</w:t>
      </w:r>
    </w:p>
  </w:comment>
  <w:comment w:id="175" w:author="Daniel Bertin Ugarte" w:date="2026-01-29T11:28:00Z" w:initials="DB">
    <w:p w14:paraId="50935A1A" w14:textId="77777777" w:rsidR="00920DA8" w:rsidRDefault="00920DA8" w:rsidP="00920DA8">
      <w:pPr>
        <w:pStyle w:val="Textocomentario"/>
      </w:pPr>
      <w:r>
        <w:rPr>
          <w:rStyle w:val="Refdecomentario"/>
        </w:rPr>
        <w:annotationRef/>
      </w:r>
      <w:r>
        <w:rPr>
          <w:lang w:val="es-CL"/>
        </w:rPr>
        <w:t>Ok, pero, ¿y el área de la subcuenca? La mencionan en la página siguiente y en la figura 2.</w:t>
      </w:r>
    </w:p>
  </w:comment>
  <w:comment w:id="181" w:author="Daniel Bertin Ugarte" w:date="2026-01-29T10:34:00Z" w:initials="DB">
    <w:p w14:paraId="56DDAD1B" w14:textId="77777777" w:rsidR="00167B20" w:rsidRDefault="00167B20" w:rsidP="00167B20">
      <w:pPr>
        <w:pStyle w:val="Textocomentario"/>
      </w:pPr>
      <w:r>
        <w:rPr>
          <w:rStyle w:val="Refdecomentario"/>
        </w:rPr>
        <w:annotationRef/>
      </w:r>
      <w:r>
        <w:rPr>
          <w:lang w:val="es-CL"/>
        </w:rPr>
        <w:t>Esta es la horizontal. ¿Cuál es la vertical?</w:t>
      </w:r>
    </w:p>
  </w:comment>
  <w:comment w:id="206" w:author="Daniel Bertin Ugarte" w:date="2026-01-29T11:08:00Z" w:initials="DB">
    <w:p w14:paraId="7968A793" w14:textId="77777777" w:rsidR="00BF6DF4" w:rsidRDefault="00180B0E" w:rsidP="00BF6DF4">
      <w:pPr>
        <w:pStyle w:val="Textocomentario"/>
      </w:pPr>
      <w:r>
        <w:rPr>
          <w:rStyle w:val="Refdecomentario"/>
        </w:rPr>
        <w:annotationRef/>
      </w:r>
      <w:r w:rsidR="00BF6DF4">
        <w:rPr>
          <w:lang w:val="es-CL"/>
        </w:rPr>
        <w:t>Relieve local medio? Al menos en la figura 2 está así. Además repiten elevación en la siguiente línea</w:t>
      </w:r>
    </w:p>
  </w:comment>
  <w:comment w:id="219" w:author="Daniel Bertin Ugarte" w:date="2026-01-29T11:23:00Z" w:initials="DB">
    <w:p w14:paraId="549873F7" w14:textId="1625555F" w:rsidR="0081083D" w:rsidRDefault="0081083D" w:rsidP="0081083D">
      <w:pPr>
        <w:pStyle w:val="Textocomentario"/>
      </w:pPr>
      <w:r>
        <w:rPr>
          <w:rStyle w:val="Refdecomentario"/>
        </w:rPr>
        <w:annotationRef/>
      </w:r>
      <w:r>
        <w:rPr>
          <w:lang w:val="es-CL"/>
        </w:rPr>
        <w:t>No se entiende. ¿Qué quieren decir?</w:t>
      </w:r>
    </w:p>
  </w:comment>
  <w:comment w:id="234" w:author="Daniel Bertin Ugarte" w:date="2026-01-30T11:25:00Z" w:initials="DB">
    <w:p w14:paraId="45AF906A" w14:textId="77777777" w:rsidR="007D6D85" w:rsidRDefault="007D6D85" w:rsidP="007D6D85">
      <w:pPr>
        <w:pStyle w:val="Textocomentario"/>
      </w:pPr>
      <w:r>
        <w:rPr>
          <w:rStyle w:val="Refdecomentario"/>
        </w:rPr>
        <w:annotationRef/>
      </w:r>
      <w:r>
        <w:rPr>
          <w:lang w:val="es-CL"/>
        </w:rPr>
        <w:t>En esta figura, favor:</w:t>
      </w:r>
    </w:p>
    <w:p w14:paraId="7B441110" w14:textId="77777777" w:rsidR="007D6D85" w:rsidRDefault="007D6D85" w:rsidP="007D6D85">
      <w:pPr>
        <w:pStyle w:val="Textocomentario"/>
        <w:numPr>
          <w:ilvl w:val="0"/>
          <w:numId w:val="19"/>
        </w:numPr>
      </w:pPr>
      <w:r>
        <w:rPr>
          <w:lang w:val="es-CL"/>
        </w:rPr>
        <w:t>Llevar los decimales a formato coma en lugar de punto.</w:t>
      </w:r>
    </w:p>
    <w:p w14:paraId="7D4F9BDA" w14:textId="77777777" w:rsidR="007D6D85" w:rsidRDefault="007D6D85" w:rsidP="007D6D85">
      <w:pPr>
        <w:pStyle w:val="Textocomentario"/>
        <w:numPr>
          <w:ilvl w:val="0"/>
          <w:numId w:val="19"/>
        </w:numPr>
      </w:pPr>
      <w:r>
        <w:rPr>
          <w:lang w:val="es-CL"/>
        </w:rPr>
        <w:t>Cambiar ‘Integral Hipsométrica’ por ‘Área hipsométrica’ (para que enlace con el texto)</w:t>
      </w:r>
    </w:p>
    <w:p w14:paraId="721B02F0" w14:textId="77777777" w:rsidR="007D6D85" w:rsidRDefault="007D6D85" w:rsidP="007D6D85">
      <w:pPr>
        <w:pStyle w:val="Textocomentario"/>
        <w:numPr>
          <w:ilvl w:val="0"/>
          <w:numId w:val="19"/>
        </w:numPr>
      </w:pPr>
      <w:r>
        <w:rPr>
          <w:lang w:val="es-CL"/>
        </w:rPr>
        <w:t>Cambiar ‘Lluvia anual’ por ‘Precipitación anual’</w:t>
      </w:r>
    </w:p>
    <w:p w14:paraId="114C9E10" w14:textId="77777777" w:rsidR="007D6D85" w:rsidRDefault="007D6D85" w:rsidP="007D6D85">
      <w:pPr>
        <w:pStyle w:val="Textocomentario"/>
        <w:numPr>
          <w:ilvl w:val="0"/>
          <w:numId w:val="19"/>
        </w:numPr>
      </w:pPr>
      <w:r>
        <w:rPr>
          <w:lang w:val="es-CL"/>
        </w:rPr>
        <w:t>El label de Lluvia anual debería estar más cercano a la flecha</w:t>
      </w:r>
    </w:p>
    <w:p w14:paraId="43587C71" w14:textId="77777777" w:rsidR="007D6D85" w:rsidRDefault="007D6D85" w:rsidP="007D6D85">
      <w:pPr>
        <w:pStyle w:val="Textocomentario"/>
        <w:numPr>
          <w:ilvl w:val="0"/>
          <w:numId w:val="19"/>
        </w:numPr>
      </w:pPr>
      <w:r>
        <w:rPr>
          <w:lang w:val="es-CL"/>
        </w:rPr>
        <w:t>Hay una flecha sin label en el cuadrante superior izquierdo.</w:t>
      </w:r>
    </w:p>
    <w:p w14:paraId="34AAD078" w14:textId="77777777" w:rsidR="007D6D85" w:rsidRDefault="007D6D85" w:rsidP="007D6D85">
      <w:pPr>
        <w:pStyle w:val="Textocomentario"/>
        <w:numPr>
          <w:ilvl w:val="0"/>
          <w:numId w:val="19"/>
        </w:numPr>
      </w:pPr>
      <w:r>
        <w:rPr>
          <w:lang w:val="es-CL"/>
        </w:rPr>
        <w:t>Revisar si Área esta bien. Ya que no refiere con ninguna de la variables predictorias mencionadas en líneas 257-263. Si estuviera bien, favor cambiar a ‘Área subcuenca’.</w:t>
      </w:r>
    </w:p>
    <w:p w14:paraId="10E0AF17" w14:textId="77777777" w:rsidR="007D6D85" w:rsidRDefault="007D6D85" w:rsidP="007D6D85">
      <w:pPr>
        <w:pStyle w:val="Textocomentario"/>
        <w:numPr>
          <w:ilvl w:val="0"/>
          <w:numId w:val="19"/>
        </w:numPr>
      </w:pPr>
      <w:r>
        <w:rPr>
          <w:lang w:val="es-CL"/>
        </w:rPr>
        <w:t>Algunos labels de variables en la figura cuesta distinguirlos. ¿Se les puede agregar un halo a todos? (o engrosar la fuente)</w:t>
      </w:r>
    </w:p>
  </w:comment>
  <w:comment w:id="243" w:author="Daniel Bertin Ugarte" w:date="2026-01-29T13:43:00Z" w:initials="DB">
    <w:p w14:paraId="659AF2D6" w14:textId="77777777" w:rsidR="00903B1F" w:rsidRDefault="00903B1F" w:rsidP="00903B1F">
      <w:pPr>
        <w:pStyle w:val="Textocomentario"/>
      </w:pPr>
      <w:r>
        <w:rPr>
          <w:rStyle w:val="Refdecomentario"/>
        </w:rPr>
        <w:annotationRef/>
      </w:r>
      <w:r>
        <w:rPr>
          <w:lang w:val="es-CL"/>
        </w:rPr>
        <w:t>Actualizar numeración. Debe ser la sección 5</w:t>
      </w:r>
    </w:p>
  </w:comment>
  <w:comment w:id="245" w:author="Daniel Bertin Ugarte" w:date="2026-01-29T13:54:00Z" w:initials="DB">
    <w:p w14:paraId="04FC4037" w14:textId="77777777" w:rsidR="00CD1601" w:rsidRDefault="00CD1601" w:rsidP="00CD1601">
      <w:pPr>
        <w:pStyle w:val="Textocomentario"/>
      </w:pPr>
      <w:r>
        <w:rPr>
          <w:rStyle w:val="Refdecomentario"/>
        </w:rPr>
        <w:annotationRef/>
      </w:r>
      <w:r>
        <w:rPr>
          <w:lang w:val="es-CL"/>
        </w:rPr>
        <w:t>¿Cuál? El ‘Estimate’ de la tabla 1?</w:t>
      </w:r>
    </w:p>
  </w:comment>
  <w:comment w:id="249" w:author="Daniel Bertin Ugarte" w:date="2026-01-29T13:55:00Z" w:initials="DB">
    <w:p w14:paraId="2B5036C9" w14:textId="77777777" w:rsidR="00CD1601" w:rsidRDefault="00CD1601" w:rsidP="00CD1601">
      <w:pPr>
        <w:pStyle w:val="Textocomentario"/>
      </w:pPr>
      <w:r>
        <w:rPr>
          <w:rStyle w:val="Refdecomentario"/>
        </w:rPr>
        <w:annotationRef/>
      </w:r>
      <w:r>
        <w:rPr>
          <w:lang w:val="es-CL"/>
        </w:rPr>
        <w:t>Llevar a español</w:t>
      </w:r>
    </w:p>
  </w:comment>
  <w:comment w:id="250" w:author="Daniel Bertin Ugarte" w:date="2026-01-29T13:56:00Z" w:initials="DB">
    <w:p w14:paraId="1195CDDF" w14:textId="77777777" w:rsidR="00CD1601" w:rsidRDefault="00CD1601" w:rsidP="00CD1601">
      <w:pPr>
        <w:pStyle w:val="Textocomentario"/>
      </w:pPr>
      <w:r>
        <w:rPr>
          <w:rStyle w:val="Refdecomentario"/>
        </w:rPr>
        <w:annotationRef/>
      </w:r>
      <w:r>
        <w:rPr>
          <w:lang w:val="es-CL"/>
        </w:rPr>
        <w:t>¿Por qué entre paréntesis?</w:t>
      </w:r>
    </w:p>
  </w:comment>
  <w:comment w:id="251" w:author="Daniel Bertin Ugarte" w:date="2026-01-29T13:56:00Z" w:initials="DB">
    <w:p w14:paraId="78E9D4C4" w14:textId="77777777" w:rsidR="00CD1601" w:rsidRDefault="00CD1601" w:rsidP="00CD1601">
      <w:pPr>
        <w:pStyle w:val="Textocomentario"/>
      </w:pPr>
      <w:r>
        <w:rPr>
          <w:rStyle w:val="Refdecomentario"/>
        </w:rPr>
        <w:annotationRef/>
      </w:r>
      <w:r>
        <w:rPr>
          <w:lang w:val="es-CL"/>
        </w:rPr>
        <w:t>Llevar a formato de números en español: 1.762 deberia ser 1,762, etc. Para todos los valores de la tabla</w:t>
      </w:r>
    </w:p>
  </w:comment>
  <w:comment w:id="277" w:author="Daniel Bertin Ugarte" w:date="2026-01-29T14:20:00Z" w:initials="DB">
    <w:p w14:paraId="722F83DC" w14:textId="77777777" w:rsidR="00001E88" w:rsidRDefault="00001E88" w:rsidP="00001E88">
      <w:pPr>
        <w:pStyle w:val="Textocomentario"/>
      </w:pPr>
      <w:r>
        <w:rPr>
          <w:rStyle w:val="Refdecomentario"/>
        </w:rPr>
        <w:annotationRef/>
      </w:r>
      <w:r>
        <w:rPr>
          <w:lang w:val="es-CL"/>
        </w:rPr>
        <w:t>Esto no es muy informativo. ¿Qué más se puede decir que tenga relación con la frase previa?</w:t>
      </w:r>
    </w:p>
  </w:comment>
  <w:comment w:id="300" w:author="Daniel Bertin Ugarte" w:date="2026-01-29T14:46:00Z" w:initials="DB">
    <w:p w14:paraId="51271988" w14:textId="3C4864E1" w:rsidR="008309CA" w:rsidRDefault="008309CA" w:rsidP="008309CA">
      <w:pPr>
        <w:pStyle w:val="Textocomentario"/>
      </w:pPr>
      <w:r>
        <w:rPr>
          <w:rStyle w:val="Refdecomentario"/>
        </w:rPr>
        <w:annotationRef/>
      </w:r>
      <w:r>
        <w:rPr>
          <w:lang w:val="es-CL"/>
        </w:rPr>
        <w:t>Sugiero dejarlo en el caption de la figura (ver abajo)</w:t>
      </w:r>
    </w:p>
  </w:comment>
  <w:comment w:id="310" w:author="Daniel Bertin Ugarte" w:date="2026-01-30T11:25:00Z" w:initials="DB">
    <w:p w14:paraId="14A19E20" w14:textId="77777777" w:rsidR="007D6D85" w:rsidRDefault="007D6D85" w:rsidP="007D6D85">
      <w:pPr>
        <w:pStyle w:val="Textocomentario"/>
      </w:pPr>
      <w:r>
        <w:rPr>
          <w:rStyle w:val="Refdecomentario"/>
        </w:rPr>
        <w:annotationRef/>
      </w:r>
      <w:r>
        <w:rPr>
          <w:lang w:val="es-CL"/>
        </w:rPr>
        <w:t>En ambas figuras, favor:</w:t>
      </w:r>
    </w:p>
    <w:p w14:paraId="173BF151" w14:textId="77777777" w:rsidR="007D6D85" w:rsidRDefault="007D6D85" w:rsidP="007D6D85">
      <w:pPr>
        <w:pStyle w:val="Textocomentario"/>
        <w:numPr>
          <w:ilvl w:val="0"/>
          <w:numId w:val="20"/>
        </w:numPr>
      </w:pPr>
      <w:r>
        <w:rPr>
          <w:lang w:val="es-CL"/>
        </w:rPr>
        <w:t>Quitar los ‘cero minutos’ a las coordenadas.</w:t>
      </w:r>
    </w:p>
    <w:p w14:paraId="71A57E89" w14:textId="77777777" w:rsidR="007D6D85" w:rsidRDefault="007D6D85" w:rsidP="007D6D85">
      <w:pPr>
        <w:pStyle w:val="Textocomentario"/>
        <w:numPr>
          <w:ilvl w:val="0"/>
          <w:numId w:val="20"/>
        </w:numPr>
      </w:pPr>
      <w:r>
        <w:rPr>
          <w:lang w:val="es-CL"/>
        </w:rPr>
        <w:t>Coordenada oeste debe ser O en lugar de W</w:t>
      </w:r>
    </w:p>
    <w:p w14:paraId="74F4489D" w14:textId="77777777" w:rsidR="007D6D85" w:rsidRDefault="007D6D85" w:rsidP="007D6D85">
      <w:pPr>
        <w:pStyle w:val="Textocomentario"/>
        <w:numPr>
          <w:ilvl w:val="0"/>
          <w:numId w:val="20"/>
        </w:numPr>
      </w:pPr>
      <w:r>
        <w:rPr>
          <w:lang w:val="es-CL"/>
        </w:rPr>
        <w:t>Incluir labels ‘Río Atrato’, ‘Río Cauca’ y ‘Río Magdalena’</w:t>
      </w:r>
    </w:p>
    <w:p w14:paraId="5A929469" w14:textId="77777777" w:rsidR="007D6D85" w:rsidRDefault="007D6D85" w:rsidP="007D6D85">
      <w:pPr>
        <w:pStyle w:val="Textocomentario"/>
        <w:numPr>
          <w:ilvl w:val="0"/>
          <w:numId w:val="20"/>
        </w:numPr>
      </w:pPr>
      <w:r>
        <w:rPr>
          <w:lang w:val="es-CL"/>
        </w:rPr>
        <w:t>En la figura izquierda, el color de Cauca no coincide entre mapa (naranjo) y leyenda (rojo). Favor corregir.</w:t>
      </w:r>
    </w:p>
    <w:p w14:paraId="17F09C23" w14:textId="77777777" w:rsidR="007D6D85" w:rsidRDefault="007D6D85" w:rsidP="007D6D85">
      <w:pPr>
        <w:pStyle w:val="Textocomentario"/>
        <w:numPr>
          <w:ilvl w:val="0"/>
          <w:numId w:val="20"/>
        </w:numPr>
      </w:pPr>
      <w:r>
        <w:rPr>
          <w:lang w:val="es-CL"/>
        </w:rPr>
        <w:t>En la figura derecha, cambiar ‘Cluster Kmeans’ por ‘Regiones’ y llevar el tamaño de letra similar al de la figura izquierda.</w:t>
      </w:r>
    </w:p>
  </w:comment>
  <w:comment w:id="329" w:author="Daniel Bertin Ugarte" w:date="2026-01-29T14:57:00Z" w:initials="DB">
    <w:p w14:paraId="6F9B9352" w14:textId="77777777" w:rsidR="0025462B" w:rsidRDefault="0025462B" w:rsidP="0025462B">
      <w:pPr>
        <w:pStyle w:val="Textocomentario"/>
      </w:pPr>
      <w:r>
        <w:rPr>
          <w:rStyle w:val="Refdecomentario"/>
        </w:rPr>
        <w:annotationRef/>
      </w:r>
      <w:r>
        <w:rPr>
          <w:lang w:val="es-CL"/>
        </w:rPr>
        <w:t>Repite lo de la página anterior</w:t>
      </w:r>
    </w:p>
  </w:comment>
  <w:comment w:id="355" w:author="Daniel Bertin Ugarte" w:date="2026-01-29T16:28:00Z" w:initials="DB">
    <w:p w14:paraId="54BBBE78" w14:textId="77777777" w:rsidR="009F525D" w:rsidRDefault="009F525D" w:rsidP="009F525D">
      <w:pPr>
        <w:pStyle w:val="Textocomentario"/>
      </w:pPr>
      <w:r>
        <w:rPr>
          <w:rStyle w:val="Refdecomentario"/>
        </w:rPr>
        <w:annotationRef/>
      </w:r>
      <w:r>
        <w:rPr>
          <w:lang w:val="es-CL"/>
        </w:rPr>
        <w:t>Corregir decimales para todos los valores en la tabla</w:t>
      </w:r>
    </w:p>
  </w:comment>
  <w:comment w:id="593" w:author="Daniel Bertin Ugarte" w:date="2026-01-29T17:25:00Z" w:initials="DB">
    <w:p w14:paraId="22282966" w14:textId="77777777" w:rsidR="00830FC6" w:rsidRDefault="00830FC6" w:rsidP="00830FC6">
      <w:pPr>
        <w:pStyle w:val="Textocomentario"/>
      </w:pPr>
      <w:r>
        <w:rPr>
          <w:rStyle w:val="Refdecomentario"/>
        </w:rPr>
        <w:annotationRef/>
      </w:r>
      <w:r>
        <w:rPr>
          <w:lang w:val="es-CL"/>
        </w:rPr>
        <w:t>No se entiende</w:t>
      </w:r>
    </w:p>
  </w:comment>
  <w:comment w:id="619" w:author="Daniel Bertin Ugarte" w:date="2026-01-29T17:28:00Z" w:initials="DB">
    <w:p w14:paraId="6FD56904" w14:textId="77777777" w:rsidR="000A7A31" w:rsidRDefault="000A7A31" w:rsidP="000A7A31">
      <w:pPr>
        <w:pStyle w:val="Textocomentario"/>
      </w:pPr>
      <w:r>
        <w:rPr>
          <w:rStyle w:val="Refdecomentario"/>
        </w:rPr>
        <w:annotationRef/>
      </w:r>
      <w:r>
        <w:rPr>
          <w:lang w:val="es-CL"/>
        </w:rPr>
        <w:t>Corregir decimales</w:t>
      </w:r>
    </w:p>
  </w:comment>
  <w:comment w:id="674" w:author="Daniel Bertin Ugarte" w:date="2026-01-29T17:51:00Z" w:initials="DB">
    <w:p w14:paraId="3424D50E" w14:textId="77777777" w:rsidR="00090EB3" w:rsidRDefault="00090EB3" w:rsidP="00090EB3">
      <w:pPr>
        <w:pStyle w:val="Textocomentario"/>
      </w:pPr>
      <w:r>
        <w:rPr>
          <w:rStyle w:val="Refdecomentario"/>
        </w:rPr>
        <w:annotationRef/>
      </w:r>
      <w:r>
        <w:rPr>
          <w:lang w:val="es-CL"/>
        </w:rPr>
        <w:t>Llevar a formato español</w:t>
      </w:r>
    </w:p>
  </w:comment>
  <w:comment w:id="676" w:author="Daniel Bertin Ugarte" w:date="2026-01-29T17:59:00Z" w:initials="DB">
    <w:p w14:paraId="2AD241A1" w14:textId="77777777" w:rsidR="00DE1971" w:rsidRDefault="00DE1971" w:rsidP="00DE1971">
      <w:pPr>
        <w:pStyle w:val="Textocomentario"/>
      </w:pPr>
      <w:r>
        <w:rPr>
          <w:rStyle w:val="Refdecomentario"/>
        </w:rPr>
        <w:annotationRef/>
      </w:r>
      <w:r>
        <w:rPr>
          <w:lang w:val="es-CL"/>
        </w:rPr>
        <w:t>No creo que esto aporte mucho. La primera parte repite lo ya mencionado dos páginas atrás y la segunda parte es un comentario que podría ir en el abstract, discusiones o conclusiones.</w:t>
      </w:r>
    </w:p>
  </w:comment>
  <w:comment w:id="722" w:author="Daniel Bertin Ugarte" w:date="2026-01-30T11:26:00Z" w:initials="DB">
    <w:p w14:paraId="54257646" w14:textId="77777777" w:rsidR="007D6D85" w:rsidRDefault="007D6D85" w:rsidP="007D6D85">
      <w:pPr>
        <w:pStyle w:val="Textocomentario"/>
      </w:pPr>
      <w:r>
        <w:rPr>
          <w:rStyle w:val="Refdecomentario"/>
        </w:rPr>
        <w:annotationRef/>
      </w:r>
      <w:r>
        <w:rPr>
          <w:lang w:val="es-CL"/>
        </w:rPr>
        <w:t>En esta figura, favor:</w:t>
      </w:r>
    </w:p>
    <w:p w14:paraId="3C374E4C" w14:textId="77777777" w:rsidR="007D6D85" w:rsidRDefault="007D6D85" w:rsidP="007D6D85">
      <w:pPr>
        <w:pStyle w:val="Textocomentario"/>
        <w:numPr>
          <w:ilvl w:val="0"/>
          <w:numId w:val="21"/>
        </w:numPr>
      </w:pPr>
      <w:r>
        <w:rPr>
          <w:lang w:val="es-CL"/>
        </w:rPr>
        <w:t>Llevar puntos a comas (formato español)</w:t>
      </w:r>
    </w:p>
    <w:p w14:paraId="02C7515B" w14:textId="77777777" w:rsidR="007D6D85" w:rsidRDefault="007D6D85" w:rsidP="007D6D85">
      <w:pPr>
        <w:pStyle w:val="Textocomentario"/>
        <w:numPr>
          <w:ilvl w:val="0"/>
          <w:numId w:val="21"/>
        </w:numPr>
      </w:pPr>
      <w:r>
        <w:rPr>
          <w:lang w:val="es-CL"/>
        </w:rPr>
        <w:t>En la leyenda, cambiar ‘M1’ por ‘simple’ (así esta referido en la tabla 2)</w:t>
      </w:r>
    </w:p>
  </w:comment>
  <w:comment w:id="762" w:author="Daniel Bertin Ugarte" w:date="2026-01-30T11:26:00Z" w:initials="DB">
    <w:p w14:paraId="1EBC7293" w14:textId="77777777" w:rsidR="007D6D85" w:rsidRDefault="007D6D85" w:rsidP="007D6D85">
      <w:pPr>
        <w:pStyle w:val="Textocomentario"/>
      </w:pPr>
      <w:r>
        <w:rPr>
          <w:rStyle w:val="Refdecomentario"/>
        </w:rPr>
        <w:annotationRef/>
      </w:r>
      <w:r>
        <w:rPr>
          <w:lang w:val="es-CL"/>
        </w:rPr>
        <w:t>En esta figura, favor:</w:t>
      </w:r>
    </w:p>
    <w:p w14:paraId="3E843716" w14:textId="77777777" w:rsidR="007D6D85" w:rsidRDefault="007D6D85" w:rsidP="007D6D85">
      <w:pPr>
        <w:pStyle w:val="Textocomentario"/>
        <w:numPr>
          <w:ilvl w:val="0"/>
          <w:numId w:val="22"/>
        </w:numPr>
      </w:pPr>
      <w:r>
        <w:rPr>
          <w:lang w:val="es-CL"/>
        </w:rPr>
        <w:t>Coordenada oeste debe ser abreviada como O, no como W</w:t>
      </w:r>
    </w:p>
    <w:p w14:paraId="71421DFB" w14:textId="77777777" w:rsidR="007D6D85" w:rsidRDefault="007D6D85" w:rsidP="007D6D85">
      <w:pPr>
        <w:pStyle w:val="Textocomentario"/>
        <w:numPr>
          <w:ilvl w:val="0"/>
          <w:numId w:val="23"/>
        </w:numPr>
      </w:pPr>
      <w:r>
        <w:rPr>
          <w:lang w:val="es-CL"/>
        </w:rPr>
        <w:t>Usar comas como separadores decimales</w:t>
      </w:r>
      <w:r>
        <w:t>.</w:t>
      </w:r>
    </w:p>
    <w:p w14:paraId="0F9C9832" w14:textId="77777777" w:rsidR="007D6D85" w:rsidRDefault="007D6D85" w:rsidP="007D6D85">
      <w:pPr>
        <w:pStyle w:val="Textocomentario"/>
        <w:numPr>
          <w:ilvl w:val="0"/>
          <w:numId w:val="24"/>
        </w:numPr>
      </w:pPr>
      <w:r>
        <w:t>No sé si sea posible, pero sería muy útil incluir los ríos en esta figura. Esto daria una referencia espacial más evidente.</w:t>
      </w:r>
    </w:p>
  </w:comment>
  <w:comment w:id="769" w:author="Daniel Bertin Ugarte" w:date="2026-01-30T10:39:00Z" w:initials="DB">
    <w:p w14:paraId="10E9E75A" w14:textId="77777777" w:rsidR="00CB4DB0" w:rsidRDefault="00CB4DB0" w:rsidP="00CB4DB0">
      <w:pPr>
        <w:pStyle w:val="Textocomentario"/>
      </w:pPr>
      <w:r>
        <w:rPr>
          <w:rStyle w:val="Refdecomentario"/>
        </w:rPr>
        <w:annotationRef/>
      </w:r>
      <w:r>
        <w:rPr>
          <w:lang w:val="es-CL"/>
        </w:rPr>
        <w:t>La primera mitad de la discusión es algo reiterativa. Dejé algunos comentarios para maximizar su impacto</w:t>
      </w:r>
    </w:p>
  </w:comment>
  <w:comment w:id="770" w:author="Daniel Bertin Ugarte" w:date="2026-01-29T21:20:00Z" w:initials="DB">
    <w:p w14:paraId="0D756671" w14:textId="77777777" w:rsidR="00A7231E" w:rsidRDefault="001043C0" w:rsidP="00A7231E">
      <w:pPr>
        <w:pStyle w:val="Textocomentario"/>
      </w:pPr>
      <w:r>
        <w:rPr>
          <w:rStyle w:val="Refdecomentario"/>
        </w:rPr>
        <w:annotationRef/>
      </w:r>
      <w:r w:rsidR="00A7231E">
        <w:rPr>
          <w:lang w:val="es-CL"/>
        </w:rPr>
        <w:t>Un par de referencias adicionales y más actuales sería bueno aquí</w:t>
      </w:r>
    </w:p>
  </w:comment>
  <w:comment w:id="788" w:author="Daniel Bertin Ugarte" w:date="2026-01-30T08:28:00Z" w:initials="DB">
    <w:p w14:paraId="6C491B04" w14:textId="77777777" w:rsidR="005D1842" w:rsidRDefault="005D1842" w:rsidP="005D1842">
      <w:pPr>
        <w:pStyle w:val="Textocomentario"/>
      </w:pPr>
      <w:r>
        <w:rPr>
          <w:rStyle w:val="Refdecomentario"/>
        </w:rPr>
        <w:annotationRef/>
      </w:r>
      <w:r>
        <w:rPr>
          <w:lang w:val="es-CL"/>
        </w:rPr>
        <w:t>Se resume bien en la frase siguiente</w:t>
      </w:r>
    </w:p>
  </w:comment>
  <w:comment w:id="837" w:author="Daniel Bertin Ugarte" w:date="2026-01-30T09:42:00Z" w:initials="DB">
    <w:p w14:paraId="4211E06D" w14:textId="77777777" w:rsidR="00E019A2" w:rsidRDefault="00E019A2" w:rsidP="00E019A2">
      <w:pPr>
        <w:pStyle w:val="Textocomentario"/>
      </w:pPr>
      <w:r>
        <w:rPr>
          <w:rStyle w:val="Refdecomentario"/>
        </w:rPr>
        <w:annotationRef/>
      </w:r>
      <w:r>
        <w:rPr>
          <w:lang w:val="es-CL"/>
        </w:rPr>
        <w:t>Esto repite en cierta forma lo ya dicho en el párrafo anterior</w:t>
      </w:r>
    </w:p>
  </w:comment>
  <w:comment w:id="947" w:author="Daniel Bertin Ugarte" w:date="2026-01-30T10:34:00Z" w:initials="DB">
    <w:p w14:paraId="2C111509" w14:textId="77777777" w:rsidR="001F4D7E" w:rsidRDefault="001F4D7E" w:rsidP="001F4D7E">
      <w:pPr>
        <w:pStyle w:val="Textocomentario"/>
      </w:pPr>
      <w:r>
        <w:rPr>
          <w:rStyle w:val="Refdecomentario"/>
        </w:rPr>
        <w:annotationRef/>
      </w:r>
      <w:r>
        <w:rPr>
          <w:lang w:val="es-CL"/>
        </w:rPr>
        <w:t>Se sugiere moverlo a la página previa</w:t>
      </w:r>
    </w:p>
  </w:comment>
  <w:comment w:id="949" w:author="Daniel Bertin Ugarte" w:date="2026-01-30T10:41:00Z" w:initials="DB">
    <w:p w14:paraId="4E97D69C" w14:textId="77777777" w:rsidR="00CB4DB0" w:rsidRDefault="00CB4DB0" w:rsidP="00CB4DB0">
      <w:pPr>
        <w:pStyle w:val="Textocomentario"/>
      </w:pPr>
      <w:r>
        <w:rPr>
          <w:rStyle w:val="Refdecomentario"/>
        </w:rPr>
        <w:annotationRef/>
      </w:r>
      <w:r>
        <w:rPr>
          <w:lang w:val="es-CL"/>
        </w:rPr>
        <w:t>Ver introducción</w:t>
      </w:r>
    </w:p>
  </w:comment>
  <w:comment w:id="993" w:author="Daniel Bertin Ugarte" w:date="2026-01-30T11:23:00Z" w:initials="DB">
    <w:p w14:paraId="7EA8A219" w14:textId="77777777" w:rsidR="007D6D85" w:rsidRDefault="007D6D85" w:rsidP="007D6D85">
      <w:pPr>
        <w:pStyle w:val="Textocomentario"/>
      </w:pPr>
      <w:r>
        <w:rPr>
          <w:rStyle w:val="Refdecomentario"/>
        </w:rPr>
        <w:annotationRef/>
      </w:r>
      <w:r>
        <w:rPr>
          <w:lang w:val="es-CL"/>
        </w:rPr>
        <w:t>Marisol Lara y un revisor anónimo colaboraron en la revisión de este manuscrito.</w:t>
      </w:r>
    </w:p>
  </w:comment>
  <w:comment w:id="1001" w:author="Daniel Bertin Ugarte" w:date="2026-01-30T11:24:00Z" w:initials="DB">
    <w:p w14:paraId="42AF0950" w14:textId="77777777" w:rsidR="007D6D85" w:rsidRDefault="007D6D85" w:rsidP="007D6D85">
      <w:pPr>
        <w:pStyle w:val="Textocomentario"/>
      </w:pPr>
      <w:r>
        <w:rPr>
          <w:rStyle w:val="Refdecomentario"/>
        </w:rPr>
        <w:annotationRef/>
      </w:r>
      <w:r>
        <w:rPr>
          <w:lang w:val="es-CL"/>
        </w:rPr>
        <w:t xml:space="preserve">Favor formatear referencias de acuerdo a los estándares de la revista. Más información en: </w:t>
      </w:r>
      <w:hyperlink r:id="rId1" w:history="1">
        <w:r w:rsidRPr="00264CF5">
          <w:rPr>
            <w:rStyle w:val="Hipervnculo"/>
            <w:lang w:val="es-CL"/>
          </w:rPr>
          <w:t>https://www.andeangeology.cl/index.php/revista1/about/submissions#onlineSubmissions</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37E5E2" w15:done="0"/>
  <w15:commentEx w15:paraId="24DBE9F7" w15:done="0"/>
  <w15:commentEx w15:paraId="7D17AADD" w15:done="0"/>
  <w15:commentEx w15:paraId="21895007" w15:done="0"/>
  <w15:commentEx w15:paraId="253DB2D0" w15:done="0"/>
  <w15:commentEx w15:paraId="062966BF" w15:done="0"/>
  <w15:commentEx w15:paraId="069ECF32" w15:done="0"/>
  <w15:commentEx w15:paraId="6C977E4D" w15:done="0"/>
  <w15:commentEx w15:paraId="259DF62F" w15:done="0"/>
  <w15:commentEx w15:paraId="33EA8B2D" w15:done="0"/>
  <w15:commentEx w15:paraId="04AEF083" w15:done="0"/>
  <w15:commentEx w15:paraId="50935A1A" w15:done="0"/>
  <w15:commentEx w15:paraId="56DDAD1B" w15:done="0"/>
  <w15:commentEx w15:paraId="7968A793" w15:done="0"/>
  <w15:commentEx w15:paraId="549873F7" w15:done="0"/>
  <w15:commentEx w15:paraId="10E0AF17" w15:done="0"/>
  <w15:commentEx w15:paraId="659AF2D6" w15:done="0"/>
  <w15:commentEx w15:paraId="04FC4037" w15:done="0"/>
  <w15:commentEx w15:paraId="2B5036C9" w15:done="0"/>
  <w15:commentEx w15:paraId="1195CDDF" w15:done="0"/>
  <w15:commentEx w15:paraId="78E9D4C4" w15:done="0"/>
  <w15:commentEx w15:paraId="722F83DC" w15:done="0"/>
  <w15:commentEx w15:paraId="51271988" w15:done="0"/>
  <w15:commentEx w15:paraId="17F09C23" w15:done="0"/>
  <w15:commentEx w15:paraId="6F9B9352" w15:done="0"/>
  <w15:commentEx w15:paraId="54BBBE78" w15:done="0"/>
  <w15:commentEx w15:paraId="22282966" w15:done="0"/>
  <w15:commentEx w15:paraId="6FD56904" w15:done="0"/>
  <w15:commentEx w15:paraId="3424D50E" w15:done="0"/>
  <w15:commentEx w15:paraId="2AD241A1" w15:done="0"/>
  <w15:commentEx w15:paraId="02C7515B" w15:done="0"/>
  <w15:commentEx w15:paraId="0F9C9832" w15:done="0"/>
  <w15:commentEx w15:paraId="10E9E75A" w15:done="0"/>
  <w15:commentEx w15:paraId="0D756671" w15:done="0"/>
  <w15:commentEx w15:paraId="6C491B04" w15:done="0"/>
  <w15:commentEx w15:paraId="4211E06D" w15:done="0"/>
  <w15:commentEx w15:paraId="2C111509" w15:done="0"/>
  <w15:commentEx w15:paraId="4E97D69C" w15:done="0"/>
  <w15:commentEx w15:paraId="7EA8A219" w15:done="0"/>
  <w15:commentEx w15:paraId="42AF095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1E932C3" w16cex:dateUtc="2026-01-28T23:47:00Z"/>
  <w16cex:commentExtensible w16cex:durableId="744481EB" w16cex:dateUtc="2026-01-30T13:41:00Z"/>
  <w16cex:commentExtensible w16cex:durableId="164DB992" w16cex:dateUtc="2026-01-29T01:56:00Z"/>
  <w16cex:commentExtensible w16cex:durableId="19222D68" w16cex:dateUtc="2026-01-29T02:00:00Z"/>
  <w16cex:commentExtensible w16cex:durableId="6FF834F2" w16cex:dateUtc="2026-01-29T11:23:00Z"/>
  <w16cex:commentExtensible w16cex:durableId="6817055E" w16cex:dateUtc="2026-01-29T11:49:00Z"/>
  <w16cex:commentExtensible w16cex:durableId="33792B6D" w16cex:dateUtc="2026-01-29T11:50:00Z"/>
  <w16cex:commentExtensible w16cex:durableId="7EFEA3F8" w16cex:dateUtc="2026-01-29T11:50:00Z"/>
  <w16cex:commentExtensible w16cex:durableId="0546A1B8" w16cex:dateUtc="2026-01-30T14:25:00Z"/>
  <w16cex:commentExtensible w16cex:durableId="438B4B5F" w16cex:dateUtc="2026-01-29T12:34:00Z"/>
  <w16cex:commentExtensible w16cex:durableId="0FB3BB3B" w16cex:dateUtc="2026-01-29T13:26:00Z"/>
  <w16cex:commentExtensible w16cex:durableId="11777EE2" w16cex:dateUtc="2026-01-29T14:28:00Z"/>
  <w16cex:commentExtensible w16cex:durableId="56DF1558" w16cex:dateUtc="2026-01-29T13:34:00Z"/>
  <w16cex:commentExtensible w16cex:durableId="4D146DCB" w16cex:dateUtc="2026-01-29T14:08:00Z"/>
  <w16cex:commentExtensible w16cex:durableId="74EB1370" w16cex:dateUtc="2026-01-29T14:23:00Z"/>
  <w16cex:commentExtensible w16cex:durableId="03DDC272" w16cex:dateUtc="2026-01-30T14:25:00Z"/>
  <w16cex:commentExtensible w16cex:durableId="41DD4DCB" w16cex:dateUtc="2026-01-29T16:43:00Z"/>
  <w16cex:commentExtensible w16cex:durableId="60BFB498" w16cex:dateUtc="2026-01-29T16:54:00Z"/>
  <w16cex:commentExtensible w16cex:durableId="56B0AB22" w16cex:dateUtc="2026-01-29T16:55:00Z"/>
  <w16cex:commentExtensible w16cex:durableId="798DA67D" w16cex:dateUtc="2026-01-29T16:56:00Z"/>
  <w16cex:commentExtensible w16cex:durableId="7CDFD53A" w16cex:dateUtc="2026-01-29T16:56:00Z"/>
  <w16cex:commentExtensible w16cex:durableId="75773839" w16cex:dateUtc="2026-01-29T17:20:00Z"/>
  <w16cex:commentExtensible w16cex:durableId="17D79575" w16cex:dateUtc="2026-01-29T17:46:00Z"/>
  <w16cex:commentExtensible w16cex:durableId="5D2CB8C1" w16cex:dateUtc="2026-01-30T14:25:00Z"/>
  <w16cex:commentExtensible w16cex:durableId="2E895D7E" w16cex:dateUtc="2026-01-29T17:57:00Z"/>
  <w16cex:commentExtensible w16cex:durableId="59AE897A" w16cex:dateUtc="2026-01-29T19:28:00Z"/>
  <w16cex:commentExtensible w16cex:durableId="4B22A885" w16cex:dateUtc="2026-01-29T20:25:00Z"/>
  <w16cex:commentExtensible w16cex:durableId="2FDA4D9E" w16cex:dateUtc="2026-01-29T20:28:00Z"/>
  <w16cex:commentExtensible w16cex:durableId="56738B52" w16cex:dateUtc="2026-01-29T20:51:00Z"/>
  <w16cex:commentExtensible w16cex:durableId="73E7AB79" w16cex:dateUtc="2026-01-29T20:59:00Z"/>
  <w16cex:commentExtensible w16cex:durableId="09F339A4" w16cex:dateUtc="2026-01-30T14:26:00Z"/>
  <w16cex:commentExtensible w16cex:durableId="0D0880EF" w16cex:dateUtc="2026-01-30T14:26:00Z"/>
  <w16cex:commentExtensible w16cex:durableId="11F092E3" w16cex:dateUtc="2026-01-30T13:39:00Z"/>
  <w16cex:commentExtensible w16cex:durableId="603A0254" w16cex:dateUtc="2026-01-30T00:20:00Z"/>
  <w16cex:commentExtensible w16cex:durableId="619949CD" w16cex:dateUtc="2026-01-30T11:28:00Z"/>
  <w16cex:commentExtensible w16cex:durableId="7C9314CA" w16cex:dateUtc="2026-01-30T12:42:00Z"/>
  <w16cex:commentExtensible w16cex:durableId="0C5D3EB6" w16cex:dateUtc="2026-01-30T13:34:00Z"/>
  <w16cex:commentExtensible w16cex:durableId="0384CF90" w16cex:dateUtc="2026-01-30T13:41:00Z"/>
  <w16cex:commentExtensible w16cex:durableId="31C0B7DB" w16cex:dateUtc="2026-01-30T14:23:00Z"/>
  <w16cex:commentExtensible w16cex:durableId="395A3A92" w16cex:dateUtc="2026-01-30T14: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37E5E2" w16cid:durableId="21E932C3"/>
  <w16cid:commentId w16cid:paraId="24DBE9F7" w16cid:durableId="744481EB"/>
  <w16cid:commentId w16cid:paraId="7D17AADD" w16cid:durableId="164DB992"/>
  <w16cid:commentId w16cid:paraId="21895007" w16cid:durableId="19222D68"/>
  <w16cid:commentId w16cid:paraId="253DB2D0" w16cid:durableId="6FF834F2"/>
  <w16cid:commentId w16cid:paraId="062966BF" w16cid:durableId="6817055E"/>
  <w16cid:commentId w16cid:paraId="069ECF32" w16cid:durableId="33792B6D"/>
  <w16cid:commentId w16cid:paraId="6C977E4D" w16cid:durableId="7EFEA3F8"/>
  <w16cid:commentId w16cid:paraId="259DF62F" w16cid:durableId="0546A1B8"/>
  <w16cid:commentId w16cid:paraId="33EA8B2D" w16cid:durableId="438B4B5F"/>
  <w16cid:commentId w16cid:paraId="04AEF083" w16cid:durableId="0FB3BB3B"/>
  <w16cid:commentId w16cid:paraId="50935A1A" w16cid:durableId="11777EE2"/>
  <w16cid:commentId w16cid:paraId="56DDAD1B" w16cid:durableId="56DF1558"/>
  <w16cid:commentId w16cid:paraId="7968A793" w16cid:durableId="4D146DCB"/>
  <w16cid:commentId w16cid:paraId="549873F7" w16cid:durableId="74EB1370"/>
  <w16cid:commentId w16cid:paraId="10E0AF17" w16cid:durableId="03DDC272"/>
  <w16cid:commentId w16cid:paraId="659AF2D6" w16cid:durableId="41DD4DCB"/>
  <w16cid:commentId w16cid:paraId="04FC4037" w16cid:durableId="60BFB498"/>
  <w16cid:commentId w16cid:paraId="2B5036C9" w16cid:durableId="56B0AB22"/>
  <w16cid:commentId w16cid:paraId="1195CDDF" w16cid:durableId="798DA67D"/>
  <w16cid:commentId w16cid:paraId="78E9D4C4" w16cid:durableId="7CDFD53A"/>
  <w16cid:commentId w16cid:paraId="722F83DC" w16cid:durableId="75773839"/>
  <w16cid:commentId w16cid:paraId="51271988" w16cid:durableId="17D79575"/>
  <w16cid:commentId w16cid:paraId="17F09C23" w16cid:durableId="5D2CB8C1"/>
  <w16cid:commentId w16cid:paraId="6F9B9352" w16cid:durableId="2E895D7E"/>
  <w16cid:commentId w16cid:paraId="54BBBE78" w16cid:durableId="59AE897A"/>
  <w16cid:commentId w16cid:paraId="22282966" w16cid:durableId="4B22A885"/>
  <w16cid:commentId w16cid:paraId="6FD56904" w16cid:durableId="2FDA4D9E"/>
  <w16cid:commentId w16cid:paraId="3424D50E" w16cid:durableId="56738B52"/>
  <w16cid:commentId w16cid:paraId="2AD241A1" w16cid:durableId="73E7AB79"/>
  <w16cid:commentId w16cid:paraId="02C7515B" w16cid:durableId="09F339A4"/>
  <w16cid:commentId w16cid:paraId="0F9C9832" w16cid:durableId="0D0880EF"/>
  <w16cid:commentId w16cid:paraId="10E9E75A" w16cid:durableId="11F092E3"/>
  <w16cid:commentId w16cid:paraId="0D756671" w16cid:durableId="603A0254"/>
  <w16cid:commentId w16cid:paraId="6C491B04" w16cid:durableId="619949CD"/>
  <w16cid:commentId w16cid:paraId="4211E06D" w16cid:durableId="7C9314CA"/>
  <w16cid:commentId w16cid:paraId="2C111509" w16cid:durableId="0C5D3EB6"/>
  <w16cid:commentId w16cid:paraId="4E97D69C" w16cid:durableId="0384CF90"/>
  <w16cid:commentId w16cid:paraId="7EA8A219" w16cid:durableId="31C0B7DB"/>
  <w16cid:commentId w16cid:paraId="42AF0950" w16cid:durableId="395A3A9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2E983" w14:textId="77777777" w:rsidR="00117626" w:rsidRDefault="00117626">
      <w:r>
        <w:separator/>
      </w:r>
    </w:p>
  </w:endnote>
  <w:endnote w:type="continuationSeparator" w:id="0">
    <w:p w14:paraId="77264F51" w14:textId="77777777" w:rsidR="00117626" w:rsidRDefault="001176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Liberation Mono">
    <w:altName w:val="Courier New"/>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DejaVu Sans">
    <w:altName w:val="Verdana"/>
    <w:charset w:val="01"/>
    <w:family w:val="roman"/>
    <w:pitch w:val="variable"/>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FD4CE" w14:textId="77777777" w:rsidR="00117626" w:rsidRDefault="00117626">
      <w:r>
        <w:separator/>
      </w:r>
    </w:p>
  </w:footnote>
  <w:footnote w:type="continuationSeparator" w:id="0">
    <w:p w14:paraId="693899B5" w14:textId="77777777" w:rsidR="00117626" w:rsidRDefault="001176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9CD59" w14:textId="5774312F" w:rsidR="00D05FC9" w:rsidRDefault="00000000">
    <w:pPr>
      <w:pStyle w:val="Textoindependiente"/>
      <w:spacing w:line="0" w:lineRule="atLeast"/>
      <w:rPr>
        <w:sz w:val="20"/>
      </w:rPr>
    </w:pPr>
    <w:r>
      <w:rPr>
        <w:noProof/>
      </w:rPr>
      <w:pict w14:anchorId="2DF35448">
        <v:rect id="Textbox 46" o:spid="_x0000_s1030" style="position:absolute;margin-left:0;margin-top:0;width:13.3pt;height:15.8pt;z-index:-50331645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" o:allowincell="f" filled="f" stroked="f" strokeweight="0">
          <v:textbox inset="0,0,0,0">
            <w:txbxContent>
              <w:p w14:paraId="581BEFBA" w14:textId="77777777" w:rsidR="00D05FC9" w:rsidRDefault="00510033">
                <w:pPr>
                  <w:pStyle w:val="FrameContentsuser"/>
                  <w:spacing w:before="57"/>
                  <w:ind w:left="60"/>
                  <w:rPr>
                    <w:rFonts w:ascii="Times New Roman" w:hAnsi="Times New Roman"/>
                    <w:sz w:val="20"/>
                  </w:rPr>
                </w:pPr>
                <w:r>
                  <w:rPr>
                    <w:rFonts w:ascii="Times New Roman" w:hAnsi="Times New Roman"/>
                    <w:color w:val="000000"/>
                    <w:spacing w:val="-5"/>
                    <w:sz w:val="20"/>
                  </w:rPr>
                  <w:fldChar w:fldCharType="begin"/>
                </w:r>
                <w:r>
                  <w:rPr>
                    <w:rFonts w:ascii="Times New Roman" w:hAnsi="Times New Roman"/>
                    <w:color w:val="000000"/>
                    <w:spacing w:val="-5"/>
                    <w:sz w:val="20"/>
                  </w:rPr>
                  <w:instrText xml:space="preserve"> PAGE </w:instrText>
                </w:r>
                <w:r>
                  <w:rPr>
                    <w:rFonts w:ascii="Times New Roman" w:hAnsi="Times New Roman"/>
                    <w:color w:val="000000"/>
                    <w:spacing w:val="-5"/>
                    <w:sz w:val="20"/>
                  </w:rPr>
                  <w:fldChar w:fldCharType="separate"/>
                </w:r>
                <w:r>
                  <w:rPr>
                    <w:rFonts w:ascii="Times New Roman" w:hAnsi="Times New Roman"/>
                    <w:color w:val="000000"/>
                    <w:spacing w:val="-5"/>
                    <w:sz w:val="20"/>
                  </w:rPr>
                  <w:t>0</w:t>
                </w:r>
                <w:r>
                  <w:rPr>
                    <w:rFonts w:ascii="Times New Roman" w:hAnsi="Times New Roman"/>
                    <w:color w:val="000000"/>
                    <w:spacing w:val="-5"/>
                    <w:sz w:val="20"/>
                  </w:rPr>
                  <w:fldChar w:fldCharType="end"/>
                </w:r>
              </w:p>
            </w:txbxContent>
          </v:textbox>
          <w10:wrap anchorx="page" anchory="page"/>
        </v:rect>
      </w:pict>
    </w:r>
    <w:r>
      <w:rPr>
        <w:noProof/>
      </w:rPr>
      <w:pict w14:anchorId="22BE69D1">
        <v:rect id="Textbox 47" o:spid="_x0000_s1029" style="position:absolute;margin-left:0;margin-top:0;width:73.7pt;height:13.5pt;z-index:-50331645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" o:allowincell="f" filled="f" stroked="f" strokeweight="0">
          <v:textbox inset="0,0,0,0">
            <w:txbxContent>
              <w:p w14:paraId="22384FE6" w14:textId="77777777" w:rsidR="00D05FC9" w:rsidRDefault="00510033">
                <w:pPr>
                  <w:pStyle w:val="FrameContentsuser"/>
                  <w:spacing w:before="50"/>
                  <w:ind w:left="20"/>
                  <w:rPr>
                    <w:rFonts w:ascii="Times New Roman" w:hAnsi="Times New Roman"/>
                    <w:i/>
                    <w:sz w:val="16"/>
                  </w:rPr>
                </w:pPr>
                <w:r>
                  <w:rPr>
                    <w:rFonts w:ascii="Times New Roman" w:hAnsi="Times New Roman"/>
                    <w:color w:val="000000"/>
                    <w:sz w:val="16"/>
                  </w:rPr>
                  <w:t>Edier</w:t>
                </w:r>
                <w:r>
                  <w:rPr>
                    <w:rFonts w:ascii="Times New Roman" w:hAnsi="Times New Roman"/>
                    <w:color w:val="000000"/>
                    <w:spacing w:val="-4"/>
                    <w:sz w:val="16"/>
                  </w:rPr>
                  <w:t xml:space="preserve"> </w:t>
                </w:r>
                <w:r>
                  <w:rPr>
                    <w:rFonts w:ascii="Times New Roman" w:hAnsi="Times New Roman"/>
                    <w:color w:val="000000"/>
                    <w:sz w:val="16"/>
                  </w:rPr>
                  <w:t>Aristizábal</w:t>
                </w:r>
                <w:r>
                  <w:rPr>
                    <w:rFonts w:ascii="Times New Roman" w:hAnsi="Times New Roman"/>
                    <w:color w:val="000000"/>
                    <w:spacing w:val="-3"/>
                    <w:sz w:val="16"/>
                  </w:rPr>
                  <w:t xml:space="preserve"> </w:t>
                </w:r>
                <w:r>
                  <w:rPr>
                    <w:rFonts w:ascii="Times New Roman" w:hAnsi="Times New Roman"/>
                    <w:i/>
                    <w:color w:val="000000"/>
                    <w:sz w:val="16"/>
                  </w:rPr>
                  <w:t>et</w:t>
                </w:r>
                <w:r>
                  <w:rPr>
                    <w:rFonts w:ascii="Times New Roman" w:hAnsi="Times New Roman"/>
                    <w:i/>
                    <w:color w:val="000000"/>
                    <w:spacing w:val="-3"/>
                    <w:sz w:val="16"/>
                  </w:rPr>
                  <w:t xml:space="preserve"> </w:t>
                </w:r>
                <w:r>
                  <w:rPr>
                    <w:rFonts w:ascii="Times New Roman" w:hAnsi="Times New Roman"/>
                    <w:i/>
                    <w:color w:val="000000"/>
                    <w:spacing w:val="-5"/>
                    <w:sz w:val="16"/>
                  </w:rPr>
                  <w:t>al.</w:t>
                </w:r>
              </w:p>
            </w:txbxContent>
          </v:textbox>
          <w10:wrap anchorx="page" anchory="page"/>
        </v:rec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85765" w14:textId="23F1590F" w:rsidR="00D05FC9" w:rsidRDefault="00000000">
    <w:pPr>
      <w:pStyle w:val="Textoindependiente"/>
      <w:spacing w:line="0" w:lineRule="atLeast"/>
      <w:rPr>
        <w:sz w:val="20"/>
      </w:rPr>
    </w:pPr>
    <w:r>
      <w:rPr>
        <w:noProof/>
      </w:rPr>
      <w:pict w14:anchorId="6073D211">
        <v:rect id="Textbox 45" o:spid="_x0000_s1028" style="position:absolute;margin-left:440.45pt;margin-top:30.3pt;width:14.3pt;height:15.8pt;z-index:-5033164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" o:allowincell="f" filled="f" stroked="f" strokeweight="0">
          <v:textbox inset="0,0,0,0">
            <w:txbxContent>
              <w:p w14:paraId="5D52481F" w14:textId="77777777" w:rsidR="00D05FC9" w:rsidRDefault="00510033">
                <w:pPr>
                  <w:pStyle w:val="FrameContentsuser"/>
                  <w:spacing w:before="57"/>
                  <w:ind w:left="20"/>
                  <w:rPr>
                    <w:rFonts w:ascii="Times New Roman" w:hAnsi="Times New Roman"/>
                    <w:sz w:val="20"/>
                  </w:rPr>
                </w:pPr>
                <w:r>
                  <w:rPr>
                    <w:rFonts w:ascii="Times New Roman" w:hAnsi="Times New Roman"/>
                    <w:color w:val="000000"/>
                    <w:spacing w:val="-5"/>
                    <w:sz w:val="20"/>
                  </w:rPr>
                  <w:fldChar w:fldCharType="begin"/>
                </w:r>
                <w:r>
                  <w:rPr>
                    <w:rFonts w:ascii="Times New Roman" w:hAnsi="Times New Roman"/>
                    <w:color w:val="000000"/>
                    <w:spacing w:val="-5"/>
                    <w:sz w:val="20"/>
                  </w:rPr>
                  <w:instrText xml:space="preserve"> PAGE </w:instrText>
                </w:r>
                <w:r>
                  <w:rPr>
                    <w:rFonts w:ascii="Times New Roman" w:hAnsi="Times New Roman"/>
                    <w:color w:val="000000"/>
                    <w:spacing w:val="-5"/>
                    <w:sz w:val="20"/>
                  </w:rPr>
                  <w:fldChar w:fldCharType="separate"/>
                </w:r>
                <w:r>
                  <w:rPr>
                    <w:rFonts w:ascii="Times New Roman" w:hAnsi="Times New Roman"/>
                    <w:color w:val="000000"/>
                    <w:spacing w:val="-5"/>
                    <w:sz w:val="20"/>
                  </w:rPr>
                  <w:t>15</w:t>
                </w:r>
                <w:r>
                  <w:rPr>
                    <w:rFonts w:ascii="Times New Roman" w:hAnsi="Times New Roman"/>
                    <w:color w:val="000000"/>
                    <w:spacing w:val="-5"/>
                    <w:sz w:val="20"/>
                  </w:rPr>
                  <w:fldChar w:fldCharType="end"/>
                </w:r>
              </w:p>
            </w:txbxContent>
          </v:textbox>
          <w10:wrap anchorx="page" anchory="page"/>
        </v:rect>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B3996" w14:textId="787BD2FE" w:rsidR="00D05FC9" w:rsidRDefault="00000000">
    <w:pPr>
      <w:pStyle w:val="Textoindependiente"/>
      <w:spacing w:line="0" w:lineRule="atLeast"/>
      <w:rPr>
        <w:sz w:val="20"/>
      </w:rPr>
    </w:pPr>
    <w:r>
      <w:rPr>
        <w:noProof/>
      </w:rPr>
      <w:pict w14:anchorId="3A301418">
        <v:rect id="Textbox 43" o:spid="_x0000_s1027" style="position:absolute;margin-left:45.2pt;margin-top:30.3pt;width:13.3pt;height:15.8pt;z-index:-5033164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" o:allowincell="f" filled="f" stroked="f" strokeweight="0">
          <v:textbox inset="0,0,0,0">
            <w:txbxContent>
              <w:p w14:paraId="45BAC59C" w14:textId="77777777" w:rsidR="00D05FC9" w:rsidRDefault="00510033">
                <w:pPr>
                  <w:pStyle w:val="FrameContentsuser"/>
                  <w:spacing w:before="57"/>
                  <w:ind w:left="60"/>
                  <w:rPr>
                    <w:rFonts w:ascii="Times New Roman" w:hAnsi="Times New Roman"/>
                    <w:sz w:val="20"/>
                  </w:rPr>
                </w:pPr>
                <w:r>
                  <w:rPr>
                    <w:rFonts w:ascii="Times New Roman" w:hAnsi="Times New Roman"/>
                    <w:color w:val="000000"/>
                    <w:spacing w:val="-5"/>
                    <w:sz w:val="20"/>
                  </w:rPr>
                  <w:fldChar w:fldCharType="begin"/>
                </w:r>
                <w:r>
                  <w:rPr>
                    <w:rFonts w:ascii="Times New Roman" w:hAnsi="Times New Roman"/>
                    <w:color w:val="000000"/>
                    <w:spacing w:val="-5"/>
                    <w:sz w:val="20"/>
                  </w:rPr>
                  <w:instrText xml:space="preserve"> PAGE </w:instrText>
                </w:r>
                <w:r>
                  <w:rPr>
                    <w:rFonts w:ascii="Times New Roman" w:hAnsi="Times New Roman"/>
                    <w:color w:val="000000"/>
                    <w:spacing w:val="-5"/>
                    <w:sz w:val="20"/>
                  </w:rPr>
                  <w:fldChar w:fldCharType="separate"/>
                </w:r>
                <w:r>
                  <w:rPr>
                    <w:rFonts w:ascii="Times New Roman" w:hAnsi="Times New Roman"/>
                    <w:color w:val="000000"/>
                    <w:spacing w:val="-5"/>
                    <w:sz w:val="20"/>
                  </w:rPr>
                  <w:t>20</w:t>
                </w:r>
                <w:r>
                  <w:rPr>
                    <w:rFonts w:ascii="Times New Roman" w:hAnsi="Times New Roman"/>
                    <w:color w:val="000000"/>
                    <w:spacing w:val="-5"/>
                    <w:sz w:val="20"/>
                  </w:rPr>
                  <w:fldChar w:fldCharType="end"/>
                </w:r>
              </w:p>
            </w:txbxContent>
          </v:textbox>
          <w10:wrap anchorx="page" anchory="page"/>
        </v:rect>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38F35" w14:textId="20412391" w:rsidR="00D05FC9" w:rsidRDefault="00000000">
    <w:pPr>
      <w:pStyle w:val="Textoindependiente"/>
      <w:spacing w:line="0" w:lineRule="atLeast"/>
      <w:rPr>
        <w:sz w:val="20"/>
      </w:rPr>
    </w:pPr>
    <w:r>
      <w:rPr>
        <w:noProof/>
      </w:rPr>
      <w:pict w14:anchorId="267FBE2D">
        <v:rect id="Textbox 42" o:spid="_x0000_s1025" style="position:absolute;margin-left:440.45pt;margin-top:30.3pt;width:14.3pt;height:15.8pt;z-index:-50331647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" o:allowincell="f" filled="f" stroked="f" strokeweight="0">
          <v:textbox inset="0,0,0,0">
            <w:txbxContent>
              <w:p w14:paraId="0051B19B" w14:textId="77777777" w:rsidR="00D05FC9" w:rsidRDefault="00510033">
                <w:pPr>
                  <w:pStyle w:val="FrameContentsuser"/>
                  <w:spacing w:before="57"/>
                  <w:ind w:left="20"/>
                  <w:rPr>
                    <w:rFonts w:ascii="Times New Roman" w:hAnsi="Times New Roman"/>
                    <w:sz w:val="20"/>
                  </w:rPr>
                </w:pPr>
                <w:r>
                  <w:rPr>
                    <w:rFonts w:ascii="Times New Roman" w:hAnsi="Times New Roman"/>
                    <w:color w:val="000000"/>
                    <w:spacing w:val="-5"/>
                    <w:sz w:val="20"/>
                  </w:rPr>
                  <w:fldChar w:fldCharType="begin"/>
                </w:r>
                <w:r>
                  <w:rPr>
                    <w:rFonts w:ascii="Times New Roman" w:hAnsi="Times New Roman"/>
                    <w:color w:val="000000"/>
                    <w:spacing w:val="-5"/>
                    <w:sz w:val="20"/>
                  </w:rPr>
                  <w:instrText xml:space="preserve"> PAGE </w:instrText>
                </w:r>
                <w:r>
                  <w:rPr>
                    <w:rFonts w:ascii="Times New Roman" w:hAnsi="Times New Roman"/>
                    <w:color w:val="000000"/>
                    <w:spacing w:val="-5"/>
                    <w:sz w:val="20"/>
                  </w:rPr>
                  <w:fldChar w:fldCharType="separate"/>
                </w:r>
                <w:r>
                  <w:rPr>
                    <w:rFonts w:ascii="Times New Roman" w:hAnsi="Times New Roman"/>
                    <w:color w:val="000000"/>
                    <w:spacing w:val="-5"/>
                    <w:sz w:val="20"/>
                  </w:rPr>
                  <w:t>21</w:t>
                </w:r>
                <w:r>
                  <w:rPr>
                    <w:rFonts w:ascii="Times New Roman" w:hAnsi="Times New Roman"/>
                    <w:color w:val="000000"/>
                    <w:spacing w:val="-5"/>
                    <w:sz w:val="20"/>
                  </w:rPr>
                  <w:fldChar w:fldCharType="end"/>
                </w:r>
              </w:p>
            </w:txbxContent>
          </v:textbox>
          <w10:wrap anchorx="page" anchory="page"/>
        </v:rect>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BDB3C" w14:textId="77777777" w:rsidR="00D05FC9" w:rsidRDefault="00D05FC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B458C"/>
    <w:multiLevelType w:val="hybridMultilevel"/>
    <w:tmpl w:val="C362361E"/>
    <w:lvl w:ilvl="0" w:tplc="6E288570">
      <w:start w:val="1"/>
      <w:numFmt w:val="decimal"/>
      <w:lvlText w:val="%1)"/>
      <w:lvlJc w:val="left"/>
      <w:pPr>
        <w:ind w:left="1020" w:hanging="360"/>
      </w:pPr>
    </w:lvl>
    <w:lvl w:ilvl="1" w:tplc="9D4C02A8">
      <w:start w:val="1"/>
      <w:numFmt w:val="decimal"/>
      <w:lvlText w:val="%2)"/>
      <w:lvlJc w:val="left"/>
      <w:pPr>
        <w:ind w:left="1020" w:hanging="360"/>
      </w:pPr>
    </w:lvl>
    <w:lvl w:ilvl="2" w:tplc="4B8A6F98">
      <w:start w:val="1"/>
      <w:numFmt w:val="decimal"/>
      <w:lvlText w:val="%3)"/>
      <w:lvlJc w:val="left"/>
      <w:pPr>
        <w:ind w:left="1020" w:hanging="360"/>
      </w:pPr>
    </w:lvl>
    <w:lvl w:ilvl="3" w:tplc="9BB874A6">
      <w:start w:val="1"/>
      <w:numFmt w:val="decimal"/>
      <w:lvlText w:val="%4)"/>
      <w:lvlJc w:val="left"/>
      <w:pPr>
        <w:ind w:left="1020" w:hanging="360"/>
      </w:pPr>
    </w:lvl>
    <w:lvl w:ilvl="4" w:tplc="617ADDD2">
      <w:start w:val="1"/>
      <w:numFmt w:val="decimal"/>
      <w:lvlText w:val="%5)"/>
      <w:lvlJc w:val="left"/>
      <w:pPr>
        <w:ind w:left="1020" w:hanging="360"/>
      </w:pPr>
    </w:lvl>
    <w:lvl w:ilvl="5" w:tplc="74EC1FE8">
      <w:start w:val="1"/>
      <w:numFmt w:val="decimal"/>
      <w:lvlText w:val="%6)"/>
      <w:lvlJc w:val="left"/>
      <w:pPr>
        <w:ind w:left="1020" w:hanging="360"/>
      </w:pPr>
    </w:lvl>
    <w:lvl w:ilvl="6" w:tplc="4EF801A8">
      <w:start w:val="1"/>
      <w:numFmt w:val="decimal"/>
      <w:lvlText w:val="%7)"/>
      <w:lvlJc w:val="left"/>
      <w:pPr>
        <w:ind w:left="1020" w:hanging="360"/>
      </w:pPr>
    </w:lvl>
    <w:lvl w:ilvl="7" w:tplc="C5DE861C">
      <w:start w:val="1"/>
      <w:numFmt w:val="decimal"/>
      <w:lvlText w:val="%8)"/>
      <w:lvlJc w:val="left"/>
      <w:pPr>
        <w:ind w:left="1020" w:hanging="360"/>
      </w:pPr>
    </w:lvl>
    <w:lvl w:ilvl="8" w:tplc="6B061EC2">
      <w:start w:val="1"/>
      <w:numFmt w:val="decimal"/>
      <w:lvlText w:val="%9)"/>
      <w:lvlJc w:val="left"/>
      <w:pPr>
        <w:ind w:left="1020" w:hanging="360"/>
      </w:pPr>
    </w:lvl>
  </w:abstractNum>
  <w:abstractNum w:abstractNumId="1" w15:restartNumberingAfterBreak="0">
    <w:nsid w:val="17B532BA"/>
    <w:multiLevelType w:val="hybridMultilevel"/>
    <w:tmpl w:val="8FECD3D0"/>
    <w:lvl w:ilvl="0" w:tplc="8946EAAA">
      <w:start w:val="1"/>
      <w:numFmt w:val="decimal"/>
      <w:lvlText w:val="%1)"/>
      <w:lvlJc w:val="left"/>
      <w:pPr>
        <w:ind w:left="1020" w:hanging="360"/>
      </w:pPr>
    </w:lvl>
    <w:lvl w:ilvl="1" w:tplc="184EEA96">
      <w:start w:val="1"/>
      <w:numFmt w:val="decimal"/>
      <w:lvlText w:val="%2)"/>
      <w:lvlJc w:val="left"/>
      <w:pPr>
        <w:ind w:left="1020" w:hanging="360"/>
      </w:pPr>
    </w:lvl>
    <w:lvl w:ilvl="2" w:tplc="16309344">
      <w:start w:val="1"/>
      <w:numFmt w:val="decimal"/>
      <w:lvlText w:val="%3)"/>
      <w:lvlJc w:val="left"/>
      <w:pPr>
        <w:ind w:left="1020" w:hanging="360"/>
      </w:pPr>
    </w:lvl>
    <w:lvl w:ilvl="3" w:tplc="05280E9E">
      <w:start w:val="1"/>
      <w:numFmt w:val="decimal"/>
      <w:lvlText w:val="%4)"/>
      <w:lvlJc w:val="left"/>
      <w:pPr>
        <w:ind w:left="1020" w:hanging="360"/>
      </w:pPr>
    </w:lvl>
    <w:lvl w:ilvl="4" w:tplc="15084B20">
      <w:start w:val="1"/>
      <w:numFmt w:val="decimal"/>
      <w:lvlText w:val="%5)"/>
      <w:lvlJc w:val="left"/>
      <w:pPr>
        <w:ind w:left="1020" w:hanging="360"/>
      </w:pPr>
    </w:lvl>
    <w:lvl w:ilvl="5" w:tplc="9D30C708">
      <w:start w:val="1"/>
      <w:numFmt w:val="decimal"/>
      <w:lvlText w:val="%6)"/>
      <w:lvlJc w:val="left"/>
      <w:pPr>
        <w:ind w:left="1020" w:hanging="360"/>
      </w:pPr>
    </w:lvl>
    <w:lvl w:ilvl="6" w:tplc="1ADCDDC6">
      <w:start w:val="1"/>
      <w:numFmt w:val="decimal"/>
      <w:lvlText w:val="%7)"/>
      <w:lvlJc w:val="left"/>
      <w:pPr>
        <w:ind w:left="1020" w:hanging="360"/>
      </w:pPr>
    </w:lvl>
    <w:lvl w:ilvl="7" w:tplc="80FA8618">
      <w:start w:val="1"/>
      <w:numFmt w:val="decimal"/>
      <w:lvlText w:val="%8)"/>
      <w:lvlJc w:val="left"/>
      <w:pPr>
        <w:ind w:left="1020" w:hanging="360"/>
      </w:pPr>
    </w:lvl>
    <w:lvl w:ilvl="8" w:tplc="E11C8C8C">
      <w:start w:val="1"/>
      <w:numFmt w:val="decimal"/>
      <w:lvlText w:val="%9)"/>
      <w:lvlJc w:val="left"/>
      <w:pPr>
        <w:ind w:left="1020" w:hanging="360"/>
      </w:pPr>
    </w:lvl>
  </w:abstractNum>
  <w:abstractNum w:abstractNumId="2" w15:restartNumberingAfterBreak="0">
    <w:nsid w:val="19B0375E"/>
    <w:multiLevelType w:val="hybridMultilevel"/>
    <w:tmpl w:val="7DA836D6"/>
    <w:lvl w:ilvl="0" w:tplc="07AA5468">
      <w:start w:val="1"/>
      <w:numFmt w:val="decimal"/>
      <w:lvlText w:val="%1)"/>
      <w:lvlJc w:val="left"/>
      <w:pPr>
        <w:ind w:left="1020" w:hanging="360"/>
      </w:pPr>
    </w:lvl>
    <w:lvl w:ilvl="1" w:tplc="72BE4EBE">
      <w:start w:val="1"/>
      <w:numFmt w:val="decimal"/>
      <w:lvlText w:val="%2)"/>
      <w:lvlJc w:val="left"/>
      <w:pPr>
        <w:ind w:left="1020" w:hanging="360"/>
      </w:pPr>
    </w:lvl>
    <w:lvl w:ilvl="2" w:tplc="5308DB24">
      <w:start w:val="1"/>
      <w:numFmt w:val="decimal"/>
      <w:lvlText w:val="%3)"/>
      <w:lvlJc w:val="left"/>
      <w:pPr>
        <w:ind w:left="1020" w:hanging="360"/>
      </w:pPr>
    </w:lvl>
    <w:lvl w:ilvl="3" w:tplc="7A86FF3C">
      <w:start w:val="1"/>
      <w:numFmt w:val="decimal"/>
      <w:lvlText w:val="%4)"/>
      <w:lvlJc w:val="left"/>
      <w:pPr>
        <w:ind w:left="1020" w:hanging="360"/>
      </w:pPr>
    </w:lvl>
    <w:lvl w:ilvl="4" w:tplc="5E1CBAA0">
      <w:start w:val="1"/>
      <w:numFmt w:val="decimal"/>
      <w:lvlText w:val="%5)"/>
      <w:lvlJc w:val="left"/>
      <w:pPr>
        <w:ind w:left="1020" w:hanging="360"/>
      </w:pPr>
    </w:lvl>
    <w:lvl w:ilvl="5" w:tplc="30ACC506">
      <w:start w:val="1"/>
      <w:numFmt w:val="decimal"/>
      <w:lvlText w:val="%6)"/>
      <w:lvlJc w:val="left"/>
      <w:pPr>
        <w:ind w:left="1020" w:hanging="360"/>
      </w:pPr>
    </w:lvl>
    <w:lvl w:ilvl="6" w:tplc="150CB786">
      <w:start w:val="1"/>
      <w:numFmt w:val="decimal"/>
      <w:lvlText w:val="%7)"/>
      <w:lvlJc w:val="left"/>
      <w:pPr>
        <w:ind w:left="1020" w:hanging="360"/>
      </w:pPr>
    </w:lvl>
    <w:lvl w:ilvl="7" w:tplc="2EA02B24">
      <w:start w:val="1"/>
      <w:numFmt w:val="decimal"/>
      <w:lvlText w:val="%8)"/>
      <w:lvlJc w:val="left"/>
      <w:pPr>
        <w:ind w:left="1020" w:hanging="360"/>
      </w:pPr>
    </w:lvl>
    <w:lvl w:ilvl="8" w:tplc="79E2502C">
      <w:start w:val="1"/>
      <w:numFmt w:val="decimal"/>
      <w:lvlText w:val="%9)"/>
      <w:lvlJc w:val="left"/>
      <w:pPr>
        <w:ind w:left="1020" w:hanging="360"/>
      </w:pPr>
    </w:lvl>
  </w:abstractNum>
  <w:abstractNum w:abstractNumId="3" w15:restartNumberingAfterBreak="0">
    <w:nsid w:val="1C6B62E8"/>
    <w:multiLevelType w:val="multilevel"/>
    <w:tmpl w:val="52D8A4E6"/>
    <w:lvl w:ilvl="0">
      <w:start w:val="1"/>
      <w:numFmt w:val="decimal"/>
      <w:lvlText w:val="%1."/>
      <w:lvlJc w:val="left"/>
      <w:pPr>
        <w:tabs>
          <w:tab w:val="num" w:pos="0"/>
        </w:tabs>
        <w:ind w:left="398" w:hanging="285"/>
      </w:pPr>
      <w:rPr>
        <w:rFonts w:ascii="Palatino Linotype" w:eastAsia="Palatino Linotype" w:hAnsi="Palatino Linotype" w:cs="Palatino Linotype"/>
        <w:b/>
        <w:bCs/>
        <w:i w:val="0"/>
        <w:iCs w:val="0"/>
        <w:color w:val="00004C"/>
        <w:spacing w:val="0"/>
        <w:w w:val="100"/>
        <w:sz w:val="24"/>
        <w:szCs w:val="24"/>
        <w:lang w:val="en-US" w:eastAsia="en-US" w:bidi="ar-SA"/>
      </w:rPr>
    </w:lvl>
    <w:lvl w:ilvl="1">
      <w:start w:val="1"/>
      <w:numFmt w:val="decimal"/>
      <w:lvlText w:val="%1.%2"/>
      <w:lvlJc w:val="left"/>
      <w:pPr>
        <w:tabs>
          <w:tab w:val="num" w:pos="0"/>
        </w:tabs>
        <w:ind w:left="566" w:hanging="453"/>
      </w:pPr>
      <w:rPr>
        <w:rFonts w:ascii="Palatino Linotype" w:eastAsia="Palatino Linotype" w:hAnsi="Palatino Linotype" w:cs="Palatino Linotype"/>
        <w:b/>
        <w:bCs/>
        <w:i w:val="0"/>
        <w:iCs w:val="0"/>
        <w:color w:val="00004C"/>
        <w:spacing w:val="0"/>
        <w:w w:val="101"/>
        <w:sz w:val="20"/>
        <w:szCs w:val="20"/>
        <w:lang w:val="en-US" w:eastAsia="en-US" w:bidi="ar-SA"/>
      </w:rPr>
    </w:lvl>
    <w:lvl w:ilvl="2">
      <w:numFmt w:val="bullet"/>
      <w:lvlText w:val=""/>
      <w:lvlJc w:val="left"/>
      <w:pPr>
        <w:tabs>
          <w:tab w:val="num" w:pos="0"/>
        </w:tabs>
        <w:ind w:left="1464" w:hanging="453"/>
      </w:pPr>
      <w:rPr>
        <w:rFonts w:ascii="Symbol" w:hAnsi="Symbol" w:cs="Symbol" w:hint="default"/>
        <w:lang w:val="en-US" w:eastAsia="en-US" w:bidi="ar-SA"/>
      </w:rPr>
    </w:lvl>
    <w:lvl w:ilvl="3">
      <w:numFmt w:val="bullet"/>
      <w:lvlText w:val=""/>
      <w:lvlJc w:val="left"/>
      <w:pPr>
        <w:tabs>
          <w:tab w:val="num" w:pos="0"/>
        </w:tabs>
        <w:ind w:left="2369" w:hanging="453"/>
      </w:pPr>
      <w:rPr>
        <w:rFonts w:ascii="Symbol" w:hAnsi="Symbol" w:cs="Symbol" w:hint="default"/>
        <w:lang w:val="en-US" w:eastAsia="en-US" w:bidi="ar-SA"/>
      </w:rPr>
    </w:lvl>
    <w:lvl w:ilvl="4">
      <w:numFmt w:val="bullet"/>
      <w:lvlText w:val=""/>
      <w:lvlJc w:val="left"/>
      <w:pPr>
        <w:tabs>
          <w:tab w:val="num" w:pos="0"/>
        </w:tabs>
        <w:ind w:left="3274" w:hanging="453"/>
      </w:pPr>
      <w:rPr>
        <w:rFonts w:ascii="Symbol" w:hAnsi="Symbol" w:cs="Symbol" w:hint="default"/>
        <w:lang w:val="en-US" w:eastAsia="en-US" w:bidi="ar-SA"/>
      </w:rPr>
    </w:lvl>
    <w:lvl w:ilvl="5">
      <w:numFmt w:val="bullet"/>
      <w:lvlText w:val=""/>
      <w:lvlJc w:val="left"/>
      <w:pPr>
        <w:tabs>
          <w:tab w:val="num" w:pos="0"/>
        </w:tabs>
        <w:ind w:left="4179" w:hanging="453"/>
      </w:pPr>
      <w:rPr>
        <w:rFonts w:ascii="Symbol" w:hAnsi="Symbol" w:cs="Symbol" w:hint="default"/>
        <w:lang w:val="en-US" w:eastAsia="en-US" w:bidi="ar-SA"/>
      </w:rPr>
    </w:lvl>
    <w:lvl w:ilvl="6">
      <w:numFmt w:val="bullet"/>
      <w:lvlText w:val=""/>
      <w:lvlJc w:val="left"/>
      <w:pPr>
        <w:tabs>
          <w:tab w:val="num" w:pos="0"/>
        </w:tabs>
        <w:ind w:left="5083" w:hanging="453"/>
      </w:pPr>
      <w:rPr>
        <w:rFonts w:ascii="Symbol" w:hAnsi="Symbol" w:cs="Symbol" w:hint="default"/>
        <w:lang w:val="en-US" w:eastAsia="en-US" w:bidi="ar-SA"/>
      </w:rPr>
    </w:lvl>
    <w:lvl w:ilvl="7">
      <w:numFmt w:val="bullet"/>
      <w:lvlText w:val=""/>
      <w:lvlJc w:val="left"/>
      <w:pPr>
        <w:tabs>
          <w:tab w:val="num" w:pos="0"/>
        </w:tabs>
        <w:ind w:left="5988" w:hanging="453"/>
      </w:pPr>
      <w:rPr>
        <w:rFonts w:ascii="Symbol" w:hAnsi="Symbol" w:cs="Symbol" w:hint="default"/>
        <w:lang w:val="en-US" w:eastAsia="en-US" w:bidi="ar-SA"/>
      </w:rPr>
    </w:lvl>
    <w:lvl w:ilvl="8">
      <w:numFmt w:val="bullet"/>
      <w:lvlText w:val=""/>
      <w:lvlJc w:val="left"/>
      <w:pPr>
        <w:tabs>
          <w:tab w:val="num" w:pos="0"/>
        </w:tabs>
        <w:ind w:left="6893" w:hanging="453"/>
      </w:pPr>
      <w:rPr>
        <w:rFonts w:ascii="Symbol" w:hAnsi="Symbol" w:cs="Symbol" w:hint="default"/>
        <w:lang w:val="en-US" w:eastAsia="en-US" w:bidi="ar-SA"/>
      </w:rPr>
    </w:lvl>
  </w:abstractNum>
  <w:abstractNum w:abstractNumId="4" w15:restartNumberingAfterBreak="0">
    <w:nsid w:val="1EAC638D"/>
    <w:multiLevelType w:val="hybridMultilevel"/>
    <w:tmpl w:val="B7501DFA"/>
    <w:lvl w:ilvl="0" w:tplc="79A89CB8">
      <w:start w:val="1"/>
      <w:numFmt w:val="decimal"/>
      <w:lvlText w:val="%1)"/>
      <w:lvlJc w:val="left"/>
      <w:pPr>
        <w:ind w:left="1020" w:hanging="360"/>
      </w:pPr>
    </w:lvl>
    <w:lvl w:ilvl="1" w:tplc="ED0A3A02">
      <w:start w:val="1"/>
      <w:numFmt w:val="decimal"/>
      <w:lvlText w:val="%2)"/>
      <w:lvlJc w:val="left"/>
      <w:pPr>
        <w:ind w:left="1020" w:hanging="360"/>
      </w:pPr>
    </w:lvl>
    <w:lvl w:ilvl="2" w:tplc="D416E9B2">
      <w:start w:val="1"/>
      <w:numFmt w:val="decimal"/>
      <w:lvlText w:val="%3)"/>
      <w:lvlJc w:val="left"/>
      <w:pPr>
        <w:ind w:left="1020" w:hanging="360"/>
      </w:pPr>
    </w:lvl>
    <w:lvl w:ilvl="3" w:tplc="E6BEBAB4">
      <w:start w:val="1"/>
      <w:numFmt w:val="decimal"/>
      <w:lvlText w:val="%4)"/>
      <w:lvlJc w:val="left"/>
      <w:pPr>
        <w:ind w:left="1020" w:hanging="360"/>
      </w:pPr>
    </w:lvl>
    <w:lvl w:ilvl="4" w:tplc="03B49148">
      <w:start w:val="1"/>
      <w:numFmt w:val="decimal"/>
      <w:lvlText w:val="%5)"/>
      <w:lvlJc w:val="left"/>
      <w:pPr>
        <w:ind w:left="1020" w:hanging="360"/>
      </w:pPr>
    </w:lvl>
    <w:lvl w:ilvl="5" w:tplc="03309984">
      <w:start w:val="1"/>
      <w:numFmt w:val="decimal"/>
      <w:lvlText w:val="%6)"/>
      <w:lvlJc w:val="left"/>
      <w:pPr>
        <w:ind w:left="1020" w:hanging="360"/>
      </w:pPr>
    </w:lvl>
    <w:lvl w:ilvl="6" w:tplc="C2DE7546">
      <w:start w:val="1"/>
      <w:numFmt w:val="decimal"/>
      <w:lvlText w:val="%7)"/>
      <w:lvlJc w:val="left"/>
      <w:pPr>
        <w:ind w:left="1020" w:hanging="360"/>
      </w:pPr>
    </w:lvl>
    <w:lvl w:ilvl="7" w:tplc="9844D04E">
      <w:start w:val="1"/>
      <w:numFmt w:val="decimal"/>
      <w:lvlText w:val="%8)"/>
      <w:lvlJc w:val="left"/>
      <w:pPr>
        <w:ind w:left="1020" w:hanging="360"/>
      </w:pPr>
    </w:lvl>
    <w:lvl w:ilvl="8" w:tplc="D1F64EEC">
      <w:start w:val="1"/>
      <w:numFmt w:val="decimal"/>
      <w:lvlText w:val="%9)"/>
      <w:lvlJc w:val="left"/>
      <w:pPr>
        <w:ind w:left="1020" w:hanging="360"/>
      </w:pPr>
    </w:lvl>
  </w:abstractNum>
  <w:abstractNum w:abstractNumId="5" w15:restartNumberingAfterBreak="0">
    <w:nsid w:val="22541E3C"/>
    <w:multiLevelType w:val="hybridMultilevel"/>
    <w:tmpl w:val="59D24730"/>
    <w:lvl w:ilvl="0" w:tplc="8AD46EC4">
      <w:start w:val="1"/>
      <w:numFmt w:val="decimal"/>
      <w:lvlText w:val="%1)"/>
      <w:lvlJc w:val="left"/>
      <w:pPr>
        <w:ind w:left="1020" w:hanging="360"/>
      </w:pPr>
    </w:lvl>
    <w:lvl w:ilvl="1" w:tplc="DC14AAF8">
      <w:start w:val="1"/>
      <w:numFmt w:val="decimal"/>
      <w:lvlText w:val="%2)"/>
      <w:lvlJc w:val="left"/>
      <w:pPr>
        <w:ind w:left="1020" w:hanging="360"/>
      </w:pPr>
    </w:lvl>
    <w:lvl w:ilvl="2" w:tplc="6B368432">
      <w:start w:val="1"/>
      <w:numFmt w:val="decimal"/>
      <w:lvlText w:val="%3)"/>
      <w:lvlJc w:val="left"/>
      <w:pPr>
        <w:ind w:left="1020" w:hanging="360"/>
      </w:pPr>
    </w:lvl>
    <w:lvl w:ilvl="3" w:tplc="1AC8D5DA">
      <w:start w:val="1"/>
      <w:numFmt w:val="decimal"/>
      <w:lvlText w:val="%4)"/>
      <w:lvlJc w:val="left"/>
      <w:pPr>
        <w:ind w:left="1020" w:hanging="360"/>
      </w:pPr>
    </w:lvl>
    <w:lvl w:ilvl="4" w:tplc="B798EA3C">
      <w:start w:val="1"/>
      <w:numFmt w:val="decimal"/>
      <w:lvlText w:val="%5)"/>
      <w:lvlJc w:val="left"/>
      <w:pPr>
        <w:ind w:left="1020" w:hanging="360"/>
      </w:pPr>
    </w:lvl>
    <w:lvl w:ilvl="5" w:tplc="A5A8BC8A">
      <w:start w:val="1"/>
      <w:numFmt w:val="decimal"/>
      <w:lvlText w:val="%6)"/>
      <w:lvlJc w:val="left"/>
      <w:pPr>
        <w:ind w:left="1020" w:hanging="360"/>
      </w:pPr>
    </w:lvl>
    <w:lvl w:ilvl="6" w:tplc="A55A05C0">
      <w:start w:val="1"/>
      <w:numFmt w:val="decimal"/>
      <w:lvlText w:val="%7)"/>
      <w:lvlJc w:val="left"/>
      <w:pPr>
        <w:ind w:left="1020" w:hanging="360"/>
      </w:pPr>
    </w:lvl>
    <w:lvl w:ilvl="7" w:tplc="D77AED62">
      <w:start w:val="1"/>
      <w:numFmt w:val="decimal"/>
      <w:lvlText w:val="%8)"/>
      <w:lvlJc w:val="left"/>
      <w:pPr>
        <w:ind w:left="1020" w:hanging="360"/>
      </w:pPr>
    </w:lvl>
    <w:lvl w:ilvl="8" w:tplc="5E3E08F6">
      <w:start w:val="1"/>
      <w:numFmt w:val="decimal"/>
      <w:lvlText w:val="%9)"/>
      <w:lvlJc w:val="left"/>
      <w:pPr>
        <w:ind w:left="1020" w:hanging="360"/>
      </w:pPr>
    </w:lvl>
  </w:abstractNum>
  <w:abstractNum w:abstractNumId="6" w15:restartNumberingAfterBreak="0">
    <w:nsid w:val="257D6AC7"/>
    <w:multiLevelType w:val="hybridMultilevel"/>
    <w:tmpl w:val="380A2AD2"/>
    <w:lvl w:ilvl="0" w:tplc="3392AF18">
      <w:start w:val="1"/>
      <w:numFmt w:val="decimal"/>
      <w:lvlText w:val="%1)"/>
      <w:lvlJc w:val="left"/>
      <w:pPr>
        <w:ind w:left="1020" w:hanging="360"/>
      </w:pPr>
    </w:lvl>
    <w:lvl w:ilvl="1" w:tplc="B046FEAC">
      <w:start w:val="1"/>
      <w:numFmt w:val="decimal"/>
      <w:lvlText w:val="%2)"/>
      <w:lvlJc w:val="left"/>
      <w:pPr>
        <w:ind w:left="1020" w:hanging="360"/>
      </w:pPr>
    </w:lvl>
    <w:lvl w:ilvl="2" w:tplc="B516959E">
      <w:start w:val="1"/>
      <w:numFmt w:val="decimal"/>
      <w:lvlText w:val="%3)"/>
      <w:lvlJc w:val="left"/>
      <w:pPr>
        <w:ind w:left="1020" w:hanging="360"/>
      </w:pPr>
    </w:lvl>
    <w:lvl w:ilvl="3" w:tplc="39CA6824">
      <w:start w:val="1"/>
      <w:numFmt w:val="decimal"/>
      <w:lvlText w:val="%4)"/>
      <w:lvlJc w:val="left"/>
      <w:pPr>
        <w:ind w:left="1020" w:hanging="360"/>
      </w:pPr>
    </w:lvl>
    <w:lvl w:ilvl="4" w:tplc="ADBA2402">
      <w:start w:val="1"/>
      <w:numFmt w:val="decimal"/>
      <w:lvlText w:val="%5)"/>
      <w:lvlJc w:val="left"/>
      <w:pPr>
        <w:ind w:left="1020" w:hanging="360"/>
      </w:pPr>
    </w:lvl>
    <w:lvl w:ilvl="5" w:tplc="B0F65C10">
      <w:start w:val="1"/>
      <w:numFmt w:val="decimal"/>
      <w:lvlText w:val="%6)"/>
      <w:lvlJc w:val="left"/>
      <w:pPr>
        <w:ind w:left="1020" w:hanging="360"/>
      </w:pPr>
    </w:lvl>
    <w:lvl w:ilvl="6" w:tplc="6AEA0A3C">
      <w:start w:val="1"/>
      <w:numFmt w:val="decimal"/>
      <w:lvlText w:val="%7)"/>
      <w:lvlJc w:val="left"/>
      <w:pPr>
        <w:ind w:left="1020" w:hanging="360"/>
      </w:pPr>
    </w:lvl>
    <w:lvl w:ilvl="7" w:tplc="E604C55E">
      <w:start w:val="1"/>
      <w:numFmt w:val="decimal"/>
      <w:lvlText w:val="%8)"/>
      <w:lvlJc w:val="left"/>
      <w:pPr>
        <w:ind w:left="1020" w:hanging="360"/>
      </w:pPr>
    </w:lvl>
    <w:lvl w:ilvl="8" w:tplc="3754DF78">
      <w:start w:val="1"/>
      <w:numFmt w:val="decimal"/>
      <w:lvlText w:val="%9)"/>
      <w:lvlJc w:val="left"/>
      <w:pPr>
        <w:ind w:left="1020" w:hanging="360"/>
      </w:pPr>
    </w:lvl>
  </w:abstractNum>
  <w:abstractNum w:abstractNumId="7" w15:restartNumberingAfterBreak="0">
    <w:nsid w:val="38F24F08"/>
    <w:multiLevelType w:val="multilevel"/>
    <w:tmpl w:val="45FEB54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396D4798"/>
    <w:multiLevelType w:val="hybridMultilevel"/>
    <w:tmpl w:val="CE0AF478"/>
    <w:lvl w:ilvl="0" w:tplc="23B88C8E">
      <w:start w:val="1"/>
      <w:numFmt w:val="decimal"/>
      <w:lvlText w:val="%1)"/>
      <w:lvlJc w:val="left"/>
      <w:pPr>
        <w:ind w:left="1020" w:hanging="360"/>
      </w:pPr>
    </w:lvl>
    <w:lvl w:ilvl="1" w:tplc="C81E9FE8">
      <w:start w:val="1"/>
      <w:numFmt w:val="decimal"/>
      <w:lvlText w:val="%2)"/>
      <w:lvlJc w:val="left"/>
      <w:pPr>
        <w:ind w:left="1020" w:hanging="360"/>
      </w:pPr>
    </w:lvl>
    <w:lvl w:ilvl="2" w:tplc="20441744">
      <w:start w:val="1"/>
      <w:numFmt w:val="decimal"/>
      <w:lvlText w:val="%3)"/>
      <w:lvlJc w:val="left"/>
      <w:pPr>
        <w:ind w:left="1020" w:hanging="360"/>
      </w:pPr>
    </w:lvl>
    <w:lvl w:ilvl="3" w:tplc="D0BEBA38">
      <w:start w:val="1"/>
      <w:numFmt w:val="decimal"/>
      <w:lvlText w:val="%4)"/>
      <w:lvlJc w:val="left"/>
      <w:pPr>
        <w:ind w:left="1020" w:hanging="360"/>
      </w:pPr>
    </w:lvl>
    <w:lvl w:ilvl="4" w:tplc="9536CC9A">
      <w:start w:val="1"/>
      <w:numFmt w:val="decimal"/>
      <w:lvlText w:val="%5)"/>
      <w:lvlJc w:val="left"/>
      <w:pPr>
        <w:ind w:left="1020" w:hanging="360"/>
      </w:pPr>
    </w:lvl>
    <w:lvl w:ilvl="5" w:tplc="C82272C6">
      <w:start w:val="1"/>
      <w:numFmt w:val="decimal"/>
      <w:lvlText w:val="%6)"/>
      <w:lvlJc w:val="left"/>
      <w:pPr>
        <w:ind w:left="1020" w:hanging="360"/>
      </w:pPr>
    </w:lvl>
    <w:lvl w:ilvl="6" w:tplc="9E1C2E64">
      <w:start w:val="1"/>
      <w:numFmt w:val="decimal"/>
      <w:lvlText w:val="%7)"/>
      <w:lvlJc w:val="left"/>
      <w:pPr>
        <w:ind w:left="1020" w:hanging="360"/>
      </w:pPr>
    </w:lvl>
    <w:lvl w:ilvl="7" w:tplc="36969644">
      <w:start w:val="1"/>
      <w:numFmt w:val="decimal"/>
      <w:lvlText w:val="%8)"/>
      <w:lvlJc w:val="left"/>
      <w:pPr>
        <w:ind w:left="1020" w:hanging="360"/>
      </w:pPr>
    </w:lvl>
    <w:lvl w:ilvl="8" w:tplc="1FC078D4">
      <w:start w:val="1"/>
      <w:numFmt w:val="decimal"/>
      <w:lvlText w:val="%9)"/>
      <w:lvlJc w:val="left"/>
      <w:pPr>
        <w:ind w:left="1020" w:hanging="360"/>
      </w:pPr>
    </w:lvl>
  </w:abstractNum>
  <w:abstractNum w:abstractNumId="9" w15:restartNumberingAfterBreak="0">
    <w:nsid w:val="3A0F0673"/>
    <w:multiLevelType w:val="hybridMultilevel"/>
    <w:tmpl w:val="1CD8DED0"/>
    <w:lvl w:ilvl="0" w:tplc="7BBA31EA">
      <w:start w:val="1"/>
      <w:numFmt w:val="decimal"/>
      <w:lvlText w:val="%1)"/>
      <w:lvlJc w:val="left"/>
      <w:pPr>
        <w:ind w:left="1020" w:hanging="360"/>
      </w:pPr>
    </w:lvl>
    <w:lvl w:ilvl="1" w:tplc="6BDE83A6">
      <w:start w:val="1"/>
      <w:numFmt w:val="decimal"/>
      <w:lvlText w:val="%2)"/>
      <w:lvlJc w:val="left"/>
      <w:pPr>
        <w:ind w:left="1020" w:hanging="360"/>
      </w:pPr>
    </w:lvl>
    <w:lvl w:ilvl="2" w:tplc="E2543F90">
      <w:start w:val="1"/>
      <w:numFmt w:val="decimal"/>
      <w:lvlText w:val="%3)"/>
      <w:lvlJc w:val="left"/>
      <w:pPr>
        <w:ind w:left="1020" w:hanging="360"/>
      </w:pPr>
    </w:lvl>
    <w:lvl w:ilvl="3" w:tplc="DB084EB6">
      <w:start w:val="1"/>
      <w:numFmt w:val="decimal"/>
      <w:lvlText w:val="%4)"/>
      <w:lvlJc w:val="left"/>
      <w:pPr>
        <w:ind w:left="1020" w:hanging="360"/>
      </w:pPr>
    </w:lvl>
    <w:lvl w:ilvl="4" w:tplc="24BEFF6A">
      <w:start w:val="1"/>
      <w:numFmt w:val="decimal"/>
      <w:lvlText w:val="%5)"/>
      <w:lvlJc w:val="left"/>
      <w:pPr>
        <w:ind w:left="1020" w:hanging="360"/>
      </w:pPr>
    </w:lvl>
    <w:lvl w:ilvl="5" w:tplc="33E6835C">
      <w:start w:val="1"/>
      <w:numFmt w:val="decimal"/>
      <w:lvlText w:val="%6)"/>
      <w:lvlJc w:val="left"/>
      <w:pPr>
        <w:ind w:left="1020" w:hanging="360"/>
      </w:pPr>
    </w:lvl>
    <w:lvl w:ilvl="6" w:tplc="05340768">
      <w:start w:val="1"/>
      <w:numFmt w:val="decimal"/>
      <w:lvlText w:val="%7)"/>
      <w:lvlJc w:val="left"/>
      <w:pPr>
        <w:ind w:left="1020" w:hanging="360"/>
      </w:pPr>
    </w:lvl>
    <w:lvl w:ilvl="7" w:tplc="5F5E0C02">
      <w:start w:val="1"/>
      <w:numFmt w:val="decimal"/>
      <w:lvlText w:val="%8)"/>
      <w:lvlJc w:val="left"/>
      <w:pPr>
        <w:ind w:left="1020" w:hanging="360"/>
      </w:pPr>
    </w:lvl>
    <w:lvl w:ilvl="8" w:tplc="077C87E2">
      <w:start w:val="1"/>
      <w:numFmt w:val="decimal"/>
      <w:lvlText w:val="%9)"/>
      <w:lvlJc w:val="left"/>
      <w:pPr>
        <w:ind w:left="1020" w:hanging="360"/>
      </w:pPr>
    </w:lvl>
  </w:abstractNum>
  <w:abstractNum w:abstractNumId="10" w15:restartNumberingAfterBreak="0">
    <w:nsid w:val="3A2A2928"/>
    <w:multiLevelType w:val="hybridMultilevel"/>
    <w:tmpl w:val="2E26B354"/>
    <w:lvl w:ilvl="0" w:tplc="517216BA">
      <w:start w:val="1"/>
      <w:numFmt w:val="decimal"/>
      <w:lvlText w:val="%1)"/>
      <w:lvlJc w:val="left"/>
      <w:pPr>
        <w:ind w:left="1020" w:hanging="360"/>
      </w:pPr>
    </w:lvl>
    <w:lvl w:ilvl="1" w:tplc="55DEB96E">
      <w:start w:val="1"/>
      <w:numFmt w:val="decimal"/>
      <w:lvlText w:val="%2)"/>
      <w:lvlJc w:val="left"/>
      <w:pPr>
        <w:ind w:left="1020" w:hanging="360"/>
      </w:pPr>
    </w:lvl>
    <w:lvl w:ilvl="2" w:tplc="3F10BFFE">
      <w:start w:val="1"/>
      <w:numFmt w:val="decimal"/>
      <w:lvlText w:val="%3)"/>
      <w:lvlJc w:val="left"/>
      <w:pPr>
        <w:ind w:left="1020" w:hanging="360"/>
      </w:pPr>
    </w:lvl>
    <w:lvl w:ilvl="3" w:tplc="0C28A1DE">
      <w:start w:val="1"/>
      <w:numFmt w:val="decimal"/>
      <w:lvlText w:val="%4)"/>
      <w:lvlJc w:val="left"/>
      <w:pPr>
        <w:ind w:left="1020" w:hanging="360"/>
      </w:pPr>
    </w:lvl>
    <w:lvl w:ilvl="4" w:tplc="56E63C56">
      <w:start w:val="1"/>
      <w:numFmt w:val="decimal"/>
      <w:lvlText w:val="%5)"/>
      <w:lvlJc w:val="left"/>
      <w:pPr>
        <w:ind w:left="1020" w:hanging="360"/>
      </w:pPr>
    </w:lvl>
    <w:lvl w:ilvl="5" w:tplc="3DA2FE06">
      <w:start w:val="1"/>
      <w:numFmt w:val="decimal"/>
      <w:lvlText w:val="%6)"/>
      <w:lvlJc w:val="left"/>
      <w:pPr>
        <w:ind w:left="1020" w:hanging="360"/>
      </w:pPr>
    </w:lvl>
    <w:lvl w:ilvl="6" w:tplc="BB287782">
      <w:start w:val="1"/>
      <w:numFmt w:val="decimal"/>
      <w:lvlText w:val="%7)"/>
      <w:lvlJc w:val="left"/>
      <w:pPr>
        <w:ind w:left="1020" w:hanging="360"/>
      </w:pPr>
    </w:lvl>
    <w:lvl w:ilvl="7" w:tplc="16CCF5E6">
      <w:start w:val="1"/>
      <w:numFmt w:val="decimal"/>
      <w:lvlText w:val="%8)"/>
      <w:lvlJc w:val="left"/>
      <w:pPr>
        <w:ind w:left="1020" w:hanging="360"/>
      </w:pPr>
    </w:lvl>
    <w:lvl w:ilvl="8" w:tplc="40C2C9D8">
      <w:start w:val="1"/>
      <w:numFmt w:val="decimal"/>
      <w:lvlText w:val="%9)"/>
      <w:lvlJc w:val="left"/>
      <w:pPr>
        <w:ind w:left="1020" w:hanging="360"/>
      </w:pPr>
    </w:lvl>
  </w:abstractNum>
  <w:abstractNum w:abstractNumId="11" w15:restartNumberingAfterBreak="0">
    <w:nsid w:val="3DCF65BC"/>
    <w:multiLevelType w:val="hybridMultilevel"/>
    <w:tmpl w:val="79065196"/>
    <w:lvl w:ilvl="0" w:tplc="3E0A98FA">
      <w:start w:val="1"/>
      <w:numFmt w:val="decimal"/>
      <w:lvlText w:val="%1)"/>
      <w:lvlJc w:val="left"/>
      <w:pPr>
        <w:ind w:left="1020" w:hanging="360"/>
      </w:pPr>
    </w:lvl>
    <w:lvl w:ilvl="1" w:tplc="37E82E4E">
      <w:start w:val="1"/>
      <w:numFmt w:val="decimal"/>
      <w:lvlText w:val="%2)"/>
      <w:lvlJc w:val="left"/>
      <w:pPr>
        <w:ind w:left="1020" w:hanging="360"/>
      </w:pPr>
    </w:lvl>
    <w:lvl w:ilvl="2" w:tplc="AAA29A5C">
      <w:start w:val="1"/>
      <w:numFmt w:val="decimal"/>
      <w:lvlText w:val="%3)"/>
      <w:lvlJc w:val="left"/>
      <w:pPr>
        <w:ind w:left="1020" w:hanging="360"/>
      </w:pPr>
    </w:lvl>
    <w:lvl w:ilvl="3" w:tplc="68481882">
      <w:start w:val="1"/>
      <w:numFmt w:val="decimal"/>
      <w:lvlText w:val="%4)"/>
      <w:lvlJc w:val="left"/>
      <w:pPr>
        <w:ind w:left="1020" w:hanging="360"/>
      </w:pPr>
    </w:lvl>
    <w:lvl w:ilvl="4" w:tplc="A8D43D74">
      <w:start w:val="1"/>
      <w:numFmt w:val="decimal"/>
      <w:lvlText w:val="%5)"/>
      <w:lvlJc w:val="left"/>
      <w:pPr>
        <w:ind w:left="1020" w:hanging="360"/>
      </w:pPr>
    </w:lvl>
    <w:lvl w:ilvl="5" w:tplc="10B091A8">
      <w:start w:val="1"/>
      <w:numFmt w:val="decimal"/>
      <w:lvlText w:val="%6)"/>
      <w:lvlJc w:val="left"/>
      <w:pPr>
        <w:ind w:left="1020" w:hanging="360"/>
      </w:pPr>
    </w:lvl>
    <w:lvl w:ilvl="6" w:tplc="787C8C14">
      <w:start w:val="1"/>
      <w:numFmt w:val="decimal"/>
      <w:lvlText w:val="%7)"/>
      <w:lvlJc w:val="left"/>
      <w:pPr>
        <w:ind w:left="1020" w:hanging="360"/>
      </w:pPr>
    </w:lvl>
    <w:lvl w:ilvl="7" w:tplc="46E2DBEA">
      <w:start w:val="1"/>
      <w:numFmt w:val="decimal"/>
      <w:lvlText w:val="%8)"/>
      <w:lvlJc w:val="left"/>
      <w:pPr>
        <w:ind w:left="1020" w:hanging="360"/>
      </w:pPr>
    </w:lvl>
    <w:lvl w:ilvl="8" w:tplc="41A6E0A0">
      <w:start w:val="1"/>
      <w:numFmt w:val="decimal"/>
      <w:lvlText w:val="%9)"/>
      <w:lvlJc w:val="left"/>
      <w:pPr>
        <w:ind w:left="1020" w:hanging="360"/>
      </w:pPr>
    </w:lvl>
  </w:abstractNum>
  <w:abstractNum w:abstractNumId="12" w15:restartNumberingAfterBreak="0">
    <w:nsid w:val="4A15520B"/>
    <w:multiLevelType w:val="hybridMultilevel"/>
    <w:tmpl w:val="91F27DF8"/>
    <w:lvl w:ilvl="0" w:tplc="1BE68A0A">
      <w:start w:val="1"/>
      <w:numFmt w:val="decimal"/>
      <w:lvlText w:val="%1)"/>
      <w:lvlJc w:val="left"/>
      <w:pPr>
        <w:ind w:left="1020" w:hanging="360"/>
      </w:pPr>
    </w:lvl>
    <w:lvl w:ilvl="1" w:tplc="3B7E9930">
      <w:start w:val="1"/>
      <w:numFmt w:val="decimal"/>
      <w:lvlText w:val="%2)"/>
      <w:lvlJc w:val="left"/>
      <w:pPr>
        <w:ind w:left="1020" w:hanging="360"/>
      </w:pPr>
    </w:lvl>
    <w:lvl w:ilvl="2" w:tplc="50486FD6">
      <w:start w:val="1"/>
      <w:numFmt w:val="decimal"/>
      <w:lvlText w:val="%3)"/>
      <w:lvlJc w:val="left"/>
      <w:pPr>
        <w:ind w:left="1020" w:hanging="360"/>
      </w:pPr>
    </w:lvl>
    <w:lvl w:ilvl="3" w:tplc="05C81CF4">
      <w:start w:val="1"/>
      <w:numFmt w:val="decimal"/>
      <w:lvlText w:val="%4)"/>
      <w:lvlJc w:val="left"/>
      <w:pPr>
        <w:ind w:left="1020" w:hanging="360"/>
      </w:pPr>
    </w:lvl>
    <w:lvl w:ilvl="4" w:tplc="FECC5E8A">
      <w:start w:val="1"/>
      <w:numFmt w:val="decimal"/>
      <w:lvlText w:val="%5)"/>
      <w:lvlJc w:val="left"/>
      <w:pPr>
        <w:ind w:left="1020" w:hanging="360"/>
      </w:pPr>
    </w:lvl>
    <w:lvl w:ilvl="5" w:tplc="5B8A5140">
      <w:start w:val="1"/>
      <w:numFmt w:val="decimal"/>
      <w:lvlText w:val="%6)"/>
      <w:lvlJc w:val="left"/>
      <w:pPr>
        <w:ind w:left="1020" w:hanging="360"/>
      </w:pPr>
    </w:lvl>
    <w:lvl w:ilvl="6" w:tplc="8C063394">
      <w:start w:val="1"/>
      <w:numFmt w:val="decimal"/>
      <w:lvlText w:val="%7)"/>
      <w:lvlJc w:val="left"/>
      <w:pPr>
        <w:ind w:left="1020" w:hanging="360"/>
      </w:pPr>
    </w:lvl>
    <w:lvl w:ilvl="7" w:tplc="0F384FDA">
      <w:start w:val="1"/>
      <w:numFmt w:val="decimal"/>
      <w:lvlText w:val="%8)"/>
      <w:lvlJc w:val="left"/>
      <w:pPr>
        <w:ind w:left="1020" w:hanging="360"/>
      </w:pPr>
    </w:lvl>
    <w:lvl w:ilvl="8" w:tplc="BF78D28E">
      <w:start w:val="1"/>
      <w:numFmt w:val="decimal"/>
      <w:lvlText w:val="%9)"/>
      <w:lvlJc w:val="left"/>
      <w:pPr>
        <w:ind w:left="1020" w:hanging="360"/>
      </w:pPr>
    </w:lvl>
  </w:abstractNum>
  <w:abstractNum w:abstractNumId="13" w15:restartNumberingAfterBreak="0">
    <w:nsid w:val="51AD255E"/>
    <w:multiLevelType w:val="hybridMultilevel"/>
    <w:tmpl w:val="9762050E"/>
    <w:lvl w:ilvl="0" w:tplc="376EE536">
      <w:start w:val="1"/>
      <w:numFmt w:val="decimal"/>
      <w:lvlText w:val="%1)"/>
      <w:lvlJc w:val="left"/>
      <w:pPr>
        <w:ind w:left="1020" w:hanging="360"/>
      </w:pPr>
    </w:lvl>
    <w:lvl w:ilvl="1" w:tplc="CC7A0200">
      <w:start w:val="1"/>
      <w:numFmt w:val="decimal"/>
      <w:lvlText w:val="%2)"/>
      <w:lvlJc w:val="left"/>
      <w:pPr>
        <w:ind w:left="1020" w:hanging="360"/>
      </w:pPr>
    </w:lvl>
    <w:lvl w:ilvl="2" w:tplc="09241DD4">
      <w:start w:val="1"/>
      <w:numFmt w:val="decimal"/>
      <w:lvlText w:val="%3)"/>
      <w:lvlJc w:val="left"/>
      <w:pPr>
        <w:ind w:left="1020" w:hanging="360"/>
      </w:pPr>
    </w:lvl>
    <w:lvl w:ilvl="3" w:tplc="D396E0FC">
      <w:start w:val="1"/>
      <w:numFmt w:val="decimal"/>
      <w:lvlText w:val="%4)"/>
      <w:lvlJc w:val="left"/>
      <w:pPr>
        <w:ind w:left="1020" w:hanging="360"/>
      </w:pPr>
    </w:lvl>
    <w:lvl w:ilvl="4" w:tplc="B622C946">
      <w:start w:val="1"/>
      <w:numFmt w:val="decimal"/>
      <w:lvlText w:val="%5)"/>
      <w:lvlJc w:val="left"/>
      <w:pPr>
        <w:ind w:left="1020" w:hanging="360"/>
      </w:pPr>
    </w:lvl>
    <w:lvl w:ilvl="5" w:tplc="2732F80A">
      <w:start w:val="1"/>
      <w:numFmt w:val="decimal"/>
      <w:lvlText w:val="%6)"/>
      <w:lvlJc w:val="left"/>
      <w:pPr>
        <w:ind w:left="1020" w:hanging="360"/>
      </w:pPr>
    </w:lvl>
    <w:lvl w:ilvl="6" w:tplc="50AC5C12">
      <w:start w:val="1"/>
      <w:numFmt w:val="decimal"/>
      <w:lvlText w:val="%7)"/>
      <w:lvlJc w:val="left"/>
      <w:pPr>
        <w:ind w:left="1020" w:hanging="360"/>
      </w:pPr>
    </w:lvl>
    <w:lvl w:ilvl="7" w:tplc="B5FAC5E6">
      <w:start w:val="1"/>
      <w:numFmt w:val="decimal"/>
      <w:lvlText w:val="%8)"/>
      <w:lvlJc w:val="left"/>
      <w:pPr>
        <w:ind w:left="1020" w:hanging="360"/>
      </w:pPr>
    </w:lvl>
    <w:lvl w:ilvl="8" w:tplc="91BEAD7A">
      <w:start w:val="1"/>
      <w:numFmt w:val="decimal"/>
      <w:lvlText w:val="%9)"/>
      <w:lvlJc w:val="left"/>
      <w:pPr>
        <w:ind w:left="1020" w:hanging="360"/>
      </w:pPr>
    </w:lvl>
  </w:abstractNum>
  <w:abstractNum w:abstractNumId="14" w15:restartNumberingAfterBreak="0">
    <w:nsid w:val="590B4428"/>
    <w:multiLevelType w:val="hybridMultilevel"/>
    <w:tmpl w:val="F3F46B16"/>
    <w:lvl w:ilvl="0" w:tplc="83B6447E">
      <w:start w:val="1"/>
      <w:numFmt w:val="decimal"/>
      <w:lvlText w:val="%1)"/>
      <w:lvlJc w:val="left"/>
      <w:pPr>
        <w:ind w:left="720" w:hanging="360"/>
      </w:pPr>
    </w:lvl>
    <w:lvl w:ilvl="1" w:tplc="21BA5BDC">
      <w:start w:val="1"/>
      <w:numFmt w:val="decimal"/>
      <w:lvlText w:val="%2)"/>
      <w:lvlJc w:val="left"/>
      <w:pPr>
        <w:ind w:left="720" w:hanging="360"/>
      </w:pPr>
    </w:lvl>
    <w:lvl w:ilvl="2" w:tplc="9D36B2C4">
      <w:start w:val="1"/>
      <w:numFmt w:val="decimal"/>
      <w:lvlText w:val="%3)"/>
      <w:lvlJc w:val="left"/>
      <w:pPr>
        <w:ind w:left="720" w:hanging="360"/>
      </w:pPr>
    </w:lvl>
    <w:lvl w:ilvl="3" w:tplc="92C28706">
      <w:start w:val="1"/>
      <w:numFmt w:val="decimal"/>
      <w:lvlText w:val="%4)"/>
      <w:lvlJc w:val="left"/>
      <w:pPr>
        <w:ind w:left="720" w:hanging="360"/>
      </w:pPr>
    </w:lvl>
    <w:lvl w:ilvl="4" w:tplc="7BBECFC2">
      <w:start w:val="1"/>
      <w:numFmt w:val="decimal"/>
      <w:lvlText w:val="%5)"/>
      <w:lvlJc w:val="left"/>
      <w:pPr>
        <w:ind w:left="720" w:hanging="360"/>
      </w:pPr>
    </w:lvl>
    <w:lvl w:ilvl="5" w:tplc="BA922D02">
      <w:start w:val="1"/>
      <w:numFmt w:val="decimal"/>
      <w:lvlText w:val="%6)"/>
      <w:lvlJc w:val="left"/>
      <w:pPr>
        <w:ind w:left="720" w:hanging="360"/>
      </w:pPr>
    </w:lvl>
    <w:lvl w:ilvl="6" w:tplc="EAE01BE6">
      <w:start w:val="1"/>
      <w:numFmt w:val="decimal"/>
      <w:lvlText w:val="%7)"/>
      <w:lvlJc w:val="left"/>
      <w:pPr>
        <w:ind w:left="720" w:hanging="360"/>
      </w:pPr>
    </w:lvl>
    <w:lvl w:ilvl="7" w:tplc="A260CA60">
      <w:start w:val="1"/>
      <w:numFmt w:val="decimal"/>
      <w:lvlText w:val="%8)"/>
      <w:lvlJc w:val="left"/>
      <w:pPr>
        <w:ind w:left="720" w:hanging="360"/>
      </w:pPr>
    </w:lvl>
    <w:lvl w:ilvl="8" w:tplc="4ADC6E7A">
      <w:start w:val="1"/>
      <w:numFmt w:val="decimal"/>
      <w:lvlText w:val="%9)"/>
      <w:lvlJc w:val="left"/>
      <w:pPr>
        <w:ind w:left="720" w:hanging="360"/>
      </w:pPr>
    </w:lvl>
  </w:abstractNum>
  <w:abstractNum w:abstractNumId="15" w15:restartNumberingAfterBreak="0">
    <w:nsid w:val="5F0A3D71"/>
    <w:multiLevelType w:val="hybridMultilevel"/>
    <w:tmpl w:val="9B301C7E"/>
    <w:lvl w:ilvl="0" w:tplc="69C87BBE">
      <w:start w:val="1"/>
      <w:numFmt w:val="decimal"/>
      <w:lvlText w:val="%1)"/>
      <w:lvlJc w:val="left"/>
      <w:pPr>
        <w:ind w:left="1020" w:hanging="360"/>
      </w:pPr>
    </w:lvl>
    <w:lvl w:ilvl="1" w:tplc="9C307900">
      <w:start w:val="1"/>
      <w:numFmt w:val="decimal"/>
      <w:lvlText w:val="%2)"/>
      <w:lvlJc w:val="left"/>
      <w:pPr>
        <w:ind w:left="1020" w:hanging="360"/>
      </w:pPr>
    </w:lvl>
    <w:lvl w:ilvl="2" w:tplc="96640C58">
      <w:start w:val="1"/>
      <w:numFmt w:val="decimal"/>
      <w:lvlText w:val="%3)"/>
      <w:lvlJc w:val="left"/>
      <w:pPr>
        <w:ind w:left="1020" w:hanging="360"/>
      </w:pPr>
    </w:lvl>
    <w:lvl w:ilvl="3" w:tplc="EE4A389A">
      <w:start w:val="1"/>
      <w:numFmt w:val="decimal"/>
      <w:lvlText w:val="%4)"/>
      <w:lvlJc w:val="left"/>
      <w:pPr>
        <w:ind w:left="1020" w:hanging="360"/>
      </w:pPr>
    </w:lvl>
    <w:lvl w:ilvl="4" w:tplc="D8641FE4">
      <w:start w:val="1"/>
      <w:numFmt w:val="decimal"/>
      <w:lvlText w:val="%5)"/>
      <w:lvlJc w:val="left"/>
      <w:pPr>
        <w:ind w:left="1020" w:hanging="360"/>
      </w:pPr>
    </w:lvl>
    <w:lvl w:ilvl="5" w:tplc="C638054C">
      <w:start w:val="1"/>
      <w:numFmt w:val="decimal"/>
      <w:lvlText w:val="%6)"/>
      <w:lvlJc w:val="left"/>
      <w:pPr>
        <w:ind w:left="1020" w:hanging="360"/>
      </w:pPr>
    </w:lvl>
    <w:lvl w:ilvl="6" w:tplc="8A3827AE">
      <w:start w:val="1"/>
      <w:numFmt w:val="decimal"/>
      <w:lvlText w:val="%7)"/>
      <w:lvlJc w:val="left"/>
      <w:pPr>
        <w:ind w:left="1020" w:hanging="360"/>
      </w:pPr>
    </w:lvl>
    <w:lvl w:ilvl="7" w:tplc="C1E62FF8">
      <w:start w:val="1"/>
      <w:numFmt w:val="decimal"/>
      <w:lvlText w:val="%8)"/>
      <w:lvlJc w:val="left"/>
      <w:pPr>
        <w:ind w:left="1020" w:hanging="360"/>
      </w:pPr>
    </w:lvl>
    <w:lvl w:ilvl="8" w:tplc="A12A5464">
      <w:start w:val="1"/>
      <w:numFmt w:val="decimal"/>
      <w:lvlText w:val="%9)"/>
      <w:lvlJc w:val="left"/>
      <w:pPr>
        <w:ind w:left="1020" w:hanging="360"/>
      </w:pPr>
    </w:lvl>
  </w:abstractNum>
  <w:abstractNum w:abstractNumId="16" w15:restartNumberingAfterBreak="0">
    <w:nsid w:val="68AB22AD"/>
    <w:multiLevelType w:val="hybridMultilevel"/>
    <w:tmpl w:val="EA963602"/>
    <w:lvl w:ilvl="0" w:tplc="3AE60752">
      <w:start w:val="1"/>
      <w:numFmt w:val="decimal"/>
      <w:lvlText w:val="%1)"/>
      <w:lvlJc w:val="left"/>
      <w:pPr>
        <w:ind w:left="1020" w:hanging="360"/>
      </w:pPr>
    </w:lvl>
    <w:lvl w:ilvl="1" w:tplc="261208D4">
      <w:start w:val="1"/>
      <w:numFmt w:val="decimal"/>
      <w:lvlText w:val="%2)"/>
      <w:lvlJc w:val="left"/>
      <w:pPr>
        <w:ind w:left="1020" w:hanging="360"/>
      </w:pPr>
    </w:lvl>
    <w:lvl w:ilvl="2" w:tplc="1EACF030">
      <w:start w:val="1"/>
      <w:numFmt w:val="decimal"/>
      <w:lvlText w:val="%3)"/>
      <w:lvlJc w:val="left"/>
      <w:pPr>
        <w:ind w:left="1020" w:hanging="360"/>
      </w:pPr>
    </w:lvl>
    <w:lvl w:ilvl="3" w:tplc="0E0887C8">
      <w:start w:val="1"/>
      <w:numFmt w:val="decimal"/>
      <w:lvlText w:val="%4)"/>
      <w:lvlJc w:val="left"/>
      <w:pPr>
        <w:ind w:left="1020" w:hanging="360"/>
      </w:pPr>
    </w:lvl>
    <w:lvl w:ilvl="4" w:tplc="AC6C53B0">
      <w:start w:val="1"/>
      <w:numFmt w:val="decimal"/>
      <w:lvlText w:val="%5)"/>
      <w:lvlJc w:val="left"/>
      <w:pPr>
        <w:ind w:left="1020" w:hanging="360"/>
      </w:pPr>
    </w:lvl>
    <w:lvl w:ilvl="5" w:tplc="08621C4C">
      <w:start w:val="1"/>
      <w:numFmt w:val="decimal"/>
      <w:lvlText w:val="%6)"/>
      <w:lvlJc w:val="left"/>
      <w:pPr>
        <w:ind w:left="1020" w:hanging="360"/>
      </w:pPr>
    </w:lvl>
    <w:lvl w:ilvl="6" w:tplc="E9D662C6">
      <w:start w:val="1"/>
      <w:numFmt w:val="decimal"/>
      <w:lvlText w:val="%7)"/>
      <w:lvlJc w:val="left"/>
      <w:pPr>
        <w:ind w:left="1020" w:hanging="360"/>
      </w:pPr>
    </w:lvl>
    <w:lvl w:ilvl="7" w:tplc="BBE6FE9E">
      <w:start w:val="1"/>
      <w:numFmt w:val="decimal"/>
      <w:lvlText w:val="%8)"/>
      <w:lvlJc w:val="left"/>
      <w:pPr>
        <w:ind w:left="1020" w:hanging="360"/>
      </w:pPr>
    </w:lvl>
    <w:lvl w:ilvl="8" w:tplc="BB0E9AE0">
      <w:start w:val="1"/>
      <w:numFmt w:val="decimal"/>
      <w:lvlText w:val="%9)"/>
      <w:lvlJc w:val="left"/>
      <w:pPr>
        <w:ind w:left="1020" w:hanging="360"/>
      </w:pPr>
    </w:lvl>
  </w:abstractNum>
  <w:abstractNum w:abstractNumId="17" w15:restartNumberingAfterBreak="0">
    <w:nsid w:val="6DB15BB5"/>
    <w:multiLevelType w:val="hybridMultilevel"/>
    <w:tmpl w:val="09A08CFA"/>
    <w:lvl w:ilvl="0" w:tplc="BE1A95D2">
      <w:start w:val="1"/>
      <w:numFmt w:val="decimal"/>
      <w:lvlText w:val="%1)"/>
      <w:lvlJc w:val="left"/>
      <w:pPr>
        <w:ind w:left="1020" w:hanging="360"/>
      </w:pPr>
    </w:lvl>
    <w:lvl w:ilvl="1" w:tplc="3A902FEE">
      <w:start w:val="1"/>
      <w:numFmt w:val="decimal"/>
      <w:lvlText w:val="%2)"/>
      <w:lvlJc w:val="left"/>
      <w:pPr>
        <w:ind w:left="1020" w:hanging="360"/>
      </w:pPr>
    </w:lvl>
    <w:lvl w:ilvl="2" w:tplc="1C401A8A">
      <w:start w:val="1"/>
      <w:numFmt w:val="decimal"/>
      <w:lvlText w:val="%3)"/>
      <w:lvlJc w:val="left"/>
      <w:pPr>
        <w:ind w:left="1020" w:hanging="360"/>
      </w:pPr>
    </w:lvl>
    <w:lvl w:ilvl="3" w:tplc="86C485E4">
      <w:start w:val="1"/>
      <w:numFmt w:val="decimal"/>
      <w:lvlText w:val="%4)"/>
      <w:lvlJc w:val="left"/>
      <w:pPr>
        <w:ind w:left="1020" w:hanging="360"/>
      </w:pPr>
    </w:lvl>
    <w:lvl w:ilvl="4" w:tplc="EA14C2BA">
      <w:start w:val="1"/>
      <w:numFmt w:val="decimal"/>
      <w:lvlText w:val="%5)"/>
      <w:lvlJc w:val="left"/>
      <w:pPr>
        <w:ind w:left="1020" w:hanging="360"/>
      </w:pPr>
    </w:lvl>
    <w:lvl w:ilvl="5" w:tplc="DC58C1F6">
      <w:start w:val="1"/>
      <w:numFmt w:val="decimal"/>
      <w:lvlText w:val="%6)"/>
      <w:lvlJc w:val="left"/>
      <w:pPr>
        <w:ind w:left="1020" w:hanging="360"/>
      </w:pPr>
    </w:lvl>
    <w:lvl w:ilvl="6" w:tplc="8AD0F6D2">
      <w:start w:val="1"/>
      <w:numFmt w:val="decimal"/>
      <w:lvlText w:val="%7)"/>
      <w:lvlJc w:val="left"/>
      <w:pPr>
        <w:ind w:left="1020" w:hanging="360"/>
      </w:pPr>
    </w:lvl>
    <w:lvl w:ilvl="7" w:tplc="61BCD108">
      <w:start w:val="1"/>
      <w:numFmt w:val="decimal"/>
      <w:lvlText w:val="%8)"/>
      <w:lvlJc w:val="left"/>
      <w:pPr>
        <w:ind w:left="1020" w:hanging="360"/>
      </w:pPr>
    </w:lvl>
    <w:lvl w:ilvl="8" w:tplc="A0B4BD84">
      <w:start w:val="1"/>
      <w:numFmt w:val="decimal"/>
      <w:lvlText w:val="%9)"/>
      <w:lvlJc w:val="left"/>
      <w:pPr>
        <w:ind w:left="1020" w:hanging="360"/>
      </w:pPr>
    </w:lvl>
  </w:abstractNum>
  <w:abstractNum w:abstractNumId="18" w15:restartNumberingAfterBreak="0">
    <w:nsid w:val="733513F7"/>
    <w:multiLevelType w:val="hybridMultilevel"/>
    <w:tmpl w:val="4F501AFC"/>
    <w:lvl w:ilvl="0" w:tplc="BF827F80">
      <w:start w:val="1"/>
      <w:numFmt w:val="decimal"/>
      <w:lvlText w:val="%1)"/>
      <w:lvlJc w:val="left"/>
      <w:pPr>
        <w:ind w:left="1020" w:hanging="360"/>
      </w:pPr>
    </w:lvl>
    <w:lvl w:ilvl="1" w:tplc="B706F4A8">
      <w:start w:val="1"/>
      <w:numFmt w:val="decimal"/>
      <w:lvlText w:val="%2)"/>
      <w:lvlJc w:val="left"/>
      <w:pPr>
        <w:ind w:left="1020" w:hanging="360"/>
      </w:pPr>
    </w:lvl>
    <w:lvl w:ilvl="2" w:tplc="8B222764">
      <w:start w:val="1"/>
      <w:numFmt w:val="decimal"/>
      <w:lvlText w:val="%3)"/>
      <w:lvlJc w:val="left"/>
      <w:pPr>
        <w:ind w:left="1020" w:hanging="360"/>
      </w:pPr>
    </w:lvl>
    <w:lvl w:ilvl="3" w:tplc="A43C438E">
      <w:start w:val="1"/>
      <w:numFmt w:val="decimal"/>
      <w:lvlText w:val="%4)"/>
      <w:lvlJc w:val="left"/>
      <w:pPr>
        <w:ind w:left="1020" w:hanging="360"/>
      </w:pPr>
    </w:lvl>
    <w:lvl w:ilvl="4" w:tplc="2236E63C">
      <w:start w:val="1"/>
      <w:numFmt w:val="decimal"/>
      <w:lvlText w:val="%5)"/>
      <w:lvlJc w:val="left"/>
      <w:pPr>
        <w:ind w:left="1020" w:hanging="360"/>
      </w:pPr>
    </w:lvl>
    <w:lvl w:ilvl="5" w:tplc="4A7270C4">
      <w:start w:val="1"/>
      <w:numFmt w:val="decimal"/>
      <w:lvlText w:val="%6)"/>
      <w:lvlJc w:val="left"/>
      <w:pPr>
        <w:ind w:left="1020" w:hanging="360"/>
      </w:pPr>
    </w:lvl>
    <w:lvl w:ilvl="6" w:tplc="6DE0A056">
      <w:start w:val="1"/>
      <w:numFmt w:val="decimal"/>
      <w:lvlText w:val="%7)"/>
      <w:lvlJc w:val="left"/>
      <w:pPr>
        <w:ind w:left="1020" w:hanging="360"/>
      </w:pPr>
    </w:lvl>
    <w:lvl w:ilvl="7" w:tplc="95FA407A">
      <w:start w:val="1"/>
      <w:numFmt w:val="decimal"/>
      <w:lvlText w:val="%8)"/>
      <w:lvlJc w:val="left"/>
      <w:pPr>
        <w:ind w:left="1020" w:hanging="360"/>
      </w:pPr>
    </w:lvl>
    <w:lvl w:ilvl="8" w:tplc="FA981B42">
      <w:start w:val="1"/>
      <w:numFmt w:val="decimal"/>
      <w:lvlText w:val="%9)"/>
      <w:lvlJc w:val="left"/>
      <w:pPr>
        <w:ind w:left="1020" w:hanging="360"/>
      </w:pPr>
    </w:lvl>
  </w:abstractNum>
  <w:abstractNum w:abstractNumId="19" w15:restartNumberingAfterBreak="0">
    <w:nsid w:val="745A79C0"/>
    <w:multiLevelType w:val="hybridMultilevel"/>
    <w:tmpl w:val="27EE1C48"/>
    <w:lvl w:ilvl="0" w:tplc="659A568E">
      <w:start w:val="1"/>
      <w:numFmt w:val="decimal"/>
      <w:lvlText w:val="%1)"/>
      <w:lvlJc w:val="left"/>
      <w:pPr>
        <w:ind w:left="1020" w:hanging="360"/>
      </w:pPr>
    </w:lvl>
    <w:lvl w:ilvl="1" w:tplc="FEB4FD6E">
      <w:start w:val="1"/>
      <w:numFmt w:val="decimal"/>
      <w:lvlText w:val="%2)"/>
      <w:lvlJc w:val="left"/>
      <w:pPr>
        <w:ind w:left="1020" w:hanging="360"/>
      </w:pPr>
    </w:lvl>
    <w:lvl w:ilvl="2" w:tplc="285E29DA">
      <w:start w:val="1"/>
      <w:numFmt w:val="decimal"/>
      <w:lvlText w:val="%3)"/>
      <w:lvlJc w:val="left"/>
      <w:pPr>
        <w:ind w:left="1020" w:hanging="360"/>
      </w:pPr>
    </w:lvl>
    <w:lvl w:ilvl="3" w:tplc="1B76FE18">
      <w:start w:val="1"/>
      <w:numFmt w:val="decimal"/>
      <w:lvlText w:val="%4)"/>
      <w:lvlJc w:val="left"/>
      <w:pPr>
        <w:ind w:left="1020" w:hanging="360"/>
      </w:pPr>
    </w:lvl>
    <w:lvl w:ilvl="4" w:tplc="878A188E">
      <w:start w:val="1"/>
      <w:numFmt w:val="decimal"/>
      <w:lvlText w:val="%5)"/>
      <w:lvlJc w:val="left"/>
      <w:pPr>
        <w:ind w:left="1020" w:hanging="360"/>
      </w:pPr>
    </w:lvl>
    <w:lvl w:ilvl="5" w:tplc="5F5A5370">
      <w:start w:val="1"/>
      <w:numFmt w:val="decimal"/>
      <w:lvlText w:val="%6)"/>
      <w:lvlJc w:val="left"/>
      <w:pPr>
        <w:ind w:left="1020" w:hanging="360"/>
      </w:pPr>
    </w:lvl>
    <w:lvl w:ilvl="6" w:tplc="3FB8ED66">
      <w:start w:val="1"/>
      <w:numFmt w:val="decimal"/>
      <w:lvlText w:val="%7)"/>
      <w:lvlJc w:val="left"/>
      <w:pPr>
        <w:ind w:left="1020" w:hanging="360"/>
      </w:pPr>
    </w:lvl>
    <w:lvl w:ilvl="7" w:tplc="06649986">
      <w:start w:val="1"/>
      <w:numFmt w:val="decimal"/>
      <w:lvlText w:val="%8)"/>
      <w:lvlJc w:val="left"/>
      <w:pPr>
        <w:ind w:left="1020" w:hanging="360"/>
      </w:pPr>
    </w:lvl>
    <w:lvl w:ilvl="8" w:tplc="38C8AFF2">
      <w:start w:val="1"/>
      <w:numFmt w:val="decimal"/>
      <w:lvlText w:val="%9)"/>
      <w:lvlJc w:val="left"/>
      <w:pPr>
        <w:ind w:left="1020" w:hanging="360"/>
      </w:pPr>
    </w:lvl>
  </w:abstractNum>
  <w:abstractNum w:abstractNumId="20" w15:restartNumberingAfterBreak="0">
    <w:nsid w:val="788E27A0"/>
    <w:multiLevelType w:val="hybridMultilevel"/>
    <w:tmpl w:val="A31E3C02"/>
    <w:lvl w:ilvl="0" w:tplc="A5CE6E84">
      <w:start w:val="1"/>
      <w:numFmt w:val="decimal"/>
      <w:lvlText w:val="%1)"/>
      <w:lvlJc w:val="left"/>
      <w:pPr>
        <w:ind w:left="1020" w:hanging="360"/>
      </w:pPr>
    </w:lvl>
    <w:lvl w:ilvl="1" w:tplc="1AC0B644">
      <w:start w:val="1"/>
      <w:numFmt w:val="decimal"/>
      <w:lvlText w:val="%2)"/>
      <w:lvlJc w:val="left"/>
      <w:pPr>
        <w:ind w:left="1020" w:hanging="360"/>
      </w:pPr>
    </w:lvl>
    <w:lvl w:ilvl="2" w:tplc="01C672E4">
      <w:start w:val="1"/>
      <w:numFmt w:val="decimal"/>
      <w:lvlText w:val="%3)"/>
      <w:lvlJc w:val="left"/>
      <w:pPr>
        <w:ind w:left="1020" w:hanging="360"/>
      </w:pPr>
    </w:lvl>
    <w:lvl w:ilvl="3" w:tplc="FEB86862">
      <w:start w:val="1"/>
      <w:numFmt w:val="decimal"/>
      <w:lvlText w:val="%4)"/>
      <w:lvlJc w:val="left"/>
      <w:pPr>
        <w:ind w:left="1020" w:hanging="360"/>
      </w:pPr>
    </w:lvl>
    <w:lvl w:ilvl="4" w:tplc="FC281928">
      <w:start w:val="1"/>
      <w:numFmt w:val="decimal"/>
      <w:lvlText w:val="%5)"/>
      <w:lvlJc w:val="left"/>
      <w:pPr>
        <w:ind w:left="1020" w:hanging="360"/>
      </w:pPr>
    </w:lvl>
    <w:lvl w:ilvl="5" w:tplc="572C9D52">
      <w:start w:val="1"/>
      <w:numFmt w:val="decimal"/>
      <w:lvlText w:val="%6)"/>
      <w:lvlJc w:val="left"/>
      <w:pPr>
        <w:ind w:left="1020" w:hanging="360"/>
      </w:pPr>
    </w:lvl>
    <w:lvl w:ilvl="6" w:tplc="C554C6FC">
      <w:start w:val="1"/>
      <w:numFmt w:val="decimal"/>
      <w:lvlText w:val="%7)"/>
      <w:lvlJc w:val="left"/>
      <w:pPr>
        <w:ind w:left="1020" w:hanging="360"/>
      </w:pPr>
    </w:lvl>
    <w:lvl w:ilvl="7" w:tplc="4326864C">
      <w:start w:val="1"/>
      <w:numFmt w:val="decimal"/>
      <w:lvlText w:val="%8)"/>
      <w:lvlJc w:val="left"/>
      <w:pPr>
        <w:ind w:left="1020" w:hanging="360"/>
      </w:pPr>
    </w:lvl>
    <w:lvl w:ilvl="8" w:tplc="9FE8126E">
      <w:start w:val="1"/>
      <w:numFmt w:val="decimal"/>
      <w:lvlText w:val="%9)"/>
      <w:lvlJc w:val="left"/>
      <w:pPr>
        <w:ind w:left="1020" w:hanging="360"/>
      </w:pPr>
    </w:lvl>
  </w:abstractNum>
  <w:abstractNum w:abstractNumId="21" w15:restartNumberingAfterBreak="0">
    <w:nsid w:val="79102F5C"/>
    <w:multiLevelType w:val="hybridMultilevel"/>
    <w:tmpl w:val="3A66C9FA"/>
    <w:lvl w:ilvl="0" w:tplc="F8A219EA">
      <w:start w:val="1"/>
      <w:numFmt w:val="decimal"/>
      <w:lvlText w:val="%1)"/>
      <w:lvlJc w:val="left"/>
      <w:pPr>
        <w:ind w:left="1020" w:hanging="360"/>
      </w:pPr>
    </w:lvl>
    <w:lvl w:ilvl="1" w:tplc="8D104212">
      <w:start w:val="1"/>
      <w:numFmt w:val="decimal"/>
      <w:lvlText w:val="%2)"/>
      <w:lvlJc w:val="left"/>
      <w:pPr>
        <w:ind w:left="1020" w:hanging="360"/>
      </w:pPr>
    </w:lvl>
    <w:lvl w:ilvl="2" w:tplc="0E6C8690">
      <w:start w:val="1"/>
      <w:numFmt w:val="decimal"/>
      <w:lvlText w:val="%3)"/>
      <w:lvlJc w:val="left"/>
      <w:pPr>
        <w:ind w:left="1020" w:hanging="360"/>
      </w:pPr>
    </w:lvl>
    <w:lvl w:ilvl="3" w:tplc="CF4AE20A">
      <w:start w:val="1"/>
      <w:numFmt w:val="decimal"/>
      <w:lvlText w:val="%4)"/>
      <w:lvlJc w:val="left"/>
      <w:pPr>
        <w:ind w:left="1020" w:hanging="360"/>
      </w:pPr>
    </w:lvl>
    <w:lvl w:ilvl="4" w:tplc="3676CC96">
      <w:start w:val="1"/>
      <w:numFmt w:val="decimal"/>
      <w:lvlText w:val="%5)"/>
      <w:lvlJc w:val="left"/>
      <w:pPr>
        <w:ind w:left="1020" w:hanging="360"/>
      </w:pPr>
    </w:lvl>
    <w:lvl w:ilvl="5" w:tplc="46EC52EE">
      <w:start w:val="1"/>
      <w:numFmt w:val="decimal"/>
      <w:lvlText w:val="%6)"/>
      <w:lvlJc w:val="left"/>
      <w:pPr>
        <w:ind w:left="1020" w:hanging="360"/>
      </w:pPr>
    </w:lvl>
    <w:lvl w:ilvl="6" w:tplc="F97EDA08">
      <w:start w:val="1"/>
      <w:numFmt w:val="decimal"/>
      <w:lvlText w:val="%7)"/>
      <w:lvlJc w:val="left"/>
      <w:pPr>
        <w:ind w:left="1020" w:hanging="360"/>
      </w:pPr>
    </w:lvl>
    <w:lvl w:ilvl="7" w:tplc="22E87140">
      <w:start w:val="1"/>
      <w:numFmt w:val="decimal"/>
      <w:lvlText w:val="%8)"/>
      <w:lvlJc w:val="left"/>
      <w:pPr>
        <w:ind w:left="1020" w:hanging="360"/>
      </w:pPr>
    </w:lvl>
    <w:lvl w:ilvl="8" w:tplc="02A4C902">
      <w:start w:val="1"/>
      <w:numFmt w:val="decimal"/>
      <w:lvlText w:val="%9)"/>
      <w:lvlJc w:val="left"/>
      <w:pPr>
        <w:ind w:left="1020" w:hanging="360"/>
      </w:pPr>
    </w:lvl>
  </w:abstractNum>
  <w:abstractNum w:abstractNumId="22" w15:restartNumberingAfterBreak="0">
    <w:nsid w:val="7972667A"/>
    <w:multiLevelType w:val="hybridMultilevel"/>
    <w:tmpl w:val="400C7DD8"/>
    <w:lvl w:ilvl="0" w:tplc="5AC4AEF0">
      <w:start w:val="1"/>
      <w:numFmt w:val="decimal"/>
      <w:lvlText w:val="%1)"/>
      <w:lvlJc w:val="left"/>
      <w:pPr>
        <w:ind w:left="1020" w:hanging="360"/>
      </w:pPr>
    </w:lvl>
    <w:lvl w:ilvl="1" w:tplc="BA3C2244">
      <w:start w:val="1"/>
      <w:numFmt w:val="decimal"/>
      <w:lvlText w:val="%2)"/>
      <w:lvlJc w:val="left"/>
      <w:pPr>
        <w:ind w:left="1020" w:hanging="360"/>
      </w:pPr>
    </w:lvl>
    <w:lvl w:ilvl="2" w:tplc="0864289C">
      <w:start w:val="1"/>
      <w:numFmt w:val="decimal"/>
      <w:lvlText w:val="%3)"/>
      <w:lvlJc w:val="left"/>
      <w:pPr>
        <w:ind w:left="1020" w:hanging="360"/>
      </w:pPr>
    </w:lvl>
    <w:lvl w:ilvl="3" w:tplc="58369386">
      <w:start w:val="1"/>
      <w:numFmt w:val="decimal"/>
      <w:lvlText w:val="%4)"/>
      <w:lvlJc w:val="left"/>
      <w:pPr>
        <w:ind w:left="1020" w:hanging="360"/>
      </w:pPr>
    </w:lvl>
    <w:lvl w:ilvl="4" w:tplc="F29A87D6">
      <w:start w:val="1"/>
      <w:numFmt w:val="decimal"/>
      <w:lvlText w:val="%5)"/>
      <w:lvlJc w:val="left"/>
      <w:pPr>
        <w:ind w:left="1020" w:hanging="360"/>
      </w:pPr>
    </w:lvl>
    <w:lvl w:ilvl="5" w:tplc="BDD8797C">
      <w:start w:val="1"/>
      <w:numFmt w:val="decimal"/>
      <w:lvlText w:val="%6)"/>
      <w:lvlJc w:val="left"/>
      <w:pPr>
        <w:ind w:left="1020" w:hanging="360"/>
      </w:pPr>
    </w:lvl>
    <w:lvl w:ilvl="6" w:tplc="0F687C02">
      <w:start w:val="1"/>
      <w:numFmt w:val="decimal"/>
      <w:lvlText w:val="%7)"/>
      <w:lvlJc w:val="left"/>
      <w:pPr>
        <w:ind w:left="1020" w:hanging="360"/>
      </w:pPr>
    </w:lvl>
    <w:lvl w:ilvl="7" w:tplc="C9880E0A">
      <w:start w:val="1"/>
      <w:numFmt w:val="decimal"/>
      <w:lvlText w:val="%8)"/>
      <w:lvlJc w:val="left"/>
      <w:pPr>
        <w:ind w:left="1020" w:hanging="360"/>
      </w:pPr>
    </w:lvl>
    <w:lvl w:ilvl="8" w:tplc="ECB8117A">
      <w:start w:val="1"/>
      <w:numFmt w:val="decimal"/>
      <w:lvlText w:val="%9)"/>
      <w:lvlJc w:val="left"/>
      <w:pPr>
        <w:ind w:left="1020" w:hanging="360"/>
      </w:pPr>
    </w:lvl>
  </w:abstractNum>
  <w:abstractNum w:abstractNumId="23" w15:restartNumberingAfterBreak="0">
    <w:nsid w:val="7AF73313"/>
    <w:multiLevelType w:val="hybridMultilevel"/>
    <w:tmpl w:val="534858D2"/>
    <w:lvl w:ilvl="0" w:tplc="EB92E6B2">
      <w:start w:val="1"/>
      <w:numFmt w:val="decimal"/>
      <w:lvlText w:val="%1)"/>
      <w:lvlJc w:val="left"/>
      <w:pPr>
        <w:ind w:left="1020" w:hanging="360"/>
      </w:pPr>
    </w:lvl>
    <w:lvl w:ilvl="1" w:tplc="EEC0D0EA">
      <w:start w:val="1"/>
      <w:numFmt w:val="decimal"/>
      <w:lvlText w:val="%2)"/>
      <w:lvlJc w:val="left"/>
      <w:pPr>
        <w:ind w:left="1020" w:hanging="360"/>
      </w:pPr>
    </w:lvl>
    <w:lvl w:ilvl="2" w:tplc="2984FDC6">
      <w:start w:val="1"/>
      <w:numFmt w:val="decimal"/>
      <w:lvlText w:val="%3)"/>
      <w:lvlJc w:val="left"/>
      <w:pPr>
        <w:ind w:left="1020" w:hanging="360"/>
      </w:pPr>
    </w:lvl>
    <w:lvl w:ilvl="3" w:tplc="281AB5F8">
      <w:start w:val="1"/>
      <w:numFmt w:val="decimal"/>
      <w:lvlText w:val="%4)"/>
      <w:lvlJc w:val="left"/>
      <w:pPr>
        <w:ind w:left="1020" w:hanging="360"/>
      </w:pPr>
    </w:lvl>
    <w:lvl w:ilvl="4" w:tplc="7AAEE468">
      <w:start w:val="1"/>
      <w:numFmt w:val="decimal"/>
      <w:lvlText w:val="%5)"/>
      <w:lvlJc w:val="left"/>
      <w:pPr>
        <w:ind w:left="1020" w:hanging="360"/>
      </w:pPr>
    </w:lvl>
    <w:lvl w:ilvl="5" w:tplc="0316E36C">
      <w:start w:val="1"/>
      <w:numFmt w:val="decimal"/>
      <w:lvlText w:val="%6)"/>
      <w:lvlJc w:val="left"/>
      <w:pPr>
        <w:ind w:left="1020" w:hanging="360"/>
      </w:pPr>
    </w:lvl>
    <w:lvl w:ilvl="6" w:tplc="6C64A82E">
      <w:start w:val="1"/>
      <w:numFmt w:val="decimal"/>
      <w:lvlText w:val="%7)"/>
      <w:lvlJc w:val="left"/>
      <w:pPr>
        <w:ind w:left="1020" w:hanging="360"/>
      </w:pPr>
    </w:lvl>
    <w:lvl w:ilvl="7" w:tplc="647E9836">
      <w:start w:val="1"/>
      <w:numFmt w:val="decimal"/>
      <w:lvlText w:val="%8)"/>
      <w:lvlJc w:val="left"/>
      <w:pPr>
        <w:ind w:left="1020" w:hanging="360"/>
      </w:pPr>
    </w:lvl>
    <w:lvl w:ilvl="8" w:tplc="C2EC57AE">
      <w:start w:val="1"/>
      <w:numFmt w:val="decimal"/>
      <w:lvlText w:val="%9)"/>
      <w:lvlJc w:val="left"/>
      <w:pPr>
        <w:ind w:left="1020" w:hanging="360"/>
      </w:pPr>
    </w:lvl>
  </w:abstractNum>
  <w:num w:numId="1" w16cid:durableId="1261832982">
    <w:abstractNumId w:val="3"/>
  </w:num>
  <w:num w:numId="2" w16cid:durableId="702637471">
    <w:abstractNumId w:val="7"/>
  </w:num>
  <w:num w:numId="3" w16cid:durableId="1013410933">
    <w:abstractNumId w:val="0"/>
  </w:num>
  <w:num w:numId="4" w16cid:durableId="254362929">
    <w:abstractNumId w:val="5"/>
  </w:num>
  <w:num w:numId="5" w16cid:durableId="1909075537">
    <w:abstractNumId w:val="8"/>
  </w:num>
  <w:num w:numId="6" w16cid:durableId="570821513">
    <w:abstractNumId w:val="12"/>
  </w:num>
  <w:num w:numId="7" w16cid:durableId="631786841">
    <w:abstractNumId w:val="1"/>
  </w:num>
  <w:num w:numId="8" w16cid:durableId="118106420">
    <w:abstractNumId w:val="2"/>
  </w:num>
  <w:num w:numId="9" w16cid:durableId="72168675">
    <w:abstractNumId w:val="17"/>
  </w:num>
  <w:num w:numId="10" w16cid:durableId="2085637641">
    <w:abstractNumId w:val="21"/>
  </w:num>
  <w:num w:numId="11" w16cid:durableId="986008845">
    <w:abstractNumId w:val="19"/>
  </w:num>
  <w:num w:numId="12" w16cid:durableId="809978967">
    <w:abstractNumId w:val="9"/>
  </w:num>
  <w:num w:numId="13" w16cid:durableId="1791435417">
    <w:abstractNumId w:val="22"/>
  </w:num>
  <w:num w:numId="14" w16cid:durableId="2042588158">
    <w:abstractNumId w:val="15"/>
  </w:num>
  <w:num w:numId="15" w16cid:durableId="1471825421">
    <w:abstractNumId w:val="6"/>
  </w:num>
  <w:num w:numId="16" w16cid:durableId="2044481205">
    <w:abstractNumId w:val="16"/>
  </w:num>
  <w:num w:numId="17" w16cid:durableId="15429453">
    <w:abstractNumId w:val="4"/>
  </w:num>
  <w:num w:numId="18" w16cid:durableId="1786194960">
    <w:abstractNumId w:val="11"/>
  </w:num>
  <w:num w:numId="19" w16cid:durableId="946960812">
    <w:abstractNumId w:val="20"/>
  </w:num>
  <w:num w:numId="20" w16cid:durableId="333650231">
    <w:abstractNumId w:val="23"/>
  </w:num>
  <w:num w:numId="21" w16cid:durableId="1887836877">
    <w:abstractNumId w:val="10"/>
  </w:num>
  <w:num w:numId="22" w16cid:durableId="395670741">
    <w:abstractNumId w:val="18"/>
  </w:num>
  <w:num w:numId="23" w16cid:durableId="1257135927">
    <w:abstractNumId w:val="14"/>
  </w:num>
  <w:num w:numId="24" w16cid:durableId="1504008756">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 Bertin Ugarte">
    <w15:presenceInfo w15:providerId="AD" w15:userId="S::daniel.bertin@SERNAGEOMIN.CL::79e5bc3d-3151-4f36-9142-b2bad78c2d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autoHyphenation/>
  <w:hyphenationZone w:val="425"/>
  <w:evenAndOddHeaders/>
  <w:characterSpacingControl w:val="doNotCompress"/>
  <w:hdrShapeDefaults>
    <o:shapedefaults v:ext="edit" spidmax="2052"/>
    <o:shapelayout v:ext="edit">
      <o:idmap v:ext="edit" data="1"/>
    </o:shapelayout>
  </w:hdrShapeDefaults>
  <w:footnotePr>
    <w:footnote w:id="-1"/>
    <w:footnote w:id="0"/>
  </w:footnotePr>
  <w:endnotePr>
    <w:endnote w:id="-1"/>
    <w:endnote w:id="0"/>
  </w:endnotePr>
  <w:compat>
    <w:doNotBreakWrappedTables/>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05FC9"/>
    <w:rsid w:val="00001E88"/>
    <w:rsid w:val="00053730"/>
    <w:rsid w:val="00081DA9"/>
    <w:rsid w:val="00090EB3"/>
    <w:rsid w:val="000A7A31"/>
    <w:rsid w:val="000B1EC4"/>
    <w:rsid w:val="000D6E0B"/>
    <w:rsid w:val="001043C0"/>
    <w:rsid w:val="001110E8"/>
    <w:rsid w:val="00117626"/>
    <w:rsid w:val="001355C9"/>
    <w:rsid w:val="00167B20"/>
    <w:rsid w:val="00180B0E"/>
    <w:rsid w:val="001B17D9"/>
    <w:rsid w:val="001D4565"/>
    <w:rsid w:val="001E540E"/>
    <w:rsid w:val="001F4D7E"/>
    <w:rsid w:val="00227D91"/>
    <w:rsid w:val="0025462B"/>
    <w:rsid w:val="002A5724"/>
    <w:rsid w:val="002F02BB"/>
    <w:rsid w:val="00326DFC"/>
    <w:rsid w:val="00332D51"/>
    <w:rsid w:val="00357128"/>
    <w:rsid w:val="00364E7F"/>
    <w:rsid w:val="003A6F27"/>
    <w:rsid w:val="00416016"/>
    <w:rsid w:val="00433EF9"/>
    <w:rsid w:val="00437858"/>
    <w:rsid w:val="00442D39"/>
    <w:rsid w:val="004915C9"/>
    <w:rsid w:val="004C131F"/>
    <w:rsid w:val="004E15EE"/>
    <w:rsid w:val="00510033"/>
    <w:rsid w:val="00560260"/>
    <w:rsid w:val="005626AF"/>
    <w:rsid w:val="00577BB3"/>
    <w:rsid w:val="005D1842"/>
    <w:rsid w:val="00633F91"/>
    <w:rsid w:val="00661200"/>
    <w:rsid w:val="00670CC6"/>
    <w:rsid w:val="006B0A5B"/>
    <w:rsid w:val="00765A65"/>
    <w:rsid w:val="007968ED"/>
    <w:rsid w:val="007A6EA2"/>
    <w:rsid w:val="007D6D85"/>
    <w:rsid w:val="0081083D"/>
    <w:rsid w:val="008309CA"/>
    <w:rsid w:val="00830FC6"/>
    <w:rsid w:val="00887AFC"/>
    <w:rsid w:val="008B5E88"/>
    <w:rsid w:val="008D4CD1"/>
    <w:rsid w:val="00903B1F"/>
    <w:rsid w:val="00920DA8"/>
    <w:rsid w:val="0093538B"/>
    <w:rsid w:val="009F525D"/>
    <w:rsid w:val="00A1620B"/>
    <w:rsid w:val="00A7231E"/>
    <w:rsid w:val="00AA753F"/>
    <w:rsid w:val="00B21BDF"/>
    <w:rsid w:val="00BB6F4D"/>
    <w:rsid w:val="00BE2EFE"/>
    <w:rsid w:val="00BF0F1E"/>
    <w:rsid w:val="00BF6DF4"/>
    <w:rsid w:val="00CA407A"/>
    <w:rsid w:val="00CA75A6"/>
    <w:rsid w:val="00CB4DB0"/>
    <w:rsid w:val="00CC34F8"/>
    <w:rsid w:val="00CC56A6"/>
    <w:rsid w:val="00CD1601"/>
    <w:rsid w:val="00D05FC9"/>
    <w:rsid w:val="00D27374"/>
    <w:rsid w:val="00D42E19"/>
    <w:rsid w:val="00D66545"/>
    <w:rsid w:val="00DE1971"/>
    <w:rsid w:val="00E019A2"/>
    <w:rsid w:val="00E10EC6"/>
    <w:rsid w:val="00E162C8"/>
    <w:rsid w:val="00E912CB"/>
    <w:rsid w:val="00EA6373"/>
    <w:rsid w:val="00EC6428"/>
    <w:rsid w:val="00F2459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37CFB2B5"/>
  <w15:docId w15:val="{BB06F19C-6ECC-44DA-8095-132BA66A4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Trebuchet MS" w:eastAsia="Trebuchet MS" w:hAnsi="Trebuchet MS" w:cs="Trebuchet MS"/>
    </w:rPr>
  </w:style>
  <w:style w:type="paragraph" w:styleId="Ttulo1">
    <w:name w:val="heading 1"/>
    <w:basedOn w:val="Normal"/>
    <w:uiPriority w:val="9"/>
    <w:qFormat/>
    <w:pPr>
      <w:ind w:left="113"/>
      <w:outlineLvl w:val="0"/>
    </w:pPr>
    <w:rPr>
      <w:rFonts w:ascii="Times New Roman" w:eastAsia="Times New Roman" w:hAnsi="Times New Roman" w:cs="Times New Roman"/>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color w:val="000080"/>
      <w:u w:val="single"/>
    </w:rPr>
  </w:style>
  <w:style w:type="character" w:styleId="Textoennegrita">
    <w:name w:val="Strong"/>
    <w:qFormat/>
    <w:rPr>
      <w:b/>
      <w:bCs/>
    </w:rPr>
  </w:style>
  <w:style w:type="character" w:customStyle="1" w:styleId="SourceText">
    <w:name w:val="Source Text"/>
    <w:qFormat/>
    <w:rPr>
      <w:rFonts w:ascii="Liberation Mono" w:eastAsia="Liberation Mono" w:hAnsi="Liberation Mono" w:cs="Liberation Mono"/>
    </w:rPr>
  </w:style>
  <w:style w:type="character" w:styleId="Nmerodelnea">
    <w:name w:val="line number"/>
    <w:rPr>
      <w:sz w:val="12"/>
    </w:rPr>
  </w:style>
  <w:style w:type="paragraph" w:customStyle="1" w:styleId="Heading">
    <w:name w:val="Heading"/>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uiPriority w:val="1"/>
    <w:qFormat/>
    <w:rPr>
      <w:sz w:val="16"/>
      <w:szCs w:val="16"/>
    </w:r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Prrafodelista">
    <w:name w:val="List Paragraph"/>
    <w:basedOn w:val="Normal"/>
    <w:uiPriority w:val="1"/>
    <w:qFormat/>
    <w:pPr>
      <w:ind w:left="397" w:hanging="284"/>
    </w:pPr>
    <w:rPr>
      <w:rFonts w:ascii="Palatino Linotype" w:eastAsia="Palatino Linotype" w:hAnsi="Palatino Linotype" w:cs="Palatino Linotype"/>
    </w:rPr>
  </w:style>
  <w:style w:type="paragraph" w:customStyle="1" w:styleId="TableParagraph">
    <w:name w:val="Table Paragraph"/>
    <w:basedOn w:val="Normal"/>
    <w:uiPriority w:val="1"/>
    <w:qFormat/>
    <w:pPr>
      <w:spacing w:before="46"/>
      <w:jc w:val="center"/>
    </w:pPr>
  </w:style>
  <w:style w:type="paragraph" w:customStyle="1" w:styleId="FrameContentsuser">
    <w:name w:val="Frame Contents (user)"/>
    <w:basedOn w:val="Normal"/>
    <w:qFormat/>
  </w:style>
  <w:style w:type="paragraph" w:customStyle="1" w:styleId="HeaderandFooter">
    <w:name w:val="Header and Footer"/>
    <w:basedOn w:val="Normal"/>
    <w:qFormat/>
  </w:style>
  <w:style w:type="paragraph" w:styleId="Encabezado">
    <w:name w:val="header"/>
    <w:basedOn w:val="HeaderandFooter"/>
    <w:pPr>
      <w:suppressLineNumbers/>
    </w:pPr>
  </w:style>
  <w:style w:type="paragraph" w:customStyle="1" w:styleId="HeaderLeftuser">
    <w:name w:val="Header Left (user)"/>
    <w:basedOn w:val="Encabezado"/>
    <w:qFormat/>
  </w:style>
  <w:style w:type="paragraph" w:customStyle="1" w:styleId="TableContents">
    <w:name w:val="Table Contents"/>
    <w:basedOn w:val="Normal"/>
    <w:qFormat/>
    <w:pPr>
      <w:suppressLineNumbers/>
    </w:pPr>
  </w:style>
  <w:style w:type="paragraph" w:customStyle="1" w:styleId="FrameContents">
    <w:name w:val="Frame Contents"/>
    <w:basedOn w:val="Normal"/>
    <w:qFormat/>
  </w:style>
  <w:style w:type="paragraph" w:customStyle="1" w:styleId="BlockQuotation">
    <w:name w:val="Block Quotation"/>
    <w:basedOn w:val="Normal"/>
    <w:qFormat/>
    <w:pPr>
      <w:spacing w:after="283"/>
      <w:ind w:left="567" w:right="567"/>
    </w:pPr>
  </w:style>
  <w:style w:type="paragraph" w:customStyle="1" w:styleId="TableHeading">
    <w:name w:val="Table Heading"/>
    <w:basedOn w:val="TableContents"/>
    <w:qFormat/>
    <w:pPr>
      <w:jc w:val="center"/>
    </w:pPr>
    <w:rPr>
      <w:b/>
      <w:bCs/>
    </w:rPr>
  </w:style>
  <w:style w:type="paragraph" w:styleId="Piedepgina">
    <w:name w:val="footer"/>
    <w:basedOn w:val="HeaderandFooter"/>
    <w:pPr>
      <w:suppressLineNumbers/>
      <w:tabs>
        <w:tab w:val="center" w:pos="4351"/>
        <w:tab w:val="right" w:pos="8703"/>
      </w:tabs>
    </w:p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Revisin">
    <w:name w:val="Revision"/>
    <w:hidden/>
    <w:uiPriority w:val="99"/>
    <w:semiHidden/>
    <w:rsid w:val="00CC34F8"/>
    <w:pPr>
      <w:suppressAutoHyphens w:val="0"/>
    </w:pPr>
    <w:rPr>
      <w:rFonts w:ascii="Trebuchet MS" w:eastAsia="Trebuchet MS" w:hAnsi="Trebuchet MS" w:cs="Trebuchet MS"/>
    </w:rPr>
  </w:style>
  <w:style w:type="character" w:styleId="Refdecomentario">
    <w:name w:val="annotation reference"/>
    <w:basedOn w:val="Fuentedeprrafopredeter"/>
    <w:uiPriority w:val="99"/>
    <w:semiHidden/>
    <w:unhideWhenUsed/>
    <w:rsid w:val="00CC34F8"/>
    <w:rPr>
      <w:sz w:val="16"/>
      <w:szCs w:val="16"/>
    </w:rPr>
  </w:style>
  <w:style w:type="paragraph" w:styleId="Textocomentario">
    <w:name w:val="annotation text"/>
    <w:basedOn w:val="Normal"/>
    <w:link w:val="TextocomentarioCar"/>
    <w:uiPriority w:val="99"/>
    <w:unhideWhenUsed/>
    <w:rsid w:val="00CC34F8"/>
    <w:rPr>
      <w:sz w:val="20"/>
      <w:szCs w:val="20"/>
    </w:rPr>
  </w:style>
  <w:style w:type="character" w:customStyle="1" w:styleId="TextocomentarioCar">
    <w:name w:val="Texto comentario Car"/>
    <w:basedOn w:val="Fuentedeprrafopredeter"/>
    <w:link w:val="Textocomentario"/>
    <w:uiPriority w:val="99"/>
    <w:rsid w:val="00CC34F8"/>
    <w:rPr>
      <w:rFonts w:ascii="Trebuchet MS" w:eastAsia="Trebuchet MS" w:hAnsi="Trebuchet MS" w:cs="Trebuchet MS"/>
      <w:sz w:val="20"/>
      <w:szCs w:val="20"/>
    </w:rPr>
  </w:style>
  <w:style w:type="paragraph" w:styleId="Asuntodelcomentario">
    <w:name w:val="annotation subject"/>
    <w:basedOn w:val="Textocomentario"/>
    <w:next w:val="Textocomentario"/>
    <w:link w:val="AsuntodelcomentarioCar"/>
    <w:uiPriority w:val="99"/>
    <w:semiHidden/>
    <w:unhideWhenUsed/>
    <w:rsid w:val="00CC34F8"/>
    <w:rPr>
      <w:b/>
      <w:bCs/>
    </w:rPr>
  </w:style>
  <w:style w:type="character" w:customStyle="1" w:styleId="AsuntodelcomentarioCar">
    <w:name w:val="Asunto del comentario Car"/>
    <w:basedOn w:val="TextocomentarioCar"/>
    <w:link w:val="Asuntodelcomentario"/>
    <w:uiPriority w:val="99"/>
    <w:semiHidden/>
    <w:rsid w:val="00CC34F8"/>
    <w:rPr>
      <w:rFonts w:ascii="Trebuchet MS" w:eastAsia="Trebuchet MS" w:hAnsi="Trebuchet MS" w:cs="Trebuchet MS"/>
      <w:b/>
      <w:bCs/>
      <w:sz w:val="20"/>
      <w:szCs w:val="20"/>
    </w:rPr>
  </w:style>
  <w:style w:type="character" w:styleId="Textodelmarcadordeposicin">
    <w:name w:val="Placeholder Text"/>
    <w:basedOn w:val="Fuentedeprrafopredeter"/>
    <w:uiPriority w:val="99"/>
    <w:semiHidden/>
    <w:rsid w:val="00BF0F1E"/>
    <w:rPr>
      <w:color w:val="666666"/>
    </w:rPr>
  </w:style>
  <w:style w:type="character" w:styleId="Mencinsinresolver">
    <w:name w:val="Unresolved Mention"/>
    <w:basedOn w:val="Fuentedeprrafopredeter"/>
    <w:uiPriority w:val="99"/>
    <w:semiHidden/>
    <w:unhideWhenUsed/>
    <w:rsid w:val="007D6D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https://www.andeangeology.cl/index.php/revista1/about/submissions#onlineSubmissions"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s://www.humboldt-foundation.de/" TargetMode="Externa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www.humboldt-foundation.de/"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54E95B-DF60-444B-B01B-6576C352C3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1758</TotalTime>
  <Pages>20</Pages>
  <Words>11143</Words>
  <Characters>63964</Characters>
  <Application>Microsoft Office Word</Application>
  <DocSecurity>0</DocSecurity>
  <Lines>1084</Lines>
  <Paragraphs>401</Paragraphs>
  <ScaleCrop>false</ScaleCrop>
  <Company/>
  <LinksUpToDate>false</LinksUpToDate>
  <CharactersWithSpaces>74706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Daniel Bertin Ugarte</cp:lastModifiedBy>
  <cp:revision>48</cp:revision>
  <dcterms:created xsi:type="dcterms:W3CDTF">2025-03-26T14:13:00Z</dcterms:created>
  <dcterms:modified xsi:type="dcterms:W3CDTF">2026-01-30T14:27:00Z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2025-03-26T00:00:00Z</vt:filetime>
  </property>
  <property fmtid="{D5CDD505-2E9C-101B-9397-08002B2CF9AE}" pid="3" name="Creator">
    <vt:lpwstr>LaTeX with hyperref</vt:lpwstr>
  </property>
  <property fmtid="{D5CDD505-2E9C-101B-9397-08002B2CF9AE}" pid="4" name="LastSaved">
    <vt:filetime>2025-03-26T00:00:00Z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